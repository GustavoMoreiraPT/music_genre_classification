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4FDD9A" w14:textId="77777777" w:rsidR="00897A74" w:rsidRPr="002C7B7F" w:rsidRDefault="00897A74" w:rsidP="00897A74">
      <w:pPr>
        <w:rPr>
          <w:lang w:val="pt-PT"/>
        </w:rPr>
      </w:pPr>
      <w:r w:rsidRPr="002C7B7F">
        <w:rPr>
          <w:noProof/>
          <w:lang w:val="pt-PT" w:eastAsia="en-US"/>
        </w:rPr>
        <w:drawing>
          <wp:inline distT="0" distB="0" distL="0" distR="0" wp14:anchorId="1D9975AA" wp14:editId="2343C0D1">
            <wp:extent cx="1984375" cy="586740"/>
            <wp:effectExtent l="0" t="0" r="0" b="3810"/>
            <wp:docPr id="1" name="Picture 1" descr="logo_ISEP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ISEP_smal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4375" cy="586740"/>
                    </a:xfrm>
                    <a:prstGeom prst="rect">
                      <a:avLst/>
                    </a:prstGeom>
                    <a:noFill/>
                    <a:ln>
                      <a:noFill/>
                    </a:ln>
                  </pic:spPr>
                </pic:pic>
              </a:graphicData>
            </a:graphic>
          </wp:inline>
        </w:drawing>
      </w:r>
    </w:p>
    <w:p w14:paraId="4BF527B9" w14:textId="3401B8B4" w:rsidR="00897A74" w:rsidRPr="002B0516" w:rsidRDefault="002B0516" w:rsidP="00897A74">
      <w:pPr>
        <w:jc w:val="center"/>
        <w:rPr>
          <w:b/>
          <w:sz w:val="40"/>
          <w:szCs w:val="40"/>
        </w:rPr>
      </w:pPr>
      <w:r w:rsidRPr="002B0516">
        <w:rPr>
          <w:b/>
          <w:sz w:val="40"/>
          <w:szCs w:val="40"/>
        </w:rPr>
        <w:t>Automatic classification of music g</w:t>
      </w:r>
      <w:r>
        <w:rPr>
          <w:b/>
          <w:sz w:val="40"/>
          <w:szCs w:val="40"/>
        </w:rPr>
        <w:t>enres</w:t>
      </w:r>
    </w:p>
    <w:p w14:paraId="31FBA3A0" w14:textId="2DF3BB76" w:rsidR="004A6B39" w:rsidRPr="002B0516" w:rsidRDefault="004A6B39" w:rsidP="00897A74">
      <w:pPr>
        <w:jc w:val="center"/>
        <w:rPr>
          <w:b/>
          <w:sz w:val="40"/>
          <w:szCs w:val="40"/>
        </w:rPr>
      </w:pPr>
    </w:p>
    <w:p w14:paraId="3A7CD1AB" w14:textId="77777777" w:rsidR="00897A74" w:rsidRPr="002B0516" w:rsidRDefault="00897A74" w:rsidP="009D5267"/>
    <w:p w14:paraId="61845CC5" w14:textId="77777777" w:rsidR="00897A74" w:rsidRPr="002B0516" w:rsidRDefault="00897A74" w:rsidP="00897A74">
      <w:pPr>
        <w:jc w:val="center"/>
      </w:pPr>
    </w:p>
    <w:p w14:paraId="2DE7CEA1" w14:textId="1D11A87E" w:rsidR="00897A74" w:rsidRPr="000B0851" w:rsidRDefault="009D5267" w:rsidP="00897A74">
      <w:pPr>
        <w:jc w:val="center"/>
        <w:rPr>
          <w:b/>
          <w:sz w:val="32"/>
          <w:szCs w:val="32"/>
        </w:rPr>
      </w:pPr>
      <w:r w:rsidRPr="000B0851">
        <w:rPr>
          <w:b/>
          <w:sz w:val="32"/>
          <w:szCs w:val="32"/>
        </w:rPr>
        <w:t>Gustavo Costa Araújo Moreira</w:t>
      </w:r>
    </w:p>
    <w:p w14:paraId="30EEC0E5" w14:textId="77777777" w:rsidR="00897A74" w:rsidRPr="000B0851" w:rsidRDefault="00897A74" w:rsidP="00897A74"/>
    <w:p w14:paraId="526AD2D4" w14:textId="77777777" w:rsidR="00897A74" w:rsidRPr="000B0851" w:rsidRDefault="00897A74" w:rsidP="00897A74"/>
    <w:p w14:paraId="6830E143" w14:textId="756023C6" w:rsidR="00897A74" w:rsidRPr="00B06751" w:rsidRDefault="00BE0C34" w:rsidP="00BE0C34">
      <w:pPr>
        <w:spacing w:after="120" w:line="240" w:lineRule="auto"/>
        <w:jc w:val="center"/>
        <w:rPr>
          <w:b/>
          <w:sz w:val="28"/>
        </w:rPr>
      </w:pPr>
      <w:r w:rsidRPr="00BE0C34">
        <w:rPr>
          <w:b/>
          <w:sz w:val="28"/>
        </w:rPr>
        <w:t xml:space="preserve">Dissertation to obtain </w:t>
      </w:r>
      <w:proofErr w:type="gramStart"/>
      <w:r w:rsidRPr="00BE0C34">
        <w:rPr>
          <w:b/>
          <w:sz w:val="28"/>
        </w:rPr>
        <w:t>Master’s Degree</w:t>
      </w:r>
      <w:proofErr w:type="gramEnd"/>
      <w:r w:rsidRPr="00BE0C34">
        <w:rPr>
          <w:b/>
          <w:sz w:val="28"/>
        </w:rPr>
        <w:t xml:space="preserve"> in Informatics Engineering, Specialization</w:t>
      </w:r>
      <w:r>
        <w:rPr>
          <w:b/>
          <w:sz w:val="28"/>
        </w:rPr>
        <w:t xml:space="preserve"> in Software Engineering</w:t>
      </w:r>
    </w:p>
    <w:p w14:paraId="363EAC0B" w14:textId="77777777" w:rsidR="00897A74" w:rsidRPr="00B06751" w:rsidRDefault="00897A74" w:rsidP="0010069C">
      <w:pPr>
        <w:spacing w:after="120" w:line="240" w:lineRule="auto"/>
      </w:pPr>
    </w:p>
    <w:p w14:paraId="1D5B00A2" w14:textId="77777777" w:rsidR="00897A74" w:rsidRPr="00B06751" w:rsidRDefault="00897A74" w:rsidP="0010069C">
      <w:pPr>
        <w:spacing w:after="120" w:line="240" w:lineRule="auto"/>
      </w:pPr>
    </w:p>
    <w:p w14:paraId="47340A23" w14:textId="77777777" w:rsidR="00897A74" w:rsidRPr="00B06751" w:rsidRDefault="00897A74" w:rsidP="0010069C">
      <w:pPr>
        <w:spacing w:after="120" w:line="240" w:lineRule="auto"/>
      </w:pPr>
    </w:p>
    <w:p w14:paraId="50E4DA06" w14:textId="6CE1758D" w:rsidR="00897A74" w:rsidRPr="009D5267" w:rsidRDefault="00BE0C34" w:rsidP="0010069C">
      <w:pPr>
        <w:spacing w:after="120" w:line="240" w:lineRule="auto"/>
        <w:rPr>
          <w:b/>
          <w:sz w:val="24"/>
          <w:lang w:val="pt-PT"/>
        </w:rPr>
      </w:pPr>
      <w:r>
        <w:rPr>
          <w:b/>
          <w:sz w:val="24"/>
          <w:lang w:val="pt-PT"/>
        </w:rPr>
        <w:t>Supervisor</w:t>
      </w:r>
      <w:r w:rsidR="00897A74" w:rsidRPr="002C7B7F">
        <w:rPr>
          <w:b/>
          <w:sz w:val="24"/>
          <w:lang w:val="pt-PT"/>
        </w:rPr>
        <w:t xml:space="preserve">: </w:t>
      </w:r>
      <w:r w:rsidR="009D5267">
        <w:rPr>
          <w:b/>
          <w:sz w:val="24"/>
          <w:lang w:val="pt-PT"/>
        </w:rPr>
        <w:t>Fátima Rodrigues</w:t>
      </w:r>
    </w:p>
    <w:p w14:paraId="768CFC22" w14:textId="77777777" w:rsidR="00F4266C" w:rsidRPr="002C7B7F" w:rsidRDefault="00F4266C" w:rsidP="0010069C">
      <w:pPr>
        <w:spacing w:after="120" w:line="240" w:lineRule="auto"/>
        <w:rPr>
          <w:lang w:val="pt-PT"/>
        </w:rPr>
      </w:pPr>
    </w:p>
    <w:p w14:paraId="19B18A08" w14:textId="77777777" w:rsidR="00F4266C" w:rsidRPr="002C7B7F" w:rsidRDefault="00F4266C" w:rsidP="0010069C">
      <w:pPr>
        <w:spacing w:after="120" w:line="240" w:lineRule="auto"/>
        <w:rPr>
          <w:lang w:val="pt-PT"/>
        </w:rPr>
      </w:pPr>
    </w:p>
    <w:p w14:paraId="4B091B1D" w14:textId="0A7B5D12" w:rsidR="00897A74" w:rsidRPr="002C7B7F" w:rsidRDefault="00897A74" w:rsidP="0010069C">
      <w:pPr>
        <w:spacing w:after="120" w:line="240" w:lineRule="auto"/>
        <w:rPr>
          <w:lang w:val="pt-PT"/>
        </w:rPr>
      </w:pPr>
      <w:r w:rsidRPr="002C7B7F">
        <w:rPr>
          <w:b/>
          <w:lang w:val="pt-PT"/>
        </w:rPr>
        <w:t>J</w:t>
      </w:r>
      <w:r w:rsidR="00BE0C34">
        <w:rPr>
          <w:b/>
          <w:lang w:val="pt-PT"/>
        </w:rPr>
        <w:t>ury</w:t>
      </w:r>
      <w:r w:rsidRPr="002C7B7F">
        <w:rPr>
          <w:lang w:val="pt-PT"/>
        </w:rPr>
        <w:t xml:space="preserve">: </w:t>
      </w:r>
    </w:p>
    <w:p w14:paraId="376208F1" w14:textId="77777777" w:rsidR="00897A74" w:rsidRPr="002C7B7F" w:rsidRDefault="00897A74" w:rsidP="0010069C">
      <w:pPr>
        <w:spacing w:after="120" w:line="240" w:lineRule="auto"/>
        <w:rPr>
          <w:lang w:val="pt-PT"/>
        </w:rPr>
      </w:pPr>
      <w:r w:rsidRPr="002C7B7F">
        <w:rPr>
          <w:lang w:val="pt-PT"/>
        </w:rPr>
        <w:t xml:space="preserve">Presidente: </w:t>
      </w:r>
    </w:p>
    <w:p w14:paraId="46FDE47C" w14:textId="77777777" w:rsidR="00897A74" w:rsidRPr="002C7B7F" w:rsidRDefault="00897A74" w:rsidP="0010069C">
      <w:pPr>
        <w:spacing w:after="120" w:line="240" w:lineRule="auto"/>
        <w:rPr>
          <w:lang w:val="pt-PT"/>
        </w:rPr>
      </w:pPr>
      <w:r w:rsidRPr="002C7B7F">
        <w:rPr>
          <w:lang w:val="pt-PT"/>
        </w:rPr>
        <w:t xml:space="preserve">[Nome do Presidente, </w:t>
      </w:r>
      <w:r w:rsidR="003826E4" w:rsidRPr="002C7B7F">
        <w:rPr>
          <w:lang w:val="pt-PT"/>
        </w:rPr>
        <w:t xml:space="preserve">Categoria, </w:t>
      </w:r>
      <w:r w:rsidRPr="002C7B7F">
        <w:rPr>
          <w:lang w:val="pt-PT"/>
        </w:rPr>
        <w:t>Escola]</w:t>
      </w:r>
      <w:r w:rsidRPr="002C7B7F">
        <w:rPr>
          <w:lang w:val="pt-PT"/>
        </w:rPr>
        <w:tab/>
        <w:t xml:space="preserve"> </w:t>
      </w:r>
    </w:p>
    <w:p w14:paraId="15334835" w14:textId="77777777" w:rsidR="00897A74" w:rsidRPr="002C7B7F" w:rsidRDefault="00897A74" w:rsidP="0010069C">
      <w:pPr>
        <w:spacing w:after="120" w:line="240" w:lineRule="auto"/>
        <w:rPr>
          <w:lang w:val="pt-PT"/>
        </w:rPr>
      </w:pPr>
      <w:r w:rsidRPr="002C7B7F">
        <w:rPr>
          <w:lang w:val="pt-PT"/>
        </w:rPr>
        <w:t xml:space="preserve">Vogais: </w:t>
      </w:r>
    </w:p>
    <w:p w14:paraId="6B65E6F4" w14:textId="77777777" w:rsidR="00897A74" w:rsidRPr="002C7B7F" w:rsidRDefault="00897A74" w:rsidP="0010069C">
      <w:pPr>
        <w:spacing w:after="120" w:line="240" w:lineRule="auto"/>
        <w:rPr>
          <w:lang w:val="pt-PT"/>
        </w:rPr>
      </w:pPr>
      <w:r w:rsidRPr="002C7B7F">
        <w:rPr>
          <w:lang w:val="pt-PT"/>
        </w:rPr>
        <w:t xml:space="preserve">[Nome do Vogal1, </w:t>
      </w:r>
      <w:r w:rsidR="003826E4" w:rsidRPr="002C7B7F">
        <w:rPr>
          <w:lang w:val="pt-PT"/>
        </w:rPr>
        <w:t xml:space="preserve">Categoria, </w:t>
      </w:r>
      <w:r w:rsidRPr="002C7B7F">
        <w:rPr>
          <w:lang w:val="pt-PT"/>
        </w:rPr>
        <w:t>Escola]</w:t>
      </w:r>
    </w:p>
    <w:p w14:paraId="3F5A0657" w14:textId="77777777" w:rsidR="00897A74" w:rsidRPr="002C7B7F" w:rsidRDefault="00897A74" w:rsidP="0010069C">
      <w:pPr>
        <w:spacing w:after="120" w:line="240" w:lineRule="auto"/>
        <w:rPr>
          <w:lang w:val="pt-PT"/>
        </w:rPr>
      </w:pPr>
      <w:r w:rsidRPr="002C7B7F">
        <w:rPr>
          <w:lang w:val="pt-PT"/>
        </w:rPr>
        <w:t>[Nome do Vogal2,</w:t>
      </w:r>
      <w:r w:rsidR="003826E4" w:rsidRPr="002C7B7F">
        <w:rPr>
          <w:lang w:val="pt-PT"/>
        </w:rPr>
        <w:t xml:space="preserve">  Categoria, </w:t>
      </w:r>
      <w:r w:rsidR="00F9016C" w:rsidRPr="002C7B7F">
        <w:rPr>
          <w:lang w:val="pt-PT"/>
        </w:rPr>
        <w:t>E</w:t>
      </w:r>
      <w:r w:rsidRPr="002C7B7F">
        <w:rPr>
          <w:lang w:val="pt-PT"/>
        </w:rPr>
        <w:t xml:space="preserve">scola]  (até 4 vogais) </w:t>
      </w:r>
    </w:p>
    <w:p w14:paraId="7BB2206D" w14:textId="77777777" w:rsidR="00A01201" w:rsidRPr="002C7B7F" w:rsidRDefault="00A01201" w:rsidP="0010069C">
      <w:pPr>
        <w:spacing w:after="120" w:line="240" w:lineRule="auto"/>
        <w:rPr>
          <w:lang w:val="pt-PT"/>
        </w:rPr>
      </w:pPr>
    </w:p>
    <w:p w14:paraId="7B92FA38" w14:textId="77777777" w:rsidR="00A01201" w:rsidRPr="002C7B7F" w:rsidRDefault="00A01201" w:rsidP="0010069C">
      <w:pPr>
        <w:spacing w:after="120" w:line="240" w:lineRule="auto"/>
        <w:rPr>
          <w:lang w:val="pt-PT"/>
        </w:rPr>
      </w:pPr>
    </w:p>
    <w:p w14:paraId="509623AA" w14:textId="4855D128" w:rsidR="0045292D" w:rsidRPr="002C7B7F" w:rsidRDefault="00897A74" w:rsidP="00F629F5">
      <w:pPr>
        <w:spacing w:after="120" w:line="240" w:lineRule="auto"/>
        <w:jc w:val="center"/>
        <w:rPr>
          <w:lang w:val="pt-PT"/>
        </w:rPr>
      </w:pPr>
      <w:r w:rsidRPr="002C7B7F">
        <w:rPr>
          <w:lang w:val="pt-PT"/>
        </w:rPr>
        <w:t xml:space="preserve">Porto, </w:t>
      </w:r>
      <w:del w:id="3" w:author="Gustavo Moreira" w:date="2021-02-21T16:04:00Z">
        <w:r w:rsidRPr="002C7B7F" w:rsidDel="00AF12FA">
          <w:rPr>
            <w:lang w:val="pt-PT"/>
          </w:rPr>
          <w:delText>[Mês]</w:delText>
        </w:r>
      </w:del>
      <w:ins w:id="4" w:author="Gustavo Moreira" w:date="2021-02-21T16:04:00Z">
        <w:r w:rsidR="00AF12FA">
          <w:rPr>
            <w:lang w:val="pt-PT"/>
          </w:rPr>
          <w:t>Fevereiro 2021</w:t>
        </w:r>
      </w:ins>
      <w:del w:id="5" w:author="Gustavo Moreira" w:date="2021-02-21T16:04:00Z">
        <w:r w:rsidRPr="002C7B7F" w:rsidDel="00AF12FA">
          <w:rPr>
            <w:lang w:val="pt-PT"/>
          </w:rPr>
          <w:delText xml:space="preserve"> [Ano] Calibri, 12pt</w:delText>
        </w:r>
      </w:del>
    </w:p>
    <w:p w14:paraId="2AE30B33" w14:textId="77777777" w:rsidR="00897A74" w:rsidRPr="002C7B7F" w:rsidRDefault="00897A74" w:rsidP="00897A74">
      <w:pPr>
        <w:jc w:val="center"/>
        <w:rPr>
          <w:sz w:val="36"/>
          <w:lang w:val="pt-PT"/>
        </w:rPr>
      </w:pPr>
    </w:p>
    <w:p w14:paraId="63316038" w14:textId="77777777" w:rsidR="00897A74" w:rsidRPr="002C7B7F" w:rsidRDefault="00897A74" w:rsidP="00897A74">
      <w:pPr>
        <w:jc w:val="center"/>
        <w:rPr>
          <w:sz w:val="36"/>
          <w:lang w:val="pt-PT"/>
        </w:rPr>
      </w:pPr>
    </w:p>
    <w:p w14:paraId="78452320" w14:textId="77777777" w:rsidR="00897A74" w:rsidRPr="002C7B7F" w:rsidRDefault="00897A74" w:rsidP="00897A74">
      <w:pPr>
        <w:jc w:val="center"/>
        <w:rPr>
          <w:sz w:val="36"/>
          <w:lang w:val="pt-PT"/>
        </w:rPr>
      </w:pPr>
    </w:p>
    <w:p w14:paraId="0F617A37" w14:textId="77777777" w:rsidR="00897A74" w:rsidRPr="002C7B7F" w:rsidRDefault="00897A74" w:rsidP="00897A74">
      <w:pPr>
        <w:jc w:val="center"/>
        <w:rPr>
          <w:sz w:val="36"/>
          <w:lang w:val="pt-PT"/>
        </w:rPr>
      </w:pPr>
    </w:p>
    <w:p w14:paraId="299A3F90" w14:textId="77777777" w:rsidR="00897A74" w:rsidRPr="002C7B7F" w:rsidRDefault="00897A74" w:rsidP="00897A74">
      <w:pPr>
        <w:jc w:val="center"/>
        <w:rPr>
          <w:sz w:val="36"/>
          <w:lang w:val="pt-PT"/>
        </w:rPr>
      </w:pPr>
    </w:p>
    <w:p w14:paraId="1D8537E7" w14:textId="77777777" w:rsidR="00897A74" w:rsidRPr="002C7B7F" w:rsidRDefault="00897A74" w:rsidP="00897A74">
      <w:pPr>
        <w:jc w:val="center"/>
        <w:rPr>
          <w:sz w:val="36"/>
          <w:lang w:val="pt-PT"/>
        </w:rPr>
      </w:pPr>
    </w:p>
    <w:p w14:paraId="1ABE626D" w14:textId="77777777" w:rsidR="00897A74" w:rsidRPr="002C7B7F" w:rsidRDefault="00897A74" w:rsidP="00897A74">
      <w:pPr>
        <w:jc w:val="center"/>
        <w:rPr>
          <w:color w:val="BFBFBF" w:themeColor="background1" w:themeShade="BF"/>
          <w:sz w:val="36"/>
          <w:lang w:val="pt-PT"/>
        </w:rPr>
      </w:pPr>
      <w:r w:rsidRPr="002C7B7F">
        <w:rPr>
          <w:color w:val="BFBFBF" w:themeColor="background1" w:themeShade="BF"/>
          <w:sz w:val="36"/>
          <w:lang w:val="pt-PT"/>
        </w:rPr>
        <w:t>Página em branco [apagar este comentário]</w:t>
      </w:r>
    </w:p>
    <w:p w14:paraId="14D2AA58" w14:textId="77777777" w:rsidR="00F629F5" w:rsidRPr="002C7B7F" w:rsidRDefault="00F629F5">
      <w:pPr>
        <w:rPr>
          <w:lang w:val="pt-PT"/>
        </w:rPr>
        <w:sectPr w:rsidR="00F629F5" w:rsidRPr="002C7B7F" w:rsidSect="000B4B63">
          <w:footerReference w:type="even" r:id="rId9"/>
          <w:footerReference w:type="default" r:id="rId10"/>
          <w:footerReference w:type="first" r:id="rId11"/>
          <w:pgSz w:w="11906" w:h="16838"/>
          <w:pgMar w:top="1985" w:right="1474" w:bottom="1418" w:left="1985" w:header="709" w:footer="709" w:gutter="0"/>
          <w:pgNumType w:fmt="lowerRoman"/>
          <w:cols w:space="708"/>
          <w:titlePg/>
          <w:docGrid w:linePitch="360"/>
        </w:sectPr>
      </w:pPr>
    </w:p>
    <w:p w14:paraId="70DDB507" w14:textId="77777777" w:rsidR="00E24ADF" w:rsidRPr="002C7B7F" w:rsidRDefault="00E24ADF">
      <w:pPr>
        <w:rPr>
          <w:lang w:val="pt-PT"/>
        </w:rPr>
      </w:pPr>
    </w:p>
    <w:p w14:paraId="0476BD31" w14:textId="77777777" w:rsidR="00F629F5" w:rsidRPr="002C7B7F" w:rsidRDefault="00F629F5">
      <w:pPr>
        <w:rPr>
          <w:lang w:val="pt-PT"/>
        </w:rPr>
      </w:pPr>
    </w:p>
    <w:p w14:paraId="5A44A6CA" w14:textId="77777777" w:rsidR="00F629F5" w:rsidRPr="002C7B7F" w:rsidRDefault="00F629F5">
      <w:pPr>
        <w:rPr>
          <w:lang w:val="pt-PT"/>
        </w:rPr>
        <w:sectPr w:rsidR="00F629F5" w:rsidRPr="002C7B7F" w:rsidSect="000B4B63">
          <w:type w:val="continuous"/>
          <w:pgSz w:w="11906" w:h="16838"/>
          <w:pgMar w:top="1985" w:right="1474" w:bottom="1418" w:left="1985" w:header="709" w:footer="709" w:gutter="0"/>
          <w:pgNumType w:fmt="lowerRoman"/>
          <w:cols w:space="708"/>
          <w:titlePg/>
          <w:docGrid w:linePitch="360"/>
        </w:sectPr>
      </w:pPr>
    </w:p>
    <w:p w14:paraId="16BF70BF" w14:textId="1F45C081" w:rsidR="00897A74" w:rsidRPr="002C7B7F" w:rsidRDefault="00897A74" w:rsidP="0010069C">
      <w:pPr>
        <w:pStyle w:val="Ttulo"/>
        <w:rPr>
          <w:lang w:val="pt-PT"/>
        </w:rPr>
      </w:pPr>
      <w:r w:rsidRPr="002C7B7F">
        <w:rPr>
          <w:lang w:val="pt-PT"/>
        </w:rPr>
        <w:lastRenderedPageBreak/>
        <w:t>Dedicatória</w:t>
      </w:r>
      <w:del w:id="6" w:author="Gustavo Moreira" w:date="2021-02-21T16:04:00Z">
        <w:r w:rsidRPr="002C7B7F" w:rsidDel="00AF12FA">
          <w:rPr>
            <w:lang w:val="pt-PT"/>
          </w:rPr>
          <w:delText xml:space="preserve"> (opcional)</w:delText>
        </w:r>
      </w:del>
    </w:p>
    <w:p w14:paraId="49550F4D" w14:textId="050B90CA" w:rsidR="00897A74" w:rsidRPr="002C7B7F" w:rsidDel="00AF12FA" w:rsidRDefault="00E24ADF">
      <w:pPr>
        <w:rPr>
          <w:del w:id="7" w:author="Gustavo Moreira" w:date="2021-02-21T16:04:00Z"/>
          <w:lang w:val="pt-PT"/>
        </w:rPr>
      </w:pPr>
      <w:del w:id="8" w:author="Gustavo Moreira" w:date="2021-02-21T16:04:00Z">
        <w:r w:rsidRPr="002C7B7F" w:rsidDel="00AF12FA">
          <w:rPr>
            <w:lang w:val="pt-PT"/>
          </w:rPr>
          <w:delText>….</w:delText>
        </w:r>
      </w:del>
    </w:p>
    <w:p w14:paraId="5F38D47D" w14:textId="77777777" w:rsidR="00897A74" w:rsidRPr="002C7B7F" w:rsidRDefault="00897A74">
      <w:pPr>
        <w:rPr>
          <w:b/>
          <w:sz w:val="40"/>
          <w:lang w:val="pt-PT"/>
        </w:rPr>
      </w:pPr>
      <w:r w:rsidRPr="002C7B7F">
        <w:rPr>
          <w:b/>
          <w:sz w:val="40"/>
          <w:lang w:val="pt-PT"/>
        </w:rPr>
        <w:br w:type="page"/>
      </w:r>
    </w:p>
    <w:p w14:paraId="223C9F3F" w14:textId="77777777" w:rsidR="00897A74" w:rsidRPr="002C7B7F" w:rsidRDefault="00897A74" w:rsidP="00897A74">
      <w:pPr>
        <w:jc w:val="center"/>
        <w:rPr>
          <w:sz w:val="36"/>
          <w:lang w:val="pt-PT"/>
        </w:rPr>
      </w:pPr>
    </w:p>
    <w:p w14:paraId="0AB5F394" w14:textId="77777777" w:rsidR="00897A74" w:rsidRPr="002C7B7F" w:rsidRDefault="00897A74" w:rsidP="00897A74">
      <w:pPr>
        <w:jc w:val="center"/>
        <w:rPr>
          <w:sz w:val="36"/>
          <w:lang w:val="pt-PT"/>
        </w:rPr>
      </w:pPr>
    </w:p>
    <w:p w14:paraId="014E3762" w14:textId="77777777" w:rsidR="00897A74" w:rsidRPr="002C7B7F" w:rsidRDefault="00897A74" w:rsidP="00897A74">
      <w:pPr>
        <w:jc w:val="center"/>
        <w:rPr>
          <w:sz w:val="36"/>
          <w:lang w:val="pt-PT"/>
        </w:rPr>
      </w:pPr>
    </w:p>
    <w:p w14:paraId="30AF4A13" w14:textId="77777777" w:rsidR="00897A74" w:rsidRPr="002C7B7F" w:rsidRDefault="00897A74" w:rsidP="00897A74">
      <w:pPr>
        <w:jc w:val="center"/>
        <w:rPr>
          <w:sz w:val="36"/>
          <w:lang w:val="pt-PT"/>
        </w:rPr>
      </w:pPr>
    </w:p>
    <w:p w14:paraId="4FB97978" w14:textId="77777777" w:rsidR="00897A74" w:rsidRPr="002C7B7F" w:rsidRDefault="00897A74" w:rsidP="00897A74">
      <w:pPr>
        <w:jc w:val="center"/>
        <w:rPr>
          <w:sz w:val="36"/>
          <w:lang w:val="pt-PT"/>
        </w:rPr>
      </w:pPr>
    </w:p>
    <w:p w14:paraId="1975C946" w14:textId="77777777" w:rsidR="00897A74" w:rsidRPr="002C7B7F" w:rsidRDefault="00897A74" w:rsidP="00897A74">
      <w:pPr>
        <w:jc w:val="center"/>
        <w:rPr>
          <w:sz w:val="36"/>
          <w:lang w:val="pt-PT"/>
        </w:rPr>
      </w:pPr>
    </w:p>
    <w:p w14:paraId="56B747F6" w14:textId="77777777" w:rsidR="00897A74" w:rsidRPr="002C7B7F" w:rsidRDefault="00897A74" w:rsidP="00897A74">
      <w:pPr>
        <w:jc w:val="center"/>
        <w:rPr>
          <w:sz w:val="36"/>
          <w:lang w:val="pt-PT"/>
        </w:rPr>
      </w:pPr>
    </w:p>
    <w:p w14:paraId="505097C9" w14:textId="77777777" w:rsidR="00897A74" w:rsidRPr="002C7B7F" w:rsidRDefault="00897A74" w:rsidP="00897A74">
      <w:pPr>
        <w:jc w:val="center"/>
        <w:rPr>
          <w:sz w:val="36"/>
          <w:lang w:val="pt-PT"/>
        </w:rPr>
      </w:pPr>
    </w:p>
    <w:p w14:paraId="3EDBD7AE" w14:textId="77777777" w:rsidR="00E24ADF" w:rsidRPr="002C7B7F" w:rsidRDefault="00897A74" w:rsidP="00897A74">
      <w:pPr>
        <w:jc w:val="center"/>
        <w:rPr>
          <w:color w:val="BFBFBF" w:themeColor="background1" w:themeShade="BF"/>
          <w:sz w:val="36"/>
          <w:lang w:val="pt-PT"/>
        </w:rPr>
        <w:sectPr w:rsidR="00E24ADF" w:rsidRPr="002C7B7F" w:rsidSect="000B4B63">
          <w:pgSz w:w="11906" w:h="16838"/>
          <w:pgMar w:top="1985" w:right="1474" w:bottom="1418" w:left="1985" w:header="709" w:footer="709" w:gutter="0"/>
          <w:pgNumType w:fmt="lowerRoman"/>
          <w:cols w:space="708"/>
          <w:docGrid w:linePitch="360"/>
        </w:sectPr>
      </w:pPr>
      <w:r w:rsidRPr="002C7B7F">
        <w:rPr>
          <w:color w:val="BFBFBF" w:themeColor="background1" w:themeShade="BF"/>
          <w:sz w:val="36"/>
          <w:lang w:val="pt-PT"/>
        </w:rPr>
        <w:t>Página em branco [apagar este comentário]</w:t>
      </w:r>
    </w:p>
    <w:p w14:paraId="12EE0A00" w14:textId="77777777" w:rsidR="00897A74" w:rsidRPr="002C7B7F" w:rsidRDefault="00897A74" w:rsidP="0010069C">
      <w:pPr>
        <w:pStyle w:val="Ttulo"/>
        <w:rPr>
          <w:lang w:val="pt-PT"/>
        </w:rPr>
      </w:pPr>
      <w:r w:rsidRPr="002C7B7F">
        <w:rPr>
          <w:lang w:val="pt-PT"/>
        </w:rPr>
        <w:lastRenderedPageBreak/>
        <w:t>Resumo</w:t>
      </w:r>
    </w:p>
    <w:p w14:paraId="51DBC09B" w14:textId="77777777" w:rsidR="00F4266C" w:rsidRPr="002C7B7F" w:rsidRDefault="00F4266C">
      <w:pPr>
        <w:rPr>
          <w:lang w:val="pt-PT"/>
        </w:rPr>
      </w:pPr>
    </w:p>
    <w:p w14:paraId="7678E587" w14:textId="77777777" w:rsidR="008F4BAC" w:rsidRPr="002C7B7F" w:rsidRDefault="00F4266C">
      <w:pPr>
        <w:rPr>
          <w:lang w:val="pt-PT"/>
        </w:rPr>
      </w:pPr>
      <w:r w:rsidRPr="002C7B7F">
        <w:rPr>
          <w:b/>
          <w:lang w:val="pt-PT"/>
        </w:rPr>
        <w:t>Palavras-chave</w:t>
      </w:r>
      <w:r w:rsidRPr="002C7B7F">
        <w:rPr>
          <w:lang w:val="pt-PT"/>
        </w:rPr>
        <w:t xml:space="preserve">: Palavra-chave1, …, Palavra-chave6 </w:t>
      </w:r>
      <w:r w:rsidR="008F4BAC" w:rsidRPr="002C7B7F">
        <w:rPr>
          <w:lang w:val="pt-PT"/>
        </w:rPr>
        <w:br w:type="page"/>
      </w:r>
    </w:p>
    <w:p w14:paraId="170A697A" w14:textId="77777777" w:rsidR="008F4BAC" w:rsidRPr="002C7B7F" w:rsidRDefault="008F4BAC" w:rsidP="008F4BAC">
      <w:pPr>
        <w:jc w:val="center"/>
        <w:rPr>
          <w:sz w:val="36"/>
          <w:lang w:val="pt-PT"/>
        </w:rPr>
      </w:pPr>
    </w:p>
    <w:p w14:paraId="057D237F" w14:textId="77777777" w:rsidR="008F4BAC" w:rsidRPr="002C7B7F" w:rsidRDefault="008F4BAC" w:rsidP="008F4BAC">
      <w:pPr>
        <w:jc w:val="center"/>
        <w:rPr>
          <w:sz w:val="36"/>
          <w:lang w:val="pt-PT"/>
        </w:rPr>
      </w:pPr>
    </w:p>
    <w:p w14:paraId="2CC77F21" w14:textId="77777777" w:rsidR="008F4BAC" w:rsidRPr="002C7B7F" w:rsidRDefault="008F4BAC" w:rsidP="008F4BAC">
      <w:pPr>
        <w:jc w:val="center"/>
        <w:rPr>
          <w:sz w:val="36"/>
          <w:lang w:val="pt-PT"/>
        </w:rPr>
      </w:pPr>
    </w:p>
    <w:p w14:paraId="7C64CD1B" w14:textId="77777777" w:rsidR="008F4BAC" w:rsidRPr="002C7B7F" w:rsidRDefault="008F4BAC" w:rsidP="008F4BAC">
      <w:pPr>
        <w:jc w:val="center"/>
        <w:rPr>
          <w:sz w:val="36"/>
          <w:lang w:val="pt-PT"/>
        </w:rPr>
      </w:pPr>
    </w:p>
    <w:p w14:paraId="421D86E2" w14:textId="77777777" w:rsidR="008F4BAC" w:rsidRPr="002C7B7F" w:rsidRDefault="008F4BAC" w:rsidP="008F4BAC">
      <w:pPr>
        <w:jc w:val="center"/>
        <w:rPr>
          <w:sz w:val="36"/>
          <w:lang w:val="pt-PT"/>
        </w:rPr>
      </w:pPr>
    </w:p>
    <w:p w14:paraId="01CC7288" w14:textId="77777777" w:rsidR="008F4BAC" w:rsidRPr="002C7B7F" w:rsidRDefault="008F4BAC" w:rsidP="008F4BAC">
      <w:pPr>
        <w:jc w:val="center"/>
        <w:rPr>
          <w:sz w:val="36"/>
          <w:lang w:val="pt-PT"/>
        </w:rPr>
      </w:pPr>
    </w:p>
    <w:p w14:paraId="1B528A80" w14:textId="77777777" w:rsidR="008F4BAC" w:rsidRPr="002C7B7F" w:rsidRDefault="008F4BAC" w:rsidP="008F4BAC">
      <w:pPr>
        <w:jc w:val="center"/>
        <w:rPr>
          <w:sz w:val="36"/>
          <w:lang w:val="pt-PT"/>
        </w:rPr>
      </w:pPr>
    </w:p>
    <w:p w14:paraId="489801BB" w14:textId="77777777" w:rsidR="00E24ADF" w:rsidRPr="002C7B7F" w:rsidRDefault="008F4BAC" w:rsidP="008F4BAC">
      <w:pPr>
        <w:jc w:val="center"/>
        <w:rPr>
          <w:color w:val="BFBFBF" w:themeColor="background1" w:themeShade="BF"/>
          <w:sz w:val="36"/>
          <w:lang w:val="pt-PT"/>
        </w:rPr>
        <w:sectPr w:rsidR="00E24ADF" w:rsidRPr="002C7B7F" w:rsidSect="000B4B63">
          <w:pgSz w:w="11906" w:h="16838"/>
          <w:pgMar w:top="1985" w:right="1474" w:bottom="1418" w:left="1985" w:header="709" w:footer="709" w:gutter="0"/>
          <w:pgNumType w:fmt="lowerRoman"/>
          <w:cols w:space="708"/>
          <w:docGrid w:linePitch="360"/>
        </w:sectPr>
      </w:pPr>
      <w:r w:rsidRPr="002C7B7F">
        <w:rPr>
          <w:color w:val="BFBFBF" w:themeColor="background1" w:themeShade="BF"/>
          <w:sz w:val="36"/>
          <w:lang w:val="pt-PT"/>
        </w:rPr>
        <w:t>Página em branco [apagar este comentário]</w:t>
      </w:r>
    </w:p>
    <w:p w14:paraId="0A873A61" w14:textId="77777777" w:rsidR="008F4BAC" w:rsidRPr="002C7B7F" w:rsidRDefault="008F4BAC" w:rsidP="0010069C">
      <w:pPr>
        <w:pStyle w:val="Ttulo"/>
        <w:rPr>
          <w:lang w:val="pt-PT"/>
        </w:rPr>
      </w:pPr>
      <w:r w:rsidRPr="002C7B7F">
        <w:rPr>
          <w:lang w:val="pt-PT"/>
        </w:rPr>
        <w:lastRenderedPageBreak/>
        <w:t>Abstract</w:t>
      </w:r>
    </w:p>
    <w:p w14:paraId="00D74DBE" w14:textId="77777777" w:rsidR="008F4BAC" w:rsidRPr="002C7B7F" w:rsidRDefault="008F4BAC" w:rsidP="00F4266C">
      <w:pPr>
        <w:pStyle w:val="Text"/>
        <w:rPr>
          <w:lang w:val="pt-PT"/>
        </w:rPr>
      </w:pPr>
      <w:r w:rsidRPr="002C7B7F">
        <w:rPr>
          <w:lang w:val="pt-PT"/>
        </w:rPr>
        <w:t>O documento tese deve conter um resumo em português e outro em inglês q</w:t>
      </w:r>
      <w:r w:rsidR="00F4266C" w:rsidRPr="002C7B7F">
        <w:rPr>
          <w:lang w:val="pt-PT"/>
        </w:rPr>
        <w:t>ue não excedam as 200 palavras ou 1 página A4</w:t>
      </w:r>
      <w:r w:rsidRPr="002C7B7F">
        <w:rPr>
          <w:lang w:val="pt-PT"/>
        </w:rPr>
        <w:t xml:space="preserve">. Quando a tese é escrita em português o abstract deve ser uma tradução em inglês do resumo. </w:t>
      </w:r>
    </w:p>
    <w:p w14:paraId="5ECE35D5" w14:textId="77777777" w:rsidR="008F4BAC" w:rsidRPr="002C7B7F" w:rsidRDefault="008F4BAC" w:rsidP="00F4266C">
      <w:pPr>
        <w:pStyle w:val="Text"/>
        <w:rPr>
          <w:lang w:val="pt-PT"/>
        </w:rPr>
      </w:pPr>
      <w:r w:rsidRPr="002C7B7F">
        <w:rPr>
          <w:lang w:val="pt-PT"/>
        </w:rPr>
        <w:t>Se a tese for escrita em inglês deve conter um resumo alargado em português q</w:t>
      </w:r>
      <w:r w:rsidR="00F4266C" w:rsidRPr="002C7B7F">
        <w:rPr>
          <w:lang w:val="pt-PT"/>
        </w:rPr>
        <w:t>ue não exceda as 1000 palavras ou 2 páginas A4</w:t>
      </w:r>
      <w:r w:rsidRPr="002C7B7F">
        <w:rPr>
          <w:lang w:val="pt-PT"/>
        </w:rPr>
        <w:t>.</w:t>
      </w:r>
    </w:p>
    <w:p w14:paraId="27F414FB" w14:textId="77777777" w:rsidR="008F4BAC" w:rsidRPr="002C7B7F" w:rsidRDefault="008F4BAC" w:rsidP="00F4266C">
      <w:pPr>
        <w:pStyle w:val="Text"/>
        <w:rPr>
          <w:lang w:val="pt-PT"/>
        </w:rPr>
      </w:pPr>
      <w:r w:rsidRPr="002C7B7F">
        <w:rPr>
          <w:lang w:val="pt-PT"/>
        </w:rPr>
        <w:t>Após o resumo/abstract é obrigatório colocar as principais palavras-chave/keywords do tema em que se insere o trabalho desenvolvido, sendo permitido um máximo de 6 palavras-chave/keywords.</w:t>
      </w:r>
    </w:p>
    <w:p w14:paraId="59D5B600" w14:textId="77777777" w:rsidR="008F4BAC" w:rsidRPr="002C7B7F" w:rsidRDefault="008F4BAC" w:rsidP="008F4BAC">
      <w:pPr>
        <w:pStyle w:val="AssinaturadeEmail"/>
        <w:rPr>
          <w:lang w:val="pt-PT"/>
        </w:rPr>
      </w:pPr>
    </w:p>
    <w:p w14:paraId="76B40F83" w14:textId="77777777" w:rsidR="00F4266C" w:rsidRPr="002C7B7F" w:rsidRDefault="00F4266C">
      <w:pPr>
        <w:rPr>
          <w:lang w:val="pt-PT"/>
        </w:rPr>
      </w:pPr>
    </w:p>
    <w:p w14:paraId="74C41BE8" w14:textId="77777777" w:rsidR="008F4BAC" w:rsidRPr="002C7B7F" w:rsidRDefault="00F4266C">
      <w:pPr>
        <w:rPr>
          <w:lang w:val="pt-PT"/>
        </w:rPr>
      </w:pPr>
      <w:r w:rsidRPr="002C7B7F">
        <w:rPr>
          <w:b/>
          <w:lang w:val="pt-PT"/>
        </w:rPr>
        <w:t>Keywords</w:t>
      </w:r>
      <w:r w:rsidRPr="002C7B7F">
        <w:rPr>
          <w:lang w:val="pt-PT"/>
        </w:rPr>
        <w:t xml:space="preserve">: Keyword1, …, Keyword6 </w:t>
      </w:r>
      <w:r w:rsidR="008F4BAC" w:rsidRPr="002C7B7F">
        <w:rPr>
          <w:lang w:val="pt-PT"/>
        </w:rPr>
        <w:br w:type="page"/>
      </w:r>
    </w:p>
    <w:p w14:paraId="226F9549" w14:textId="77777777" w:rsidR="008F4BAC" w:rsidRPr="002C7B7F" w:rsidRDefault="008F4BAC" w:rsidP="008F4BAC">
      <w:pPr>
        <w:jc w:val="center"/>
        <w:rPr>
          <w:sz w:val="36"/>
          <w:lang w:val="pt-PT"/>
        </w:rPr>
      </w:pPr>
    </w:p>
    <w:p w14:paraId="2DBECAB1" w14:textId="77777777" w:rsidR="008F4BAC" w:rsidRPr="002C7B7F" w:rsidRDefault="008F4BAC" w:rsidP="008F4BAC">
      <w:pPr>
        <w:jc w:val="center"/>
        <w:rPr>
          <w:sz w:val="36"/>
          <w:lang w:val="pt-PT"/>
        </w:rPr>
      </w:pPr>
    </w:p>
    <w:p w14:paraId="0B72B27C" w14:textId="77777777" w:rsidR="008F4BAC" w:rsidRPr="002C7B7F" w:rsidRDefault="008F4BAC" w:rsidP="008F4BAC">
      <w:pPr>
        <w:jc w:val="center"/>
        <w:rPr>
          <w:sz w:val="36"/>
          <w:lang w:val="pt-PT"/>
        </w:rPr>
      </w:pPr>
    </w:p>
    <w:p w14:paraId="4A35EBC7" w14:textId="77777777" w:rsidR="008F4BAC" w:rsidRPr="002C7B7F" w:rsidRDefault="008F4BAC" w:rsidP="008F4BAC">
      <w:pPr>
        <w:jc w:val="center"/>
        <w:rPr>
          <w:sz w:val="36"/>
          <w:lang w:val="pt-PT"/>
        </w:rPr>
      </w:pPr>
    </w:p>
    <w:p w14:paraId="11A31BFE" w14:textId="77777777" w:rsidR="008F4BAC" w:rsidRPr="002C7B7F" w:rsidRDefault="008F4BAC" w:rsidP="008F4BAC">
      <w:pPr>
        <w:jc w:val="center"/>
        <w:rPr>
          <w:sz w:val="36"/>
          <w:lang w:val="pt-PT"/>
        </w:rPr>
      </w:pPr>
    </w:p>
    <w:p w14:paraId="3975ABED" w14:textId="77777777" w:rsidR="008F4BAC" w:rsidRPr="002C7B7F" w:rsidRDefault="008F4BAC" w:rsidP="008F4BAC">
      <w:pPr>
        <w:jc w:val="center"/>
        <w:rPr>
          <w:sz w:val="36"/>
          <w:lang w:val="pt-PT"/>
        </w:rPr>
      </w:pPr>
    </w:p>
    <w:p w14:paraId="725175F7" w14:textId="77777777" w:rsidR="00E24ADF" w:rsidRPr="002C7B7F" w:rsidRDefault="008F4BAC" w:rsidP="008F4BAC">
      <w:pPr>
        <w:jc w:val="center"/>
        <w:rPr>
          <w:color w:val="BFBFBF" w:themeColor="background1" w:themeShade="BF"/>
          <w:sz w:val="36"/>
          <w:lang w:val="pt-PT"/>
        </w:rPr>
        <w:sectPr w:rsidR="00E24ADF" w:rsidRPr="002C7B7F" w:rsidSect="000B4B63">
          <w:pgSz w:w="11906" w:h="16838"/>
          <w:pgMar w:top="1985" w:right="1474" w:bottom="1418" w:left="1985" w:header="709" w:footer="709" w:gutter="0"/>
          <w:pgNumType w:fmt="lowerRoman"/>
          <w:cols w:space="708"/>
          <w:docGrid w:linePitch="360"/>
        </w:sectPr>
      </w:pPr>
      <w:r w:rsidRPr="002C7B7F">
        <w:rPr>
          <w:color w:val="BFBFBF" w:themeColor="background1" w:themeShade="BF"/>
          <w:sz w:val="36"/>
          <w:lang w:val="pt-PT"/>
        </w:rPr>
        <w:t>Página em branco [apagar este comentário]</w:t>
      </w:r>
    </w:p>
    <w:p w14:paraId="3A2780E3" w14:textId="77777777" w:rsidR="008F4BAC" w:rsidRPr="002C7B7F" w:rsidRDefault="008F4BAC" w:rsidP="0010069C">
      <w:pPr>
        <w:pStyle w:val="Ttulo"/>
        <w:rPr>
          <w:lang w:val="pt-PT"/>
        </w:rPr>
      </w:pPr>
      <w:r w:rsidRPr="002C7B7F">
        <w:rPr>
          <w:lang w:val="pt-PT"/>
        </w:rPr>
        <w:lastRenderedPageBreak/>
        <w:t>Agradecimentos &lt;opcional&gt;</w:t>
      </w:r>
    </w:p>
    <w:p w14:paraId="18885D8F" w14:textId="77777777" w:rsidR="008F4BAC" w:rsidRPr="002C7B7F" w:rsidRDefault="008F4BAC" w:rsidP="008F4BAC">
      <w:pPr>
        <w:rPr>
          <w:lang w:val="pt-PT"/>
        </w:rPr>
      </w:pPr>
      <w:r w:rsidRPr="002C7B7F">
        <w:rPr>
          <w:lang w:val="pt-PT"/>
        </w:rPr>
        <w:t xml:space="preserve">Dirigidos </w:t>
      </w:r>
      <w:r w:rsidR="00F4266C" w:rsidRPr="002C7B7F">
        <w:rPr>
          <w:lang w:val="pt-PT"/>
        </w:rPr>
        <w:t xml:space="preserve">ao(s) orientador(es) </w:t>
      </w:r>
      <w:r w:rsidRPr="002C7B7F">
        <w:rPr>
          <w:lang w:val="pt-PT"/>
        </w:rPr>
        <w:t xml:space="preserve">à </w:t>
      </w:r>
      <w:r w:rsidR="00F4266C" w:rsidRPr="002C7B7F">
        <w:rPr>
          <w:lang w:val="pt-PT"/>
        </w:rPr>
        <w:t>família</w:t>
      </w:r>
      <w:r w:rsidRPr="002C7B7F">
        <w:rPr>
          <w:lang w:val="pt-PT"/>
        </w:rPr>
        <w:t>, colegas, Instituições, …</w:t>
      </w:r>
    </w:p>
    <w:p w14:paraId="4279E94D" w14:textId="77777777" w:rsidR="008F4BAC" w:rsidRPr="002C7B7F" w:rsidRDefault="008F4BAC">
      <w:pPr>
        <w:rPr>
          <w:lang w:val="pt-PT"/>
        </w:rPr>
      </w:pPr>
      <w:r w:rsidRPr="002C7B7F">
        <w:rPr>
          <w:lang w:val="pt-PT"/>
        </w:rPr>
        <w:br w:type="page"/>
      </w:r>
    </w:p>
    <w:p w14:paraId="59F80B35" w14:textId="77777777" w:rsidR="008F4BAC" w:rsidRPr="002C7B7F" w:rsidRDefault="008F4BAC" w:rsidP="008F4BAC">
      <w:pPr>
        <w:jc w:val="center"/>
        <w:rPr>
          <w:sz w:val="36"/>
          <w:lang w:val="pt-PT"/>
        </w:rPr>
      </w:pPr>
    </w:p>
    <w:p w14:paraId="1BD2E119" w14:textId="77777777" w:rsidR="008F4BAC" w:rsidRPr="002C7B7F" w:rsidRDefault="008F4BAC" w:rsidP="008F4BAC">
      <w:pPr>
        <w:jc w:val="center"/>
        <w:rPr>
          <w:sz w:val="36"/>
          <w:lang w:val="pt-PT"/>
        </w:rPr>
      </w:pPr>
    </w:p>
    <w:p w14:paraId="041244B1" w14:textId="77777777" w:rsidR="008F4BAC" w:rsidRPr="002C7B7F" w:rsidRDefault="008F4BAC" w:rsidP="008F4BAC">
      <w:pPr>
        <w:jc w:val="center"/>
        <w:rPr>
          <w:sz w:val="36"/>
          <w:lang w:val="pt-PT"/>
        </w:rPr>
      </w:pPr>
    </w:p>
    <w:p w14:paraId="4BE1EE27" w14:textId="77777777" w:rsidR="008F4BAC" w:rsidRPr="002C7B7F" w:rsidRDefault="008F4BAC" w:rsidP="008F4BAC">
      <w:pPr>
        <w:jc w:val="center"/>
        <w:rPr>
          <w:sz w:val="36"/>
          <w:lang w:val="pt-PT"/>
        </w:rPr>
      </w:pPr>
    </w:p>
    <w:p w14:paraId="357A1C52" w14:textId="77777777" w:rsidR="008F4BAC" w:rsidRPr="002C7B7F" w:rsidRDefault="008F4BAC" w:rsidP="008F4BAC">
      <w:pPr>
        <w:jc w:val="center"/>
        <w:rPr>
          <w:sz w:val="36"/>
          <w:lang w:val="pt-PT"/>
        </w:rPr>
      </w:pPr>
    </w:p>
    <w:p w14:paraId="289D3A93" w14:textId="77777777" w:rsidR="008F4BAC" w:rsidRPr="002C7B7F" w:rsidRDefault="008F4BAC" w:rsidP="008F4BAC">
      <w:pPr>
        <w:jc w:val="center"/>
        <w:rPr>
          <w:sz w:val="36"/>
          <w:lang w:val="pt-PT"/>
        </w:rPr>
      </w:pPr>
    </w:p>
    <w:p w14:paraId="32DCE980" w14:textId="77777777" w:rsidR="008F4BAC" w:rsidRPr="002C7B7F" w:rsidRDefault="008F4BAC" w:rsidP="008F4BAC">
      <w:pPr>
        <w:jc w:val="center"/>
        <w:rPr>
          <w:sz w:val="36"/>
          <w:lang w:val="pt-PT"/>
        </w:rPr>
      </w:pPr>
    </w:p>
    <w:p w14:paraId="5FF6B402" w14:textId="77777777" w:rsidR="00E24ADF" w:rsidRPr="002C7B7F" w:rsidRDefault="008F4BAC" w:rsidP="008F4BAC">
      <w:pPr>
        <w:jc w:val="center"/>
        <w:rPr>
          <w:color w:val="BFBFBF" w:themeColor="background1" w:themeShade="BF"/>
          <w:sz w:val="36"/>
          <w:lang w:val="pt-PT"/>
        </w:rPr>
        <w:sectPr w:rsidR="00E24ADF" w:rsidRPr="002C7B7F" w:rsidSect="000B4B63">
          <w:pgSz w:w="11906" w:h="16838"/>
          <w:pgMar w:top="1985" w:right="1474" w:bottom="1418" w:left="1985" w:header="709" w:footer="709" w:gutter="0"/>
          <w:pgNumType w:fmt="lowerRoman"/>
          <w:cols w:space="708"/>
          <w:docGrid w:linePitch="360"/>
        </w:sectPr>
      </w:pPr>
      <w:r w:rsidRPr="002C7B7F">
        <w:rPr>
          <w:color w:val="BFBFBF" w:themeColor="background1" w:themeShade="BF"/>
          <w:sz w:val="36"/>
          <w:lang w:val="pt-PT"/>
        </w:rPr>
        <w:t>Página em branco [apagar este comentário]</w:t>
      </w:r>
    </w:p>
    <w:p w14:paraId="166488C5" w14:textId="1CFE37B8" w:rsidR="008F4BAC" w:rsidRPr="00A2414C" w:rsidRDefault="00BE0C34" w:rsidP="0010069C">
      <w:pPr>
        <w:pStyle w:val="Ttulo"/>
      </w:pPr>
      <w:r w:rsidRPr="00A2414C">
        <w:lastRenderedPageBreak/>
        <w:t>Table of contents</w:t>
      </w:r>
    </w:p>
    <w:p w14:paraId="211D0DEC" w14:textId="6D19C189" w:rsidR="00F217F9" w:rsidRPr="00F217F9" w:rsidRDefault="00254177">
      <w:pPr>
        <w:pStyle w:val="Sumrio1"/>
        <w:tabs>
          <w:tab w:val="left" w:pos="539"/>
        </w:tabs>
        <w:rPr>
          <w:ins w:id="9" w:author="Gustavo Moreira" w:date="2021-02-21T14:13:00Z"/>
          <w:rFonts w:asciiTheme="minorHAnsi" w:eastAsiaTheme="minorEastAsia" w:hAnsiTheme="minorHAnsi" w:cstheme="minorBidi"/>
          <w:b w:val="0"/>
          <w:szCs w:val="22"/>
          <w:lang w:val="en-US" w:eastAsia="pt-PT"/>
          <w:rPrChange w:id="10" w:author="Gustavo Moreira" w:date="2021-02-21T14:13:00Z">
            <w:rPr>
              <w:ins w:id="11" w:author="Gustavo Moreira" w:date="2021-02-21T14:13:00Z"/>
              <w:rFonts w:asciiTheme="minorHAnsi" w:eastAsiaTheme="minorEastAsia" w:hAnsiTheme="minorHAnsi" w:cstheme="minorBidi"/>
              <w:b w:val="0"/>
              <w:szCs w:val="22"/>
              <w:lang w:val="pt-PT" w:eastAsia="pt-PT"/>
            </w:rPr>
          </w:rPrChange>
        </w:rPr>
      </w:pPr>
      <w:r w:rsidRPr="002C7B7F">
        <w:rPr>
          <w:lang w:val="pt-PT"/>
        </w:rPr>
        <w:fldChar w:fldCharType="begin"/>
      </w:r>
      <w:r w:rsidR="00D154A7" w:rsidRPr="00A2414C">
        <w:rPr>
          <w:lang w:val="en-GB"/>
        </w:rPr>
        <w:instrText xml:space="preserve"> TOC \o "1-3" \t "frontmatterheading style;1;Seccao;2" </w:instrText>
      </w:r>
      <w:r w:rsidRPr="002C7B7F">
        <w:rPr>
          <w:lang w:val="pt-PT"/>
        </w:rPr>
        <w:fldChar w:fldCharType="separate"/>
      </w:r>
      <w:ins w:id="12" w:author="Gustavo Moreira" w:date="2021-02-21T14:13:00Z">
        <w:r w:rsidR="00F217F9">
          <w:t>1</w:t>
        </w:r>
        <w:r w:rsidR="00F217F9" w:rsidRPr="00F217F9">
          <w:rPr>
            <w:rFonts w:asciiTheme="minorHAnsi" w:eastAsiaTheme="minorEastAsia" w:hAnsiTheme="minorHAnsi" w:cstheme="minorBidi"/>
            <w:b w:val="0"/>
            <w:szCs w:val="22"/>
            <w:lang w:val="en-US" w:eastAsia="pt-PT"/>
            <w:rPrChange w:id="13" w:author="Gustavo Moreira" w:date="2021-02-21T14:13:00Z">
              <w:rPr>
                <w:rFonts w:asciiTheme="minorHAnsi" w:eastAsiaTheme="minorEastAsia" w:hAnsiTheme="minorHAnsi" w:cstheme="minorBidi"/>
                <w:b w:val="0"/>
                <w:szCs w:val="22"/>
                <w:lang w:val="pt-PT" w:eastAsia="pt-PT"/>
              </w:rPr>
            </w:rPrChange>
          </w:rPr>
          <w:tab/>
        </w:r>
        <w:r w:rsidR="00F217F9">
          <w:t>Introduction</w:t>
        </w:r>
        <w:r w:rsidR="00F217F9">
          <w:tab/>
        </w:r>
        <w:r w:rsidR="00F217F9">
          <w:fldChar w:fldCharType="begin"/>
        </w:r>
        <w:r w:rsidR="00F217F9">
          <w:instrText xml:space="preserve"> PAGEREF _Toc64809207 \h </w:instrText>
        </w:r>
      </w:ins>
      <w:r w:rsidR="00F217F9">
        <w:fldChar w:fldCharType="separate"/>
      </w:r>
      <w:ins w:id="14" w:author="Gustavo Moreira" w:date="2021-02-21T14:13:00Z">
        <w:r w:rsidR="00F217F9">
          <w:t>1</w:t>
        </w:r>
        <w:r w:rsidR="00F217F9">
          <w:fldChar w:fldCharType="end"/>
        </w:r>
      </w:ins>
    </w:p>
    <w:p w14:paraId="72ABDF7D" w14:textId="6C42A1B6" w:rsidR="00F217F9" w:rsidRPr="00F217F9" w:rsidRDefault="00F217F9">
      <w:pPr>
        <w:pStyle w:val="Sumrio2"/>
        <w:rPr>
          <w:ins w:id="15" w:author="Gustavo Moreira" w:date="2021-02-21T14:13:00Z"/>
          <w:rFonts w:asciiTheme="minorHAnsi" w:eastAsiaTheme="minorEastAsia" w:hAnsiTheme="minorHAnsi" w:cstheme="minorBidi"/>
          <w:noProof/>
          <w:sz w:val="22"/>
          <w:szCs w:val="22"/>
          <w:lang w:val="en-US" w:eastAsia="pt-PT"/>
          <w:rPrChange w:id="16" w:author="Gustavo Moreira" w:date="2021-02-21T14:13:00Z">
            <w:rPr>
              <w:ins w:id="17" w:author="Gustavo Moreira" w:date="2021-02-21T14:13:00Z"/>
              <w:rFonts w:asciiTheme="minorHAnsi" w:eastAsiaTheme="minorEastAsia" w:hAnsiTheme="minorHAnsi" w:cstheme="minorBidi"/>
              <w:noProof/>
              <w:sz w:val="22"/>
              <w:szCs w:val="22"/>
              <w:lang w:val="pt-PT" w:eastAsia="pt-PT"/>
            </w:rPr>
          </w:rPrChange>
        </w:rPr>
      </w:pPr>
      <w:ins w:id="18" w:author="Gustavo Moreira" w:date="2021-02-21T14:13:00Z">
        <w:r>
          <w:rPr>
            <w:noProof/>
          </w:rPr>
          <w:t>1.1</w:t>
        </w:r>
        <w:r w:rsidRPr="00F217F9">
          <w:rPr>
            <w:rFonts w:asciiTheme="minorHAnsi" w:eastAsiaTheme="minorEastAsia" w:hAnsiTheme="minorHAnsi" w:cstheme="minorBidi"/>
            <w:noProof/>
            <w:sz w:val="22"/>
            <w:szCs w:val="22"/>
            <w:lang w:val="en-US" w:eastAsia="pt-PT"/>
            <w:rPrChange w:id="19" w:author="Gustavo Moreira" w:date="2021-02-21T14:13:00Z">
              <w:rPr>
                <w:rFonts w:asciiTheme="minorHAnsi" w:eastAsiaTheme="minorEastAsia" w:hAnsiTheme="minorHAnsi" w:cstheme="minorBidi"/>
                <w:noProof/>
                <w:sz w:val="22"/>
                <w:szCs w:val="22"/>
                <w:lang w:val="pt-PT" w:eastAsia="pt-PT"/>
              </w:rPr>
            </w:rPrChange>
          </w:rPr>
          <w:tab/>
        </w:r>
        <w:r>
          <w:rPr>
            <w:noProof/>
          </w:rPr>
          <w:t>Context</w:t>
        </w:r>
        <w:r>
          <w:rPr>
            <w:noProof/>
          </w:rPr>
          <w:tab/>
        </w:r>
        <w:r>
          <w:rPr>
            <w:noProof/>
          </w:rPr>
          <w:fldChar w:fldCharType="begin"/>
        </w:r>
        <w:r>
          <w:rPr>
            <w:noProof/>
          </w:rPr>
          <w:instrText xml:space="preserve"> PAGEREF _Toc64809208 \h </w:instrText>
        </w:r>
      </w:ins>
      <w:r>
        <w:rPr>
          <w:noProof/>
        </w:rPr>
      </w:r>
      <w:r>
        <w:rPr>
          <w:noProof/>
        </w:rPr>
        <w:fldChar w:fldCharType="separate"/>
      </w:r>
      <w:ins w:id="20" w:author="Gustavo Moreira" w:date="2021-02-21T14:13:00Z">
        <w:r>
          <w:rPr>
            <w:noProof/>
          </w:rPr>
          <w:t>1</w:t>
        </w:r>
        <w:r>
          <w:rPr>
            <w:noProof/>
          </w:rPr>
          <w:fldChar w:fldCharType="end"/>
        </w:r>
      </w:ins>
    </w:p>
    <w:p w14:paraId="46A9A68F" w14:textId="61ED776E" w:rsidR="00F217F9" w:rsidRPr="00F217F9" w:rsidRDefault="00F217F9">
      <w:pPr>
        <w:pStyle w:val="Sumrio2"/>
        <w:rPr>
          <w:ins w:id="21" w:author="Gustavo Moreira" w:date="2021-02-21T14:13:00Z"/>
          <w:rFonts w:asciiTheme="minorHAnsi" w:eastAsiaTheme="minorEastAsia" w:hAnsiTheme="minorHAnsi" w:cstheme="minorBidi"/>
          <w:noProof/>
          <w:sz w:val="22"/>
          <w:szCs w:val="22"/>
          <w:lang w:val="en-US" w:eastAsia="pt-PT"/>
          <w:rPrChange w:id="22" w:author="Gustavo Moreira" w:date="2021-02-21T14:13:00Z">
            <w:rPr>
              <w:ins w:id="23" w:author="Gustavo Moreira" w:date="2021-02-21T14:13:00Z"/>
              <w:rFonts w:asciiTheme="minorHAnsi" w:eastAsiaTheme="minorEastAsia" w:hAnsiTheme="minorHAnsi" w:cstheme="minorBidi"/>
              <w:noProof/>
              <w:sz w:val="22"/>
              <w:szCs w:val="22"/>
              <w:lang w:val="pt-PT" w:eastAsia="pt-PT"/>
            </w:rPr>
          </w:rPrChange>
        </w:rPr>
      </w:pPr>
      <w:ins w:id="24" w:author="Gustavo Moreira" w:date="2021-02-21T14:13:00Z">
        <w:r>
          <w:rPr>
            <w:noProof/>
          </w:rPr>
          <w:t>1.2</w:t>
        </w:r>
        <w:r w:rsidRPr="00F217F9">
          <w:rPr>
            <w:rFonts w:asciiTheme="minorHAnsi" w:eastAsiaTheme="minorEastAsia" w:hAnsiTheme="minorHAnsi" w:cstheme="minorBidi"/>
            <w:noProof/>
            <w:sz w:val="22"/>
            <w:szCs w:val="22"/>
            <w:lang w:val="en-US" w:eastAsia="pt-PT"/>
            <w:rPrChange w:id="25" w:author="Gustavo Moreira" w:date="2021-02-21T14:13:00Z">
              <w:rPr>
                <w:rFonts w:asciiTheme="minorHAnsi" w:eastAsiaTheme="minorEastAsia" w:hAnsiTheme="minorHAnsi" w:cstheme="minorBidi"/>
                <w:noProof/>
                <w:sz w:val="22"/>
                <w:szCs w:val="22"/>
                <w:lang w:val="pt-PT" w:eastAsia="pt-PT"/>
              </w:rPr>
            </w:rPrChange>
          </w:rPr>
          <w:tab/>
        </w:r>
        <w:r>
          <w:rPr>
            <w:noProof/>
          </w:rPr>
          <w:t>Problem</w:t>
        </w:r>
        <w:r>
          <w:rPr>
            <w:noProof/>
          </w:rPr>
          <w:tab/>
        </w:r>
        <w:r>
          <w:rPr>
            <w:noProof/>
          </w:rPr>
          <w:fldChar w:fldCharType="begin"/>
        </w:r>
        <w:r>
          <w:rPr>
            <w:noProof/>
          </w:rPr>
          <w:instrText xml:space="preserve"> PAGEREF _Toc64809209 \h </w:instrText>
        </w:r>
      </w:ins>
      <w:r>
        <w:rPr>
          <w:noProof/>
        </w:rPr>
      </w:r>
      <w:r>
        <w:rPr>
          <w:noProof/>
        </w:rPr>
        <w:fldChar w:fldCharType="separate"/>
      </w:r>
      <w:ins w:id="26" w:author="Gustavo Moreira" w:date="2021-02-21T14:13:00Z">
        <w:r>
          <w:rPr>
            <w:noProof/>
          </w:rPr>
          <w:t>2</w:t>
        </w:r>
        <w:r>
          <w:rPr>
            <w:noProof/>
          </w:rPr>
          <w:fldChar w:fldCharType="end"/>
        </w:r>
      </w:ins>
    </w:p>
    <w:p w14:paraId="7567A85E" w14:textId="48E9CC5D" w:rsidR="00F217F9" w:rsidRPr="00F217F9" w:rsidRDefault="00F217F9">
      <w:pPr>
        <w:pStyle w:val="Sumrio2"/>
        <w:rPr>
          <w:ins w:id="27" w:author="Gustavo Moreira" w:date="2021-02-21T14:13:00Z"/>
          <w:rFonts w:asciiTheme="minorHAnsi" w:eastAsiaTheme="minorEastAsia" w:hAnsiTheme="minorHAnsi" w:cstheme="minorBidi"/>
          <w:noProof/>
          <w:sz w:val="22"/>
          <w:szCs w:val="22"/>
          <w:lang w:val="en-US" w:eastAsia="pt-PT"/>
          <w:rPrChange w:id="28" w:author="Gustavo Moreira" w:date="2021-02-21T14:13:00Z">
            <w:rPr>
              <w:ins w:id="29" w:author="Gustavo Moreira" w:date="2021-02-21T14:13:00Z"/>
              <w:rFonts w:asciiTheme="minorHAnsi" w:eastAsiaTheme="minorEastAsia" w:hAnsiTheme="minorHAnsi" w:cstheme="minorBidi"/>
              <w:noProof/>
              <w:sz w:val="22"/>
              <w:szCs w:val="22"/>
              <w:lang w:val="pt-PT" w:eastAsia="pt-PT"/>
            </w:rPr>
          </w:rPrChange>
        </w:rPr>
      </w:pPr>
      <w:ins w:id="30" w:author="Gustavo Moreira" w:date="2021-02-21T14:13:00Z">
        <w:r>
          <w:rPr>
            <w:noProof/>
          </w:rPr>
          <w:t>1.3</w:t>
        </w:r>
        <w:r w:rsidRPr="00F217F9">
          <w:rPr>
            <w:rFonts w:asciiTheme="minorHAnsi" w:eastAsiaTheme="minorEastAsia" w:hAnsiTheme="minorHAnsi" w:cstheme="minorBidi"/>
            <w:noProof/>
            <w:sz w:val="22"/>
            <w:szCs w:val="22"/>
            <w:lang w:val="en-US" w:eastAsia="pt-PT"/>
            <w:rPrChange w:id="31" w:author="Gustavo Moreira" w:date="2021-02-21T14:13:00Z">
              <w:rPr>
                <w:rFonts w:asciiTheme="minorHAnsi" w:eastAsiaTheme="minorEastAsia" w:hAnsiTheme="minorHAnsi" w:cstheme="minorBidi"/>
                <w:noProof/>
                <w:sz w:val="22"/>
                <w:szCs w:val="22"/>
                <w:lang w:val="pt-PT" w:eastAsia="pt-PT"/>
              </w:rPr>
            </w:rPrChange>
          </w:rPr>
          <w:tab/>
        </w:r>
        <w:r>
          <w:rPr>
            <w:noProof/>
          </w:rPr>
          <w:t>Objectives</w:t>
        </w:r>
        <w:r>
          <w:rPr>
            <w:noProof/>
          </w:rPr>
          <w:tab/>
        </w:r>
        <w:r>
          <w:rPr>
            <w:noProof/>
          </w:rPr>
          <w:fldChar w:fldCharType="begin"/>
        </w:r>
        <w:r>
          <w:rPr>
            <w:noProof/>
          </w:rPr>
          <w:instrText xml:space="preserve"> PAGEREF _Toc64809210 \h </w:instrText>
        </w:r>
      </w:ins>
      <w:r>
        <w:rPr>
          <w:noProof/>
        </w:rPr>
      </w:r>
      <w:r>
        <w:rPr>
          <w:noProof/>
        </w:rPr>
        <w:fldChar w:fldCharType="separate"/>
      </w:r>
      <w:ins w:id="32" w:author="Gustavo Moreira" w:date="2021-02-21T14:13:00Z">
        <w:r>
          <w:rPr>
            <w:noProof/>
          </w:rPr>
          <w:t>2</w:t>
        </w:r>
        <w:r>
          <w:rPr>
            <w:noProof/>
          </w:rPr>
          <w:fldChar w:fldCharType="end"/>
        </w:r>
      </w:ins>
    </w:p>
    <w:p w14:paraId="24B317FC" w14:textId="3F25E61A" w:rsidR="00F217F9" w:rsidRPr="00F217F9" w:rsidRDefault="00F217F9">
      <w:pPr>
        <w:pStyle w:val="Sumrio2"/>
        <w:rPr>
          <w:ins w:id="33" w:author="Gustavo Moreira" w:date="2021-02-21T14:13:00Z"/>
          <w:rFonts w:asciiTheme="minorHAnsi" w:eastAsiaTheme="minorEastAsia" w:hAnsiTheme="minorHAnsi" w:cstheme="minorBidi"/>
          <w:noProof/>
          <w:sz w:val="22"/>
          <w:szCs w:val="22"/>
          <w:lang w:val="en-US" w:eastAsia="pt-PT"/>
          <w:rPrChange w:id="34" w:author="Gustavo Moreira" w:date="2021-02-21T14:13:00Z">
            <w:rPr>
              <w:ins w:id="35" w:author="Gustavo Moreira" w:date="2021-02-21T14:13:00Z"/>
              <w:rFonts w:asciiTheme="minorHAnsi" w:eastAsiaTheme="minorEastAsia" w:hAnsiTheme="minorHAnsi" w:cstheme="minorBidi"/>
              <w:noProof/>
              <w:sz w:val="22"/>
              <w:szCs w:val="22"/>
              <w:lang w:val="pt-PT" w:eastAsia="pt-PT"/>
            </w:rPr>
          </w:rPrChange>
        </w:rPr>
      </w:pPr>
      <w:ins w:id="36" w:author="Gustavo Moreira" w:date="2021-02-21T14:13:00Z">
        <w:r>
          <w:rPr>
            <w:noProof/>
          </w:rPr>
          <w:t>1.4</w:t>
        </w:r>
        <w:r w:rsidRPr="00F217F9">
          <w:rPr>
            <w:rFonts w:asciiTheme="minorHAnsi" w:eastAsiaTheme="minorEastAsia" w:hAnsiTheme="minorHAnsi" w:cstheme="minorBidi"/>
            <w:noProof/>
            <w:sz w:val="22"/>
            <w:szCs w:val="22"/>
            <w:lang w:val="en-US" w:eastAsia="pt-PT"/>
            <w:rPrChange w:id="37" w:author="Gustavo Moreira" w:date="2021-02-21T14:13:00Z">
              <w:rPr>
                <w:rFonts w:asciiTheme="minorHAnsi" w:eastAsiaTheme="minorEastAsia" w:hAnsiTheme="minorHAnsi" w:cstheme="minorBidi"/>
                <w:noProof/>
                <w:sz w:val="22"/>
                <w:szCs w:val="22"/>
                <w:lang w:val="pt-PT" w:eastAsia="pt-PT"/>
              </w:rPr>
            </w:rPrChange>
          </w:rPr>
          <w:tab/>
        </w:r>
        <w:r>
          <w:rPr>
            <w:noProof/>
          </w:rPr>
          <w:t>Document Structure</w:t>
        </w:r>
        <w:r>
          <w:rPr>
            <w:noProof/>
          </w:rPr>
          <w:tab/>
        </w:r>
        <w:r>
          <w:rPr>
            <w:noProof/>
          </w:rPr>
          <w:fldChar w:fldCharType="begin"/>
        </w:r>
        <w:r>
          <w:rPr>
            <w:noProof/>
          </w:rPr>
          <w:instrText xml:space="preserve"> PAGEREF _Toc64809211 \h </w:instrText>
        </w:r>
      </w:ins>
      <w:r>
        <w:rPr>
          <w:noProof/>
        </w:rPr>
      </w:r>
      <w:r>
        <w:rPr>
          <w:noProof/>
        </w:rPr>
        <w:fldChar w:fldCharType="separate"/>
      </w:r>
      <w:ins w:id="38" w:author="Gustavo Moreira" w:date="2021-02-21T14:13:00Z">
        <w:r>
          <w:rPr>
            <w:noProof/>
          </w:rPr>
          <w:t>3</w:t>
        </w:r>
        <w:r>
          <w:rPr>
            <w:noProof/>
          </w:rPr>
          <w:fldChar w:fldCharType="end"/>
        </w:r>
      </w:ins>
    </w:p>
    <w:p w14:paraId="05ABDF83" w14:textId="3AAE3C2E" w:rsidR="00F217F9" w:rsidRPr="00F217F9" w:rsidRDefault="00F217F9">
      <w:pPr>
        <w:pStyle w:val="Sumrio1"/>
        <w:tabs>
          <w:tab w:val="left" w:pos="539"/>
        </w:tabs>
        <w:rPr>
          <w:ins w:id="39" w:author="Gustavo Moreira" w:date="2021-02-21T14:13:00Z"/>
          <w:rFonts w:asciiTheme="minorHAnsi" w:eastAsiaTheme="minorEastAsia" w:hAnsiTheme="minorHAnsi" w:cstheme="minorBidi"/>
          <w:b w:val="0"/>
          <w:szCs w:val="22"/>
          <w:lang w:val="en-US" w:eastAsia="pt-PT"/>
          <w:rPrChange w:id="40" w:author="Gustavo Moreira" w:date="2021-02-21T14:13:00Z">
            <w:rPr>
              <w:ins w:id="41" w:author="Gustavo Moreira" w:date="2021-02-21T14:13:00Z"/>
              <w:rFonts w:asciiTheme="minorHAnsi" w:eastAsiaTheme="minorEastAsia" w:hAnsiTheme="minorHAnsi" w:cstheme="minorBidi"/>
              <w:b w:val="0"/>
              <w:szCs w:val="22"/>
              <w:lang w:val="pt-PT" w:eastAsia="pt-PT"/>
            </w:rPr>
          </w:rPrChange>
        </w:rPr>
      </w:pPr>
      <w:ins w:id="42" w:author="Gustavo Moreira" w:date="2021-02-21T14:13:00Z">
        <w:r>
          <w:t>2</w:t>
        </w:r>
        <w:r w:rsidRPr="00F217F9">
          <w:rPr>
            <w:rFonts w:asciiTheme="minorHAnsi" w:eastAsiaTheme="minorEastAsia" w:hAnsiTheme="minorHAnsi" w:cstheme="minorBidi"/>
            <w:b w:val="0"/>
            <w:szCs w:val="22"/>
            <w:lang w:val="en-US" w:eastAsia="pt-PT"/>
            <w:rPrChange w:id="43" w:author="Gustavo Moreira" w:date="2021-02-21T14:13:00Z">
              <w:rPr>
                <w:rFonts w:asciiTheme="minorHAnsi" w:eastAsiaTheme="minorEastAsia" w:hAnsiTheme="minorHAnsi" w:cstheme="minorBidi"/>
                <w:b w:val="0"/>
                <w:szCs w:val="22"/>
                <w:lang w:val="pt-PT" w:eastAsia="pt-PT"/>
              </w:rPr>
            </w:rPrChange>
          </w:rPr>
          <w:tab/>
        </w:r>
        <w:r>
          <w:t>Value analysis</w:t>
        </w:r>
        <w:r>
          <w:tab/>
        </w:r>
        <w:r>
          <w:fldChar w:fldCharType="begin"/>
        </w:r>
        <w:r>
          <w:instrText xml:space="preserve"> PAGEREF _Toc64809212 \h </w:instrText>
        </w:r>
      </w:ins>
      <w:r>
        <w:fldChar w:fldCharType="separate"/>
      </w:r>
      <w:ins w:id="44" w:author="Gustavo Moreira" w:date="2021-02-21T14:13:00Z">
        <w:r>
          <w:t>5</w:t>
        </w:r>
        <w:r>
          <w:fldChar w:fldCharType="end"/>
        </w:r>
      </w:ins>
    </w:p>
    <w:p w14:paraId="2DAA6A93" w14:textId="52453589" w:rsidR="00F217F9" w:rsidRPr="00F217F9" w:rsidRDefault="00F217F9">
      <w:pPr>
        <w:pStyle w:val="Sumrio2"/>
        <w:rPr>
          <w:ins w:id="45" w:author="Gustavo Moreira" w:date="2021-02-21T14:13:00Z"/>
          <w:rFonts w:asciiTheme="minorHAnsi" w:eastAsiaTheme="minorEastAsia" w:hAnsiTheme="minorHAnsi" w:cstheme="minorBidi"/>
          <w:noProof/>
          <w:sz w:val="22"/>
          <w:szCs w:val="22"/>
          <w:lang w:val="en-US" w:eastAsia="pt-PT"/>
          <w:rPrChange w:id="46" w:author="Gustavo Moreira" w:date="2021-02-21T14:13:00Z">
            <w:rPr>
              <w:ins w:id="47" w:author="Gustavo Moreira" w:date="2021-02-21T14:13:00Z"/>
              <w:rFonts w:asciiTheme="minorHAnsi" w:eastAsiaTheme="minorEastAsia" w:hAnsiTheme="minorHAnsi" w:cstheme="minorBidi"/>
              <w:noProof/>
              <w:sz w:val="22"/>
              <w:szCs w:val="22"/>
              <w:lang w:val="pt-PT" w:eastAsia="pt-PT"/>
            </w:rPr>
          </w:rPrChange>
        </w:rPr>
      </w:pPr>
      <w:ins w:id="48" w:author="Gustavo Moreira" w:date="2021-02-21T14:13:00Z">
        <w:r>
          <w:rPr>
            <w:noProof/>
          </w:rPr>
          <w:t>2.1</w:t>
        </w:r>
        <w:r w:rsidRPr="00F217F9">
          <w:rPr>
            <w:rFonts w:asciiTheme="minorHAnsi" w:eastAsiaTheme="minorEastAsia" w:hAnsiTheme="minorHAnsi" w:cstheme="minorBidi"/>
            <w:noProof/>
            <w:sz w:val="22"/>
            <w:szCs w:val="22"/>
            <w:lang w:val="en-US" w:eastAsia="pt-PT"/>
            <w:rPrChange w:id="49" w:author="Gustavo Moreira" w:date="2021-02-21T14:13:00Z">
              <w:rPr>
                <w:rFonts w:asciiTheme="minorHAnsi" w:eastAsiaTheme="minorEastAsia" w:hAnsiTheme="minorHAnsi" w:cstheme="minorBidi"/>
                <w:noProof/>
                <w:sz w:val="22"/>
                <w:szCs w:val="22"/>
                <w:lang w:val="pt-PT" w:eastAsia="pt-PT"/>
              </w:rPr>
            </w:rPrChange>
          </w:rPr>
          <w:tab/>
        </w:r>
        <w:r>
          <w:rPr>
            <w:noProof/>
          </w:rPr>
          <w:t>New Concept Development Model</w:t>
        </w:r>
        <w:r>
          <w:rPr>
            <w:noProof/>
          </w:rPr>
          <w:tab/>
        </w:r>
        <w:r>
          <w:rPr>
            <w:noProof/>
          </w:rPr>
          <w:fldChar w:fldCharType="begin"/>
        </w:r>
        <w:r>
          <w:rPr>
            <w:noProof/>
          </w:rPr>
          <w:instrText xml:space="preserve"> PAGEREF _Toc64809213 \h </w:instrText>
        </w:r>
      </w:ins>
      <w:r>
        <w:rPr>
          <w:noProof/>
        </w:rPr>
      </w:r>
      <w:r>
        <w:rPr>
          <w:noProof/>
        </w:rPr>
        <w:fldChar w:fldCharType="separate"/>
      </w:r>
      <w:ins w:id="50" w:author="Gustavo Moreira" w:date="2021-02-21T14:13:00Z">
        <w:r>
          <w:rPr>
            <w:noProof/>
          </w:rPr>
          <w:t>5</w:t>
        </w:r>
        <w:r>
          <w:rPr>
            <w:noProof/>
          </w:rPr>
          <w:fldChar w:fldCharType="end"/>
        </w:r>
      </w:ins>
    </w:p>
    <w:p w14:paraId="7DC755E7" w14:textId="47852B17" w:rsidR="00F217F9" w:rsidRPr="00F217F9" w:rsidRDefault="00F217F9">
      <w:pPr>
        <w:pStyle w:val="Sumrio2"/>
        <w:rPr>
          <w:ins w:id="51" w:author="Gustavo Moreira" w:date="2021-02-21T14:13:00Z"/>
          <w:rFonts w:asciiTheme="minorHAnsi" w:eastAsiaTheme="minorEastAsia" w:hAnsiTheme="minorHAnsi" w:cstheme="minorBidi"/>
          <w:noProof/>
          <w:sz w:val="22"/>
          <w:szCs w:val="22"/>
          <w:lang w:val="en-US" w:eastAsia="pt-PT"/>
          <w:rPrChange w:id="52" w:author="Gustavo Moreira" w:date="2021-02-21T14:13:00Z">
            <w:rPr>
              <w:ins w:id="53" w:author="Gustavo Moreira" w:date="2021-02-21T14:13:00Z"/>
              <w:rFonts w:asciiTheme="minorHAnsi" w:eastAsiaTheme="minorEastAsia" w:hAnsiTheme="minorHAnsi" w:cstheme="minorBidi"/>
              <w:noProof/>
              <w:sz w:val="22"/>
              <w:szCs w:val="22"/>
              <w:lang w:val="pt-PT" w:eastAsia="pt-PT"/>
            </w:rPr>
          </w:rPrChange>
        </w:rPr>
      </w:pPr>
      <w:ins w:id="54" w:author="Gustavo Moreira" w:date="2021-02-21T14:13:00Z">
        <w:r>
          <w:rPr>
            <w:noProof/>
          </w:rPr>
          <w:t>2.2</w:t>
        </w:r>
        <w:r w:rsidRPr="00F217F9">
          <w:rPr>
            <w:rFonts w:asciiTheme="minorHAnsi" w:eastAsiaTheme="minorEastAsia" w:hAnsiTheme="minorHAnsi" w:cstheme="minorBidi"/>
            <w:noProof/>
            <w:sz w:val="22"/>
            <w:szCs w:val="22"/>
            <w:lang w:val="en-US" w:eastAsia="pt-PT"/>
            <w:rPrChange w:id="55" w:author="Gustavo Moreira" w:date="2021-02-21T14:13:00Z">
              <w:rPr>
                <w:rFonts w:asciiTheme="minorHAnsi" w:eastAsiaTheme="minorEastAsia" w:hAnsiTheme="minorHAnsi" w:cstheme="minorBidi"/>
                <w:noProof/>
                <w:sz w:val="22"/>
                <w:szCs w:val="22"/>
                <w:lang w:val="pt-PT" w:eastAsia="pt-PT"/>
              </w:rPr>
            </w:rPrChange>
          </w:rPr>
          <w:tab/>
        </w:r>
        <w:r>
          <w:rPr>
            <w:noProof/>
          </w:rPr>
          <w:t>Opportunity identification</w:t>
        </w:r>
        <w:r>
          <w:rPr>
            <w:noProof/>
          </w:rPr>
          <w:tab/>
        </w:r>
        <w:r>
          <w:rPr>
            <w:noProof/>
          </w:rPr>
          <w:fldChar w:fldCharType="begin"/>
        </w:r>
        <w:r>
          <w:rPr>
            <w:noProof/>
          </w:rPr>
          <w:instrText xml:space="preserve"> PAGEREF _Toc64809214 \h </w:instrText>
        </w:r>
      </w:ins>
      <w:r>
        <w:rPr>
          <w:noProof/>
        </w:rPr>
      </w:r>
      <w:r>
        <w:rPr>
          <w:noProof/>
        </w:rPr>
        <w:fldChar w:fldCharType="separate"/>
      </w:r>
      <w:ins w:id="56" w:author="Gustavo Moreira" w:date="2021-02-21T14:13:00Z">
        <w:r>
          <w:rPr>
            <w:noProof/>
          </w:rPr>
          <w:t>7</w:t>
        </w:r>
        <w:r>
          <w:rPr>
            <w:noProof/>
          </w:rPr>
          <w:fldChar w:fldCharType="end"/>
        </w:r>
      </w:ins>
    </w:p>
    <w:p w14:paraId="63376A37" w14:textId="3B9B88AE" w:rsidR="00F217F9" w:rsidRPr="00F217F9" w:rsidRDefault="00F217F9">
      <w:pPr>
        <w:pStyle w:val="Sumrio2"/>
        <w:rPr>
          <w:ins w:id="57" w:author="Gustavo Moreira" w:date="2021-02-21T14:13:00Z"/>
          <w:rFonts w:asciiTheme="minorHAnsi" w:eastAsiaTheme="minorEastAsia" w:hAnsiTheme="minorHAnsi" w:cstheme="minorBidi"/>
          <w:noProof/>
          <w:sz w:val="22"/>
          <w:szCs w:val="22"/>
          <w:lang w:val="en-US" w:eastAsia="pt-PT"/>
          <w:rPrChange w:id="58" w:author="Gustavo Moreira" w:date="2021-02-21T14:13:00Z">
            <w:rPr>
              <w:ins w:id="59" w:author="Gustavo Moreira" w:date="2021-02-21T14:13:00Z"/>
              <w:rFonts w:asciiTheme="minorHAnsi" w:eastAsiaTheme="minorEastAsia" w:hAnsiTheme="minorHAnsi" w:cstheme="minorBidi"/>
              <w:noProof/>
              <w:sz w:val="22"/>
              <w:szCs w:val="22"/>
              <w:lang w:val="pt-PT" w:eastAsia="pt-PT"/>
            </w:rPr>
          </w:rPrChange>
        </w:rPr>
      </w:pPr>
      <w:ins w:id="60" w:author="Gustavo Moreira" w:date="2021-02-21T14:13:00Z">
        <w:r>
          <w:rPr>
            <w:noProof/>
          </w:rPr>
          <w:t>2.3</w:t>
        </w:r>
        <w:r w:rsidRPr="00F217F9">
          <w:rPr>
            <w:rFonts w:asciiTheme="minorHAnsi" w:eastAsiaTheme="minorEastAsia" w:hAnsiTheme="minorHAnsi" w:cstheme="minorBidi"/>
            <w:noProof/>
            <w:sz w:val="22"/>
            <w:szCs w:val="22"/>
            <w:lang w:val="en-US" w:eastAsia="pt-PT"/>
            <w:rPrChange w:id="61" w:author="Gustavo Moreira" w:date="2021-02-21T14:13:00Z">
              <w:rPr>
                <w:rFonts w:asciiTheme="minorHAnsi" w:eastAsiaTheme="minorEastAsia" w:hAnsiTheme="minorHAnsi" w:cstheme="minorBidi"/>
                <w:noProof/>
                <w:sz w:val="22"/>
                <w:szCs w:val="22"/>
                <w:lang w:val="pt-PT" w:eastAsia="pt-PT"/>
              </w:rPr>
            </w:rPrChange>
          </w:rPr>
          <w:tab/>
        </w:r>
        <w:r>
          <w:rPr>
            <w:noProof/>
          </w:rPr>
          <w:t>Opportunity analysis</w:t>
        </w:r>
        <w:r>
          <w:rPr>
            <w:noProof/>
          </w:rPr>
          <w:tab/>
        </w:r>
        <w:r>
          <w:rPr>
            <w:noProof/>
          </w:rPr>
          <w:fldChar w:fldCharType="begin"/>
        </w:r>
        <w:r>
          <w:rPr>
            <w:noProof/>
          </w:rPr>
          <w:instrText xml:space="preserve"> PAGEREF _Toc64809215 \h </w:instrText>
        </w:r>
      </w:ins>
      <w:r>
        <w:rPr>
          <w:noProof/>
        </w:rPr>
      </w:r>
      <w:r>
        <w:rPr>
          <w:noProof/>
        </w:rPr>
        <w:fldChar w:fldCharType="separate"/>
      </w:r>
      <w:ins w:id="62" w:author="Gustavo Moreira" w:date="2021-02-21T14:13:00Z">
        <w:r>
          <w:rPr>
            <w:noProof/>
          </w:rPr>
          <w:t>8</w:t>
        </w:r>
        <w:r>
          <w:rPr>
            <w:noProof/>
          </w:rPr>
          <w:fldChar w:fldCharType="end"/>
        </w:r>
      </w:ins>
    </w:p>
    <w:p w14:paraId="5FF29E04" w14:textId="14E5D5C7" w:rsidR="00F217F9" w:rsidRPr="00F217F9" w:rsidRDefault="00F217F9">
      <w:pPr>
        <w:pStyle w:val="Sumrio2"/>
        <w:rPr>
          <w:ins w:id="63" w:author="Gustavo Moreira" w:date="2021-02-21T14:13:00Z"/>
          <w:rFonts w:asciiTheme="minorHAnsi" w:eastAsiaTheme="minorEastAsia" w:hAnsiTheme="minorHAnsi" w:cstheme="minorBidi"/>
          <w:noProof/>
          <w:sz w:val="22"/>
          <w:szCs w:val="22"/>
          <w:lang w:val="en-US" w:eastAsia="pt-PT"/>
          <w:rPrChange w:id="64" w:author="Gustavo Moreira" w:date="2021-02-21T14:13:00Z">
            <w:rPr>
              <w:ins w:id="65" w:author="Gustavo Moreira" w:date="2021-02-21T14:13:00Z"/>
              <w:rFonts w:asciiTheme="minorHAnsi" w:eastAsiaTheme="minorEastAsia" w:hAnsiTheme="minorHAnsi" w:cstheme="minorBidi"/>
              <w:noProof/>
              <w:sz w:val="22"/>
              <w:szCs w:val="22"/>
              <w:lang w:val="pt-PT" w:eastAsia="pt-PT"/>
            </w:rPr>
          </w:rPrChange>
        </w:rPr>
      </w:pPr>
      <w:ins w:id="66" w:author="Gustavo Moreira" w:date="2021-02-21T14:13:00Z">
        <w:r>
          <w:rPr>
            <w:noProof/>
          </w:rPr>
          <w:t>2.4</w:t>
        </w:r>
        <w:r w:rsidRPr="00F217F9">
          <w:rPr>
            <w:rFonts w:asciiTheme="minorHAnsi" w:eastAsiaTheme="minorEastAsia" w:hAnsiTheme="minorHAnsi" w:cstheme="minorBidi"/>
            <w:noProof/>
            <w:sz w:val="22"/>
            <w:szCs w:val="22"/>
            <w:lang w:val="en-US" w:eastAsia="pt-PT"/>
            <w:rPrChange w:id="67" w:author="Gustavo Moreira" w:date="2021-02-21T14:13:00Z">
              <w:rPr>
                <w:rFonts w:asciiTheme="minorHAnsi" w:eastAsiaTheme="minorEastAsia" w:hAnsiTheme="minorHAnsi" w:cstheme="minorBidi"/>
                <w:noProof/>
                <w:sz w:val="22"/>
                <w:szCs w:val="22"/>
                <w:lang w:val="pt-PT" w:eastAsia="pt-PT"/>
              </w:rPr>
            </w:rPrChange>
          </w:rPr>
          <w:tab/>
        </w:r>
        <w:r>
          <w:rPr>
            <w:noProof/>
          </w:rPr>
          <w:t>Idea Generation and Enrichment</w:t>
        </w:r>
        <w:r>
          <w:rPr>
            <w:noProof/>
          </w:rPr>
          <w:tab/>
        </w:r>
        <w:r>
          <w:rPr>
            <w:noProof/>
          </w:rPr>
          <w:fldChar w:fldCharType="begin"/>
        </w:r>
        <w:r>
          <w:rPr>
            <w:noProof/>
          </w:rPr>
          <w:instrText xml:space="preserve"> PAGEREF _Toc64809216 \h </w:instrText>
        </w:r>
      </w:ins>
      <w:r>
        <w:rPr>
          <w:noProof/>
        </w:rPr>
      </w:r>
      <w:r>
        <w:rPr>
          <w:noProof/>
        </w:rPr>
        <w:fldChar w:fldCharType="separate"/>
      </w:r>
      <w:ins w:id="68" w:author="Gustavo Moreira" w:date="2021-02-21T14:13:00Z">
        <w:r>
          <w:rPr>
            <w:noProof/>
          </w:rPr>
          <w:t>9</w:t>
        </w:r>
        <w:r>
          <w:rPr>
            <w:noProof/>
          </w:rPr>
          <w:fldChar w:fldCharType="end"/>
        </w:r>
      </w:ins>
    </w:p>
    <w:p w14:paraId="79A4D7B7" w14:textId="72EDD4F0" w:rsidR="00F217F9" w:rsidRPr="00F217F9" w:rsidRDefault="00F217F9">
      <w:pPr>
        <w:pStyle w:val="Sumrio2"/>
        <w:rPr>
          <w:ins w:id="69" w:author="Gustavo Moreira" w:date="2021-02-21T14:13:00Z"/>
          <w:rFonts w:asciiTheme="minorHAnsi" w:eastAsiaTheme="minorEastAsia" w:hAnsiTheme="minorHAnsi" w:cstheme="minorBidi"/>
          <w:noProof/>
          <w:sz w:val="22"/>
          <w:szCs w:val="22"/>
          <w:lang w:val="en-US" w:eastAsia="pt-PT"/>
          <w:rPrChange w:id="70" w:author="Gustavo Moreira" w:date="2021-02-21T14:13:00Z">
            <w:rPr>
              <w:ins w:id="71" w:author="Gustavo Moreira" w:date="2021-02-21T14:13:00Z"/>
              <w:rFonts w:asciiTheme="minorHAnsi" w:eastAsiaTheme="minorEastAsia" w:hAnsiTheme="minorHAnsi" w:cstheme="minorBidi"/>
              <w:noProof/>
              <w:sz w:val="22"/>
              <w:szCs w:val="22"/>
              <w:lang w:val="pt-PT" w:eastAsia="pt-PT"/>
            </w:rPr>
          </w:rPrChange>
        </w:rPr>
      </w:pPr>
      <w:ins w:id="72" w:author="Gustavo Moreira" w:date="2021-02-21T14:13:00Z">
        <w:r>
          <w:rPr>
            <w:noProof/>
          </w:rPr>
          <w:t>2.5</w:t>
        </w:r>
        <w:r w:rsidRPr="00F217F9">
          <w:rPr>
            <w:rFonts w:asciiTheme="minorHAnsi" w:eastAsiaTheme="minorEastAsia" w:hAnsiTheme="minorHAnsi" w:cstheme="minorBidi"/>
            <w:noProof/>
            <w:sz w:val="22"/>
            <w:szCs w:val="22"/>
            <w:lang w:val="en-US" w:eastAsia="pt-PT"/>
            <w:rPrChange w:id="73" w:author="Gustavo Moreira" w:date="2021-02-21T14:13:00Z">
              <w:rPr>
                <w:rFonts w:asciiTheme="minorHAnsi" w:eastAsiaTheme="minorEastAsia" w:hAnsiTheme="minorHAnsi" w:cstheme="minorBidi"/>
                <w:noProof/>
                <w:sz w:val="22"/>
                <w:szCs w:val="22"/>
                <w:lang w:val="pt-PT" w:eastAsia="pt-PT"/>
              </w:rPr>
            </w:rPrChange>
          </w:rPr>
          <w:tab/>
        </w:r>
        <w:r>
          <w:rPr>
            <w:noProof/>
          </w:rPr>
          <w:t>Idea Selection</w:t>
        </w:r>
        <w:r>
          <w:rPr>
            <w:noProof/>
          </w:rPr>
          <w:tab/>
        </w:r>
        <w:r>
          <w:rPr>
            <w:noProof/>
          </w:rPr>
          <w:fldChar w:fldCharType="begin"/>
        </w:r>
        <w:r>
          <w:rPr>
            <w:noProof/>
          </w:rPr>
          <w:instrText xml:space="preserve"> PAGEREF _Toc64809217 \h </w:instrText>
        </w:r>
      </w:ins>
      <w:r>
        <w:rPr>
          <w:noProof/>
        </w:rPr>
      </w:r>
      <w:r>
        <w:rPr>
          <w:noProof/>
        </w:rPr>
        <w:fldChar w:fldCharType="separate"/>
      </w:r>
      <w:ins w:id="74" w:author="Gustavo Moreira" w:date="2021-02-21T14:13:00Z">
        <w:r>
          <w:rPr>
            <w:noProof/>
          </w:rPr>
          <w:t>10</w:t>
        </w:r>
        <w:r>
          <w:rPr>
            <w:noProof/>
          </w:rPr>
          <w:fldChar w:fldCharType="end"/>
        </w:r>
      </w:ins>
    </w:p>
    <w:p w14:paraId="43F486A2" w14:textId="748FC52A" w:rsidR="00F217F9" w:rsidRPr="00F217F9" w:rsidRDefault="00F217F9">
      <w:pPr>
        <w:pStyle w:val="Sumrio3"/>
        <w:rPr>
          <w:ins w:id="75" w:author="Gustavo Moreira" w:date="2021-02-21T14:13:00Z"/>
          <w:rFonts w:asciiTheme="minorHAnsi" w:eastAsiaTheme="minorEastAsia" w:hAnsiTheme="minorHAnsi" w:cstheme="minorBidi"/>
          <w:noProof/>
          <w:sz w:val="22"/>
          <w:szCs w:val="22"/>
          <w:lang w:val="en-US" w:eastAsia="pt-PT"/>
          <w:rPrChange w:id="76" w:author="Gustavo Moreira" w:date="2021-02-21T14:13:00Z">
            <w:rPr>
              <w:ins w:id="77" w:author="Gustavo Moreira" w:date="2021-02-21T14:13:00Z"/>
              <w:rFonts w:asciiTheme="minorHAnsi" w:eastAsiaTheme="minorEastAsia" w:hAnsiTheme="minorHAnsi" w:cstheme="minorBidi"/>
              <w:noProof/>
              <w:sz w:val="22"/>
              <w:szCs w:val="22"/>
              <w:lang w:val="pt-PT" w:eastAsia="pt-PT"/>
            </w:rPr>
          </w:rPrChange>
        </w:rPr>
      </w:pPr>
      <w:ins w:id="78" w:author="Gustavo Moreira" w:date="2021-02-21T14:13:00Z">
        <w:r w:rsidRPr="00F217F9">
          <w:rPr>
            <w:noProof/>
            <w:lang w:val="en-US"/>
            <w:rPrChange w:id="79" w:author="Gustavo Moreira" w:date="2021-02-21T14:13:00Z">
              <w:rPr>
                <w:noProof/>
                <w:lang w:val="pt-PT"/>
              </w:rPr>
            </w:rPrChange>
          </w:rPr>
          <w:t>2.5.1</w:t>
        </w:r>
        <w:r w:rsidRPr="00F217F9">
          <w:rPr>
            <w:rFonts w:asciiTheme="minorHAnsi" w:eastAsiaTheme="minorEastAsia" w:hAnsiTheme="minorHAnsi" w:cstheme="minorBidi"/>
            <w:noProof/>
            <w:sz w:val="22"/>
            <w:szCs w:val="22"/>
            <w:lang w:val="en-US" w:eastAsia="pt-PT"/>
            <w:rPrChange w:id="80" w:author="Gustavo Moreira" w:date="2021-02-21T14:13:00Z">
              <w:rPr>
                <w:rFonts w:asciiTheme="minorHAnsi" w:eastAsiaTheme="minorEastAsia" w:hAnsiTheme="minorHAnsi" w:cstheme="minorBidi"/>
                <w:noProof/>
                <w:sz w:val="22"/>
                <w:szCs w:val="22"/>
                <w:lang w:val="pt-PT" w:eastAsia="pt-PT"/>
              </w:rPr>
            </w:rPrChange>
          </w:rPr>
          <w:tab/>
        </w:r>
        <w:r w:rsidRPr="00F217F9">
          <w:rPr>
            <w:noProof/>
            <w:lang w:val="en-US"/>
            <w:rPrChange w:id="81" w:author="Gustavo Moreira" w:date="2021-02-21T14:13:00Z">
              <w:rPr>
                <w:noProof/>
                <w:lang w:val="pt-PT"/>
              </w:rPr>
            </w:rPrChange>
          </w:rPr>
          <w:t>Analytic Hierarchy Process (AHP)</w:t>
        </w:r>
        <w:r>
          <w:rPr>
            <w:noProof/>
          </w:rPr>
          <w:tab/>
        </w:r>
        <w:r>
          <w:rPr>
            <w:noProof/>
          </w:rPr>
          <w:fldChar w:fldCharType="begin"/>
        </w:r>
        <w:r>
          <w:rPr>
            <w:noProof/>
          </w:rPr>
          <w:instrText xml:space="preserve"> PAGEREF _Toc64809218 \h </w:instrText>
        </w:r>
      </w:ins>
      <w:r>
        <w:rPr>
          <w:noProof/>
        </w:rPr>
      </w:r>
      <w:r>
        <w:rPr>
          <w:noProof/>
        </w:rPr>
        <w:fldChar w:fldCharType="separate"/>
      </w:r>
      <w:ins w:id="82" w:author="Gustavo Moreira" w:date="2021-02-21T14:13:00Z">
        <w:r>
          <w:rPr>
            <w:noProof/>
          </w:rPr>
          <w:t>10</w:t>
        </w:r>
        <w:r>
          <w:rPr>
            <w:noProof/>
          </w:rPr>
          <w:fldChar w:fldCharType="end"/>
        </w:r>
      </w:ins>
    </w:p>
    <w:p w14:paraId="16DDD822" w14:textId="7D7274E2" w:rsidR="00F217F9" w:rsidRDefault="00F217F9">
      <w:pPr>
        <w:pStyle w:val="Sumrio2"/>
        <w:rPr>
          <w:ins w:id="83" w:author="Gustavo Moreira" w:date="2021-02-21T14:13:00Z"/>
          <w:rFonts w:asciiTheme="minorHAnsi" w:eastAsiaTheme="minorEastAsia" w:hAnsiTheme="minorHAnsi" w:cstheme="minorBidi"/>
          <w:noProof/>
          <w:sz w:val="22"/>
          <w:szCs w:val="22"/>
          <w:lang w:val="pt-PT" w:eastAsia="pt-PT"/>
        </w:rPr>
      </w:pPr>
      <w:ins w:id="84" w:author="Gustavo Moreira" w:date="2021-02-21T14:13:00Z">
        <w:r w:rsidRPr="00F217F9">
          <w:rPr>
            <w:noProof/>
            <w:lang w:val="pt-PT"/>
            <w:rPrChange w:id="85" w:author="Gustavo Moreira" w:date="2021-02-21T14:13:00Z">
              <w:rPr>
                <w:noProof/>
              </w:rPr>
            </w:rPrChange>
          </w:rPr>
          <w:t>2.6</w:t>
        </w:r>
        <w:r>
          <w:rPr>
            <w:rFonts w:asciiTheme="minorHAnsi" w:eastAsiaTheme="minorEastAsia" w:hAnsiTheme="minorHAnsi" w:cstheme="minorBidi"/>
            <w:noProof/>
            <w:sz w:val="22"/>
            <w:szCs w:val="22"/>
            <w:lang w:val="pt-PT" w:eastAsia="pt-PT"/>
          </w:rPr>
          <w:tab/>
        </w:r>
        <w:r w:rsidRPr="00F217F9">
          <w:rPr>
            <w:noProof/>
            <w:lang w:val="pt-PT"/>
            <w:rPrChange w:id="86" w:author="Gustavo Moreira" w:date="2021-02-21T14:13:00Z">
              <w:rPr>
                <w:noProof/>
              </w:rPr>
            </w:rPrChange>
          </w:rPr>
          <w:t>Concept Definition</w:t>
        </w:r>
        <w:r w:rsidRPr="00F217F9">
          <w:rPr>
            <w:noProof/>
            <w:lang w:val="pt-PT"/>
            <w:rPrChange w:id="87" w:author="Gustavo Moreira" w:date="2021-02-21T14:13:00Z">
              <w:rPr>
                <w:noProof/>
              </w:rPr>
            </w:rPrChange>
          </w:rPr>
          <w:tab/>
        </w:r>
        <w:r>
          <w:rPr>
            <w:noProof/>
          </w:rPr>
          <w:fldChar w:fldCharType="begin"/>
        </w:r>
        <w:r w:rsidRPr="00F217F9">
          <w:rPr>
            <w:noProof/>
            <w:lang w:val="pt-PT"/>
            <w:rPrChange w:id="88" w:author="Gustavo Moreira" w:date="2021-02-21T14:13:00Z">
              <w:rPr>
                <w:noProof/>
              </w:rPr>
            </w:rPrChange>
          </w:rPr>
          <w:instrText xml:space="preserve"> PAGEREF _Toc64809219 \h </w:instrText>
        </w:r>
      </w:ins>
      <w:r>
        <w:rPr>
          <w:noProof/>
        </w:rPr>
      </w:r>
      <w:r>
        <w:rPr>
          <w:noProof/>
        </w:rPr>
        <w:fldChar w:fldCharType="separate"/>
      </w:r>
      <w:ins w:id="89" w:author="Gustavo Moreira" w:date="2021-02-21T14:13:00Z">
        <w:r w:rsidRPr="00F217F9">
          <w:rPr>
            <w:noProof/>
            <w:lang w:val="pt-PT"/>
            <w:rPrChange w:id="90" w:author="Gustavo Moreira" w:date="2021-02-21T14:13:00Z">
              <w:rPr>
                <w:noProof/>
              </w:rPr>
            </w:rPrChange>
          </w:rPr>
          <w:t>14</w:t>
        </w:r>
        <w:r>
          <w:rPr>
            <w:noProof/>
          </w:rPr>
          <w:fldChar w:fldCharType="end"/>
        </w:r>
      </w:ins>
    </w:p>
    <w:p w14:paraId="57B95DAD" w14:textId="0838703E" w:rsidR="00F217F9" w:rsidRDefault="00F217F9">
      <w:pPr>
        <w:pStyle w:val="Sumrio3"/>
        <w:rPr>
          <w:ins w:id="91" w:author="Gustavo Moreira" w:date="2021-02-21T14:13:00Z"/>
          <w:rFonts w:asciiTheme="minorHAnsi" w:eastAsiaTheme="minorEastAsia" w:hAnsiTheme="minorHAnsi" w:cstheme="minorBidi"/>
          <w:noProof/>
          <w:sz w:val="22"/>
          <w:szCs w:val="22"/>
          <w:lang w:val="pt-PT" w:eastAsia="pt-PT"/>
        </w:rPr>
      </w:pPr>
      <w:ins w:id="92" w:author="Gustavo Moreira" w:date="2021-02-21T14:13:00Z">
        <w:r w:rsidRPr="00493EC1">
          <w:rPr>
            <w:noProof/>
            <w:lang w:val="pt-PT"/>
          </w:rPr>
          <w:t>2.6.1</w:t>
        </w:r>
        <w:r>
          <w:rPr>
            <w:rFonts w:asciiTheme="minorHAnsi" w:eastAsiaTheme="minorEastAsia" w:hAnsiTheme="minorHAnsi" w:cstheme="minorBidi"/>
            <w:noProof/>
            <w:sz w:val="22"/>
            <w:szCs w:val="22"/>
            <w:lang w:val="pt-PT" w:eastAsia="pt-PT"/>
          </w:rPr>
          <w:tab/>
        </w:r>
        <w:r w:rsidRPr="00493EC1">
          <w:rPr>
            <w:noProof/>
            <w:lang w:val="pt-PT"/>
          </w:rPr>
          <w:t>Value proposition</w:t>
        </w:r>
        <w:r w:rsidRPr="00F217F9">
          <w:rPr>
            <w:noProof/>
            <w:lang w:val="pt-PT"/>
            <w:rPrChange w:id="93" w:author="Gustavo Moreira" w:date="2021-02-21T14:13:00Z">
              <w:rPr>
                <w:noProof/>
              </w:rPr>
            </w:rPrChange>
          </w:rPr>
          <w:tab/>
        </w:r>
        <w:r>
          <w:rPr>
            <w:noProof/>
          </w:rPr>
          <w:fldChar w:fldCharType="begin"/>
        </w:r>
        <w:r w:rsidRPr="00F217F9">
          <w:rPr>
            <w:noProof/>
            <w:lang w:val="pt-PT"/>
            <w:rPrChange w:id="94" w:author="Gustavo Moreira" w:date="2021-02-21T14:13:00Z">
              <w:rPr>
                <w:noProof/>
              </w:rPr>
            </w:rPrChange>
          </w:rPr>
          <w:instrText xml:space="preserve"> PAGEREF _Toc64809220 \h </w:instrText>
        </w:r>
      </w:ins>
      <w:r>
        <w:rPr>
          <w:noProof/>
        </w:rPr>
      </w:r>
      <w:r>
        <w:rPr>
          <w:noProof/>
        </w:rPr>
        <w:fldChar w:fldCharType="separate"/>
      </w:r>
      <w:ins w:id="95" w:author="Gustavo Moreira" w:date="2021-02-21T14:13:00Z">
        <w:r w:rsidRPr="00F217F9">
          <w:rPr>
            <w:noProof/>
            <w:lang w:val="pt-PT"/>
            <w:rPrChange w:id="96" w:author="Gustavo Moreira" w:date="2021-02-21T14:13:00Z">
              <w:rPr>
                <w:noProof/>
              </w:rPr>
            </w:rPrChange>
          </w:rPr>
          <w:t>14</w:t>
        </w:r>
        <w:r>
          <w:rPr>
            <w:noProof/>
          </w:rPr>
          <w:fldChar w:fldCharType="end"/>
        </w:r>
      </w:ins>
    </w:p>
    <w:p w14:paraId="7D4BA111" w14:textId="46043905" w:rsidR="00F217F9" w:rsidRDefault="00F217F9">
      <w:pPr>
        <w:pStyle w:val="Sumrio2"/>
        <w:rPr>
          <w:ins w:id="97" w:author="Gustavo Moreira" w:date="2021-02-21T14:13:00Z"/>
          <w:rFonts w:asciiTheme="minorHAnsi" w:eastAsiaTheme="minorEastAsia" w:hAnsiTheme="minorHAnsi" w:cstheme="minorBidi"/>
          <w:noProof/>
          <w:sz w:val="22"/>
          <w:szCs w:val="22"/>
          <w:lang w:val="pt-PT" w:eastAsia="pt-PT"/>
        </w:rPr>
      </w:pPr>
      <w:ins w:id="98" w:author="Gustavo Moreira" w:date="2021-02-21T14:13:00Z">
        <w:r>
          <w:rPr>
            <w:rFonts w:asciiTheme="minorHAnsi" w:eastAsiaTheme="minorEastAsia" w:hAnsiTheme="minorHAnsi" w:cstheme="minorBidi"/>
            <w:noProof/>
            <w:sz w:val="22"/>
            <w:szCs w:val="22"/>
            <w:lang w:val="pt-PT" w:eastAsia="pt-PT"/>
          </w:rPr>
          <w:tab/>
        </w:r>
        <w:r w:rsidRPr="00493EC1">
          <w:rPr>
            <w:noProof/>
            <w:lang w:val="pt-PT"/>
          </w:rPr>
          <w:t>Inserir página em branco apenas se necessário de modo a que o próximo capítulo comece numa página à direita</w:t>
        </w:r>
        <w:r w:rsidRPr="00F217F9">
          <w:rPr>
            <w:noProof/>
            <w:lang w:val="pt-PT"/>
            <w:rPrChange w:id="99" w:author="Gustavo Moreira" w:date="2021-02-21T14:13:00Z">
              <w:rPr>
                <w:noProof/>
              </w:rPr>
            </w:rPrChange>
          </w:rPr>
          <w:tab/>
        </w:r>
        <w:r>
          <w:rPr>
            <w:noProof/>
          </w:rPr>
          <w:fldChar w:fldCharType="begin"/>
        </w:r>
        <w:r w:rsidRPr="00F217F9">
          <w:rPr>
            <w:noProof/>
            <w:lang w:val="pt-PT"/>
            <w:rPrChange w:id="100" w:author="Gustavo Moreira" w:date="2021-02-21T14:13:00Z">
              <w:rPr>
                <w:noProof/>
              </w:rPr>
            </w:rPrChange>
          </w:rPr>
          <w:instrText xml:space="preserve"> PAGEREF _Toc64809221 \h </w:instrText>
        </w:r>
      </w:ins>
      <w:r>
        <w:rPr>
          <w:noProof/>
        </w:rPr>
      </w:r>
      <w:r>
        <w:rPr>
          <w:noProof/>
        </w:rPr>
        <w:fldChar w:fldCharType="separate"/>
      </w:r>
      <w:ins w:id="101" w:author="Gustavo Moreira" w:date="2021-02-21T14:13:00Z">
        <w:r w:rsidRPr="00F217F9">
          <w:rPr>
            <w:noProof/>
            <w:lang w:val="pt-PT"/>
            <w:rPrChange w:id="102" w:author="Gustavo Moreira" w:date="2021-02-21T14:13:00Z">
              <w:rPr>
                <w:noProof/>
              </w:rPr>
            </w:rPrChange>
          </w:rPr>
          <w:t>17</w:t>
        </w:r>
        <w:r>
          <w:rPr>
            <w:noProof/>
          </w:rPr>
          <w:fldChar w:fldCharType="end"/>
        </w:r>
      </w:ins>
    </w:p>
    <w:p w14:paraId="596F069B" w14:textId="673A3762" w:rsidR="00F217F9" w:rsidRPr="00F217F9" w:rsidRDefault="00F217F9">
      <w:pPr>
        <w:pStyle w:val="Sumrio2"/>
        <w:rPr>
          <w:ins w:id="103" w:author="Gustavo Moreira" w:date="2021-02-21T14:13:00Z"/>
          <w:rFonts w:asciiTheme="minorHAnsi" w:eastAsiaTheme="minorEastAsia" w:hAnsiTheme="minorHAnsi" w:cstheme="minorBidi"/>
          <w:noProof/>
          <w:sz w:val="22"/>
          <w:szCs w:val="22"/>
          <w:lang w:val="en-US" w:eastAsia="pt-PT"/>
          <w:rPrChange w:id="104" w:author="Gustavo Moreira" w:date="2021-02-21T14:13:00Z">
            <w:rPr>
              <w:ins w:id="105" w:author="Gustavo Moreira" w:date="2021-02-21T14:13:00Z"/>
              <w:rFonts w:asciiTheme="minorHAnsi" w:eastAsiaTheme="minorEastAsia" w:hAnsiTheme="minorHAnsi" w:cstheme="minorBidi"/>
              <w:noProof/>
              <w:sz w:val="22"/>
              <w:szCs w:val="22"/>
              <w:lang w:val="pt-PT" w:eastAsia="pt-PT"/>
            </w:rPr>
          </w:rPrChange>
        </w:rPr>
      </w:pPr>
      <w:ins w:id="106" w:author="Gustavo Moreira" w:date="2021-02-21T14:13:00Z">
        <w:r w:rsidRPr="00F217F9">
          <w:rPr>
            <w:noProof/>
            <w:lang w:val="en-US"/>
            <w:rPrChange w:id="107" w:author="Gustavo Moreira" w:date="2021-02-21T14:13:00Z">
              <w:rPr>
                <w:noProof/>
                <w:lang w:val="pt-PT"/>
              </w:rPr>
            </w:rPrChange>
          </w:rPr>
          <w:t>2.7</w:t>
        </w:r>
        <w:r>
          <w:rPr>
            <w:noProof/>
          </w:rPr>
          <w:tab/>
        </w:r>
        <w:r>
          <w:rPr>
            <w:noProof/>
          </w:rPr>
          <w:fldChar w:fldCharType="begin"/>
        </w:r>
        <w:r>
          <w:rPr>
            <w:noProof/>
          </w:rPr>
          <w:instrText xml:space="preserve"> PAGEREF _Toc64809222 \h </w:instrText>
        </w:r>
      </w:ins>
      <w:r>
        <w:rPr>
          <w:noProof/>
        </w:rPr>
      </w:r>
      <w:r>
        <w:rPr>
          <w:noProof/>
        </w:rPr>
        <w:fldChar w:fldCharType="separate"/>
      </w:r>
      <w:ins w:id="108" w:author="Gustavo Moreira" w:date="2021-02-21T14:13:00Z">
        <w:r>
          <w:rPr>
            <w:noProof/>
          </w:rPr>
          <w:t>17</w:t>
        </w:r>
        <w:r>
          <w:rPr>
            <w:noProof/>
          </w:rPr>
          <w:fldChar w:fldCharType="end"/>
        </w:r>
      </w:ins>
    </w:p>
    <w:p w14:paraId="135D44D9" w14:textId="70F4CC9C" w:rsidR="00F217F9" w:rsidRPr="00F217F9" w:rsidRDefault="00F217F9">
      <w:pPr>
        <w:pStyle w:val="Sumrio1"/>
        <w:tabs>
          <w:tab w:val="left" w:pos="539"/>
        </w:tabs>
        <w:rPr>
          <w:ins w:id="109" w:author="Gustavo Moreira" w:date="2021-02-21T14:13:00Z"/>
          <w:rFonts w:asciiTheme="minorHAnsi" w:eastAsiaTheme="minorEastAsia" w:hAnsiTheme="minorHAnsi" w:cstheme="minorBidi"/>
          <w:b w:val="0"/>
          <w:szCs w:val="22"/>
          <w:lang w:val="en-US" w:eastAsia="pt-PT"/>
          <w:rPrChange w:id="110" w:author="Gustavo Moreira" w:date="2021-02-21T14:13:00Z">
            <w:rPr>
              <w:ins w:id="111" w:author="Gustavo Moreira" w:date="2021-02-21T14:13:00Z"/>
              <w:rFonts w:asciiTheme="minorHAnsi" w:eastAsiaTheme="minorEastAsia" w:hAnsiTheme="minorHAnsi" w:cstheme="minorBidi"/>
              <w:b w:val="0"/>
              <w:szCs w:val="22"/>
              <w:lang w:val="pt-PT" w:eastAsia="pt-PT"/>
            </w:rPr>
          </w:rPrChange>
        </w:rPr>
      </w:pPr>
      <w:ins w:id="112" w:author="Gustavo Moreira" w:date="2021-02-21T14:13:00Z">
        <w:r>
          <w:t>3</w:t>
        </w:r>
        <w:r w:rsidRPr="00F217F9">
          <w:rPr>
            <w:rFonts w:asciiTheme="minorHAnsi" w:eastAsiaTheme="minorEastAsia" w:hAnsiTheme="minorHAnsi" w:cstheme="minorBidi"/>
            <w:b w:val="0"/>
            <w:szCs w:val="22"/>
            <w:lang w:val="en-US" w:eastAsia="pt-PT"/>
            <w:rPrChange w:id="113" w:author="Gustavo Moreira" w:date="2021-02-21T14:13:00Z">
              <w:rPr>
                <w:rFonts w:asciiTheme="minorHAnsi" w:eastAsiaTheme="minorEastAsia" w:hAnsiTheme="minorHAnsi" w:cstheme="minorBidi"/>
                <w:b w:val="0"/>
                <w:szCs w:val="22"/>
                <w:lang w:val="pt-PT" w:eastAsia="pt-PT"/>
              </w:rPr>
            </w:rPrChange>
          </w:rPr>
          <w:tab/>
        </w:r>
        <w:r>
          <w:t>Background</w:t>
        </w:r>
        <w:r>
          <w:tab/>
        </w:r>
        <w:r>
          <w:fldChar w:fldCharType="begin"/>
        </w:r>
        <w:r>
          <w:instrText xml:space="preserve"> PAGEREF _Toc64809223 \h </w:instrText>
        </w:r>
      </w:ins>
      <w:r>
        <w:fldChar w:fldCharType="separate"/>
      </w:r>
      <w:ins w:id="114" w:author="Gustavo Moreira" w:date="2021-02-21T14:13:00Z">
        <w:r>
          <w:t>17</w:t>
        </w:r>
        <w:r>
          <w:fldChar w:fldCharType="end"/>
        </w:r>
      </w:ins>
    </w:p>
    <w:p w14:paraId="7C26F8D1" w14:textId="585AE9C4" w:rsidR="00F217F9" w:rsidRPr="00F217F9" w:rsidRDefault="00F217F9">
      <w:pPr>
        <w:pStyle w:val="Sumrio2"/>
        <w:rPr>
          <w:ins w:id="115" w:author="Gustavo Moreira" w:date="2021-02-21T14:13:00Z"/>
          <w:rFonts w:asciiTheme="minorHAnsi" w:eastAsiaTheme="minorEastAsia" w:hAnsiTheme="minorHAnsi" w:cstheme="minorBidi"/>
          <w:noProof/>
          <w:sz w:val="22"/>
          <w:szCs w:val="22"/>
          <w:lang w:val="en-US" w:eastAsia="pt-PT"/>
          <w:rPrChange w:id="116" w:author="Gustavo Moreira" w:date="2021-02-21T14:13:00Z">
            <w:rPr>
              <w:ins w:id="117" w:author="Gustavo Moreira" w:date="2021-02-21T14:13:00Z"/>
              <w:rFonts w:asciiTheme="minorHAnsi" w:eastAsiaTheme="minorEastAsia" w:hAnsiTheme="minorHAnsi" w:cstheme="minorBidi"/>
              <w:noProof/>
              <w:sz w:val="22"/>
              <w:szCs w:val="22"/>
              <w:lang w:val="pt-PT" w:eastAsia="pt-PT"/>
            </w:rPr>
          </w:rPrChange>
        </w:rPr>
      </w:pPr>
      <w:ins w:id="118" w:author="Gustavo Moreira" w:date="2021-02-21T14:13:00Z">
        <w:r>
          <w:rPr>
            <w:noProof/>
          </w:rPr>
          <w:t>3.1</w:t>
        </w:r>
        <w:r w:rsidRPr="00F217F9">
          <w:rPr>
            <w:rFonts w:asciiTheme="minorHAnsi" w:eastAsiaTheme="minorEastAsia" w:hAnsiTheme="minorHAnsi" w:cstheme="minorBidi"/>
            <w:noProof/>
            <w:sz w:val="22"/>
            <w:szCs w:val="22"/>
            <w:lang w:val="en-US" w:eastAsia="pt-PT"/>
            <w:rPrChange w:id="119" w:author="Gustavo Moreira" w:date="2021-02-21T14:13:00Z">
              <w:rPr>
                <w:rFonts w:asciiTheme="minorHAnsi" w:eastAsiaTheme="minorEastAsia" w:hAnsiTheme="minorHAnsi" w:cstheme="minorBidi"/>
                <w:noProof/>
                <w:sz w:val="22"/>
                <w:szCs w:val="22"/>
                <w:lang w:val="pt-PT" w:eastAsia="pt-PT"/>
              </w:rPr>
            </w:rPrChange>
          </w:rPr>
          <w:tab/>
        </w:r>
        <w:r>
          <w:rPr>
            <w:noProof/>
          </w:rPr>
          <w:t>Artificial Intelligence</w:t>
        </w:r>
        <w:r>
          <w:rPr>
            <w:noProof/>
          </w:rPr>
          <w:tab/>
        </w:r>
        <w:r>
          <w:rPr>
            <w:noProof/>
          </w:rPr>
          <w:fldChar w:fldCharType="begin"/>
        </w:r>
        <w:r>
          <w:rPr>
            <w:noProof/>
          </w:rPr>
          <w:instrText xml:space="preserve"> PAGEREF _Toc64809224 \h </w:instrText>
        </w:r>
      </w:ins>
      <w:r>
        <w:rPr>
          <w:noProof/>
        </w:rPr>
      </w:r>
      <w:r>
        <w:rPr>
          <w:noProof/>
        </w:rPr>
        <w:fldChar w:fldCharType="separate"/>
      </w:r>
      <w:ins w:id="120" w:author="Gustavo Moreira" w:date="2021-02-21T14:13:00Z">
        <w:r>
          <w:rPr>
            <w:noProof/>
          </w:rPr>
          <w:t>18</w:t>
        </w:r>
        <w:r>
          <w:rPr>
            <w:noProof/>
          </w:rPr>
          <w:fldChar w:fldCharType="end"/>
        </w:r>
      </w:ins>
    </w:p>
    <w:p w14:paraId="7E246EC5" w14:textId="3F9CD3F3" w:rsidR="00F217F9" w:rsidRPr="00F217F9" w:rsidRDefault="00F217F9">
      <w:pPr>
        <w:pStyle w:val="Sumrio2"/>
        <w:rPr>
          <w:ins w:id="121" w:author="Gustavo Moreira" w:date="2021-02-21T14:13:00Z"/>
          <w:rFonts w:asciiTheme="minorHAnsi" w:eastAsiaTheme="minorEastAsia" w:hAnsiTheme="minorHAnsi" w:cstheme="minorBidi"/>
          <w:noProof/>
          <w:sz w:val="22"/>
          <w:szCs w:val="22"/>
          <w:lang w:val="en-US" w:eastAsia="pt-PT"/>
          <w:rPrChange w:id="122" w:author="Gustavo Moreira" w:date="2021-02-21T14:13:00Z">
            <w:rPr>
              <w:ins w:id="123" w:author="Gustavo Moreira" w:date="2021-02-21T14:13:00Z"/>
              <w:rFonts w:asciiTheme="minorHAnsi" w:eastAsiaTheme="minorEastAsia" w:hAnsiTheme="minorHAnsi" w:cstheme="minorBidi"/>
              <w:noProof/>
              <w:sz w:val="22"/>
              <w:szCs w:val="22"/>
              <w:lang w:val="pt-PT" w:eastAsia="pt-PT"/>
            </w:rPr>
          </w:rPrChange>
        </w:rPr>
      </w:pPr>
      <w:ins w:id="124" w:author="Gustavo Moreira" w:date="2021-02-21T14:13:00Z">
        <w:r>
          <w:rPr>
            <w:noProof/>
          </w:rPr>
          <w:t>3.2</w:t>
        </w:r>
        <w:r w:rsidRPr="00F217F9">
          <w:rPr>
            <w:rFonts w:asciiTheme="minorHAnsi" w:eastAsiaTheme="minorEastAsia" w:hAnsiTheme="minorHAnsi" w:cstheme="minorBidi"/>
            <w:noProof/>
            <w:sz w:val="22"/>
            <w:szCs w:val="22"/>
            <w:lang w:val="en-US" w:eastAsia="pt-PT"/>
            <w:rPrChange w:id="125" w:author="Gustavo Moreira" w:date="2021-02-21T14:13:00Z">
              <w:rPr>
                <w:rFonts w:asciiTheme="minorHAnsi" w:eastAsiaTheme="minorEastAsia" w:hAnsiTheme="minorHAnsi" w:cstheme="minorBidi"/>
                <w:noProof/>
                <w:sz w:val="22"/>
                <w:szCs w:val="22"/>
                <w:lang w:val="pt-PT" w:eastAsia="pt-PT"/>
              </w:rPr>
            </w:rPrChange>
          </w:rPr>
          <w:tab/>
        </w:r>
        <w:r>
          <w:rPr>
            <w:noProof/>
          </w:rPr>
          <w:t>Machine Learning</w:t>
        </w:r>
        <w:r>
          <w:rPr>
            <w:noProof/>
          </w:rPr>
          <w:tab/>
        </w:r>
        <w:r>
          <w:rPr>
            <w:noProof/>
          </w:rPr>
          <w:fldChar w:fldCharType="begin"/>
        </w:r>
        <w:r>
          <w:rPr>
            <w:noProof/>
          </w:rPr>
          <w:instrText xml:space="preserve"> PAGEREF _Toc64809225 \h </w:instrText>
        </w:r>
      </w:ins>
      <w:r>
        <w:rPr>
          <w:noProof/>
        </w:rPr>
      </w:r>
      <w:r>
        <w:rPr>
          <w:noProof/>
        </w:rPr>
        <w:fldChar w:fldCharType="separate"/>
      </w:r>
      <w:ins w:id="126" w:author="Gustavo Moreira" w:date="2021-02-21T14:13:00Z">
        <w:r>
          <w:rPr>
            <w:noProof/>
          </w:rPr>
          <w:t>20</w:t>
        </w:r>
        <w:r>
          <w:rPr>
            <w:noProof/>
          </w:rPr>
          <w:fldChar w:fldCharType="end"/>
        </w:r>
      </w:ins>
    </w:p>
    <w:p w14:paraId="56BA7DB7" w14:textId="18F947A7" w:rsidR="00F217F9" w:rsidRPr="00F217F9" w:rsidRDefault="00F217F9">
      <w:pPr>
        <w:pStyle w:val="Sumrio3"/>
        <w:rPr>
          <w:ins w:id="127" w:author="Gustavo Moreira" w:date="2021-02-21T14:13:00Z"/>
          <w:rFonts w:asciiTheme="minorHAnsi" w:eastAsiaTheme="minorEastAsia" w:hAnsiTheme="minorHAnsi" w:cstheme="minorBidi"/>
          <w:noProof/>
          <w:sz w:val="22"/>
          <w:szCs w:val="22"/>
          <w:lang w:val="en-US" w:eastAsia="pt-PT"/>
          <w:rPrChange w:id="128" w:author="Gustavo Moreira" w:date="2021-02-21T14:13:00Z">
            <w:rPr>
              <w:ins w:id="129" w:author="Gustavo Moreira" w:date="2021-02-21T14:13:00Z"/>
              <w:rFonts w:asciiTheme="minorHAnsi" w:eastAsiaTheme="minorEastAsia" w:hAnsiTheme="minorHAnsi" w:cstheme="minorBidi"/>
              <w:noProof/>
              <w:sz w:val="22"/>
              <w:szCs w:val="22"/>
              <w:lang w:val="pt-PT" w:eastAsia="pt-PT"/>
            </w:rPr>
          </w:rPrChange>
        </w:rPr>
      </w:pPr>
      <w:ins w:id="130" w:author="Gustavo Moreira" w:date="2021-02-21T14:13:00Z">
        <w:r w:rsidRPr="00F217F9">
          <w:rPr>
            <w:noProof/>
            <w:lang w:val="en-US"/>
            <w:rPrChange w:id="131" w:author="Gustavo Moreira" w:date="2021-02-21T14:13:00Z">
              <w:rPr>
                <w:noProof/>
                <w:lang w:val="pt-PT"/>
              </w:rPr>
            </w:rPrChange>
          </w:rPr>
          <w:t>3.2.1</w:t>
        </w:r>
        <w:r w:rsidRPr="00F217F9">
          <w:rPr>
            <w:rFonts w:asciiTheme="minorHAnsi" w:eastAsiaTheme="minorEastAsia" w:hAnsiTheme="minorHAnsi" w:cstheme="minorBidi"/>
            <w:noProof/>
            <w:sz w:val="22"/>
            <w:szCs w:val="22"/>
            <w:lang w:val="en-US" w:eastAsia="pt-PT"/>
            <w:rPrChange w:id="132" w:author="Gustavo Moreira" w:date="2021-02-21T14:13:00Z">
              <w:rPr>
                <w:rFonts w:asciiTheme="minorHAnsi" w:eastAsiaTheme="minorEastAsia" w:hAnsiTheme="minorHAnsi" w:cstheme="minorBidi"/>
                <w:noProof/>
                <w:sz w:val="22"/>
                <w:szCs w:val="22"/>
                <w:lang w:val="pt-PT" w:eastAsia="pt-PT"/>
              </w:rPr>
            </w:rPrChange>
          </w:rPr>
          <w:tab/>
        </w:r>
        <w:r w:rsidRPr="00F217F9">
          <w:rPr>
            <w:noProof/>
            <w:lang w:val="en-US"/>
            <w:rPrChange w:id="133" w:author="Gustavo Moreira" w:date="2021-02-21T14:13:00Z">
              <w:rPr>
                <w:noProof/>
                <w:lang w:val="pt-PT"/>
              </w:rPr>
            </w:rPrChange>
          </w:rPr>
          <w:t>Architecture</w:t>
        </w:r>
        <w:r>
          <w:rPr>
            <w:noProof/>
          </w:rPr>
          <w:tab/>
        </w:r>
        <w:r>
          <w:rPr>
            <w:noProof/>
          </w:rPr>
          <w:fldChar w:fldCharType="begin"/>
        </w:r>
        <w:r>
          <w:rPr>
            <w:noProof/>
          </w:rPr>
          <w:instrText xml:space="preserve"> PAGEREF _Toc64809226 \h </w:instrText>
        </w:r>
      </w:ins>
      <w:r>
        <w:rPr>
          <w:noProof/>
        </w:rPr>
      </w:r>
      <w:r>
        <w:rPr>
          <w:noProof/>
        </w:rPr>
        <w:fldChar w:fldCharType="separate"/>
      </w:r>
      <w:ins w:id="134" w:author="Gustavo Moreira" w:date="2021-02-21T14:13:00Z">
        <w:r>
          <w:rPr>
            <w:noProof/>
          </w:rPr>
          <w:t>20</w:t>
        </w:r>
        <w:r>
          <w:rPr>
            <w:noProof/>
          </w:rPr>
          <w:fldChar w:fldCharType="end"/>
        </w:r>
      </w:ins>
    </w:p>
    <w:p w14:paraId="4B75C2F3" w14:textId="56A1474E" w:rsidR="00F217F9" w:rsidRPr="00F217F9" w:rsidRDefault="00F217F9">
      <w:pPr>
        <w:pStyle w:val="Sumrio3"/>
        <w:rPr>
          <w:ins w:id="135" w:author="Gustavo Moreira" w:date="2021-02-21T14:13:00Z"/>
          <w:rFonts w:asciiTheme="minorHAnsi" w:eastAsiaTheme="minorEastAsia" w:hAnsiTheme="minorHAnsi" w:cstheme="minorBidi"/>
          <w:noProof/>
          <w:sz w:val="22"/>
          <w:szCs w:val="22"/>
          <w:lang w:val="en-US" w:eastAsia="pt-PT"/>
          <w:rPrChange w:id="136" w:author="Gustavo Moreira" w:date="2021-02-21T14:13:00Z">
            <w:rPr>
              <w:ins w:id="137" w:author="Gustavo Moreira" w:date="2021-02-21T14:13:00Z"/>
              <w:rFonts w:asciiTheme="minorHAnsi" w:eastAsiaTheme="minorEastAsia" w:hAnsiTheme="minorHAnsi" w:cstheme="minorBidi"/>
              <w:noProof/>
              <w:sz w:val="22"/>
              <w:szCs w:val="22"/>
              <w:lang w:val="pt-PT" w:eastAsia="pt-PT"/>
            </w:rPr>
          </w:rPrChange>
        </w:rPr>
      </w:pPr>
      <w:ins w:id="138" w:author="Gustavo Moreira" w:date="2021-02-21T14:13:00Z">
        <w:r w:rsidRPr="00493EC1">
          <w:rPr>
            <w:noProof/>
            <w:lang w:val="en-US"/>
          </w:rPr>
          <w:t>3.2.2</w:t>
        </w:r>
        <w:r w:rsidRPr="00F217F9">
          <w:rPr>
            <w:rFonts w:asciiTheme="minorHAnsi" w:eastAsiaTheme="minorEastAsia" w:hAnsiTheme="minorHAnsi" w:cstheme="minorBidi"/>
            <w:noProof/>
            <w:sz w:val="22"/>
            <w:szCs w:val="22"/>
            <w:lang w:val="en-US" w:eastAsia="pt-PT"/>
            <w:rPrChange w:id="139" w:author="Gustavo Moreira" w:date="2021-02-21T14:13:00Z">
              <w:rPr>
                <w:rFonts w:asciiTheme="minorHAnsi" w:eastAsiaTheme="minorEastAsia" w:hAnsiTheme="minorHAnsi" w:cstheme="minorBidi"/>
                <w:noProof/>
                <w:sz w:val="22"/>
                <w:szCs w:val="22"/>
                <w:lang w:val="pt-PT" w:eastAsia="pt-PT"/>
              </w:rPr>
            </w:rPrChange>
          </w:rPr>
          <w:tab/>
        </w:r>
        <w:r w:rsidRPr="00493EC1">
          <w:rPr>
            <w:noProof/>
            <w:lang w:val="en-US"/>
          </w:rPr>
          <w:t>Benefits and common use cases</w:t>
        </w:r>
        <w:r>
          <w:rPr>
            <w:noProof/>
          </w:rPr>
          <w:tab/>
        </w:r>
        <w:r>
          <w:rPr>
            <w:noProof/>
          </w:rPr>
          <w:fldChar w:fldCharType="begin"/>
        </w:r>
        <w:r>
          <w:rPr>
            <w:noProof/>
          </w:rPr>
          <w:instrText xml:space="preserve"> PAGEREF _Toc64809227 \h </w:instrText>
        </w:r>
      </w:ins>
      <w:r>
        <w:rPr>
          <w:noProof/>
        </w:rPr>
      </w:r>
      <w:r>
        <w:rPr>
          <w:noProof/>
        </w:rPr>
        <w:fldChar w:fldCharType="separate"/>
      </w:r>
      <w:ins w:id="140" w:author="Gustavo Moreira" w:date="2021-02-21T14:13:00Z">
        <w:r>
          <w:rPr>
            <w:noProof/>
          </w:rPr>
          <w:t>22</w:t>
        </w:r>
        <w:r>
          <w:rPr>
            <w:noProof/>
          </w:rPr>
          <w:fldChar w:fldCharType="end"/>
        </w:r>
      </w:ins>
    </w:p>
    <w:p w14:paraId="7FC4CC93" w14:textId="77E21E09" w:rsidR="00F217F9" w:rsidRPr="00F217F9" w:rsidRDefault="00F217F9">
      <w:pPr>
        <w:pStyle w:val="Sumrio3"/>
        <w:rPr>
          <w:ins w:id="141" w:author="Gustavo Moreira" w:date="2021-02-21T14:13:00Z"/>
          <w:rFonts w:asciiTheme="minorHAnsi" w:eastAsiaTheme="minorEastAsia" w:hAnsiTheme="minorHAnsi" w:cstheme="minorBidi"/>
          <w:noProof/>
          <w:sz w:val="22"/>
          <w:szCs w:val="22"/>
          <w:lang w:val="en-US" w:eastAsia="pt-PT"/>
          <w:rPrChange w:id="142" w:author="Gustavo Moreira" w:date="2021-02-21T14:13:00Z">
            <w:rPr>
              <w:ins w:id="143" w:author="Gustavo Moreira" w:date="2021-02-21T14:13:00Z"/>
              <w:rFonts w:asciiTheme="minorHAnsi" w:eastAsiaTheme="minorEastAsia" w:hAnsiTheme="minorHAnsi" w:cstheme="minorBidi"/>
              <w:noProof/>
              <w:sz w:val="22"/>
              <w:szCs w:val="22"/>
              <w:lang w:val="pt-PT" w:eastAsia="pt-PT"/>
            </w:rPr>
          </w:rPrChange>
        </w:rPr>
      </w:pPr>
      <w:ins w:id="144" w:author="Gustavo Moreira" w:date="2021-02-21T14:13:00Z">
        <w:r w:rsidRPr="00F217F9">
          <w:rPr>
            <w:noProof/>
            <w:lang w:val="en-US"/>
            <w:rPrChange w:id="145" w:author="Gustavo Moreira" w:date="2021-02-21T14:13:00Z">
              <w:rPr>
                <w:noProof/>
                <w:lang w:val="pt-PT"/>
              </w:rPr>
            </w:rPrChange>
          </w:rPr>
          <w:t>3.2.3</w:t>
        </w:r>
        <w:r w:rsidRPr="00F217F9">
          <w:rPr>
            <w:rFonts w:asciiTheme="minorHAnsi" w:eastAsiaTheme="minorEastAsia" w:hAnsiTheme="minorHAnsi" w:cstheme="minorBidi"/>
            <w:noProof/>
            <w:sz w:val="22"/>
            <w:szCs w:val="22"/>
            <w:lang w:val="en-US" w:eastAsia="pt-PT"/>
            <w:rPrChange w:id="146" w:author="Gustavo Moreira" w:date="2021-02-21T14:13:00Z">
              <w:rPr>
                <w:rFonts w:asciiTheme="minorHAnsi" w:eastAsiaTheme="minorEastAsia" w:hAnsiTheme="minorHAnsi" w:cstheme="minorBidi"/>
                <w:noProof/>
                <w:sz w:val="22"/>
                <w:szCs w:val="22"/>
                <w:lang w:val="pt-PT" w:eastAsia="pt-PT"/>
              </w:rPr>
            </w:rPrChange>
          </w:rPr>
          <w:tab/>
        </w:r>
        <w:r w:rsidRPr="00F217F9">
          <w:rPr>
            <w:noProof/>
            <w:lang w:val="en-US"/>
            <w:rPrChange w:id="147" w:author="Gustavo Moreira" w:date="2021-02-21T14:13:00Z">
              <w:rPr>
                <w:noProof/>
                <w:lang w:val="pt-PT"/>
              </w:rPr>
            </w:rPrChange>
          </w:rPr>
          <w:t>Attention points</w:t>
        </w:r>
        <w:r>
          <w:rPr>
            <w:noProof/>
          </w:rPr>
          <w:tab/>
        </w:r>
        <w:r>
          <w:rPr>
            <w:noProof/>
          </w:rPr>
          <w:fldChar w:fldCharType="begin"/>
        </w:r>
        <w:r>
          <w:rPr>
            <w:noProof/>
          </w:rPr>
          <w:instrText xml:space="preserve"> PAGEREF _Toc64809228 \h </w:instrText>
        </w:r>
      </w:ins>
      <w:r>
        <w:rPr>
          <w:noProof/>
        </w:rPr>
      </w:r>
      <w:r>
        <w:rPr>
          <w:noProof/>
        </w:rPr>
        <w:fldChar w:fldCharType="separate"/>
      </w:r>
      <w:ins w:id="148" w:author="Gustavo Moreira" w:date="2021-02-21T14:13:00Z">
        <w:r>
          <w:rPr>
            <w:noProof/>
          </w:rPr>
          <w:t>23</w:t>
        </w:r>
        <w:r>
          <w:rPr>
            <w:noProof/>
          </w:rPr>
          <w:fldChar w:fldCharType="end"/>
        </w:r>
      </w:ins>
    </w:p>
    <w:p w14:paraId="3BE91D9C" w14:textId="7FBC09D5" w:rsidR="00F217F9" w:rsidRPr="00F217F9" w:rsidRDefault="00F217F9">
      <w:pPr>
        <w:pStyle w:val="Sumrio2"/>
        <w:rPr>
          <w:ins w:id="149" w:author="Gustavo Moreira" w:date="2021-02-21T14:13:00Z"/>
          <w:rFonts w:asciiTheme="minorHAnsi" w:eastAsiaTheme="minorEastAsia" w:hAnsiTheme="minorHAnsi" w:cstheme="minorBidi"/>
          <w:noProof/>
          <w:sz w:val="22"/>
          <w:szCs w:val="22"/>
          <w:lang w:val="en-US" w:eastAsia="pt-PT"/>
          <w:rPrChange w:id="150" w:author="Gustavo Moreira" w:date="2021-02-21T14:13:00Z">
            <w:rPr>
              <w:ins w:id="151" w:author="Gustavo Moreira" w:date="2021-02-21T14:13:00Z"/>
              <w:rFonts w:asciiTheme="minorHAnsi" w:eastAsiaTheme="minorEastAsia" w:hAnsiTheme="minorHAnsi" w:cstheme="minorBidi"/>
              <w:noProof/>
              <w:sz w:val="22"/>
              <w:szCs w:val="22"/>
              <w:lang w:val="pt-PT" w:eastAsia="pt-PT"/>
            </w:rPr>
          </w:rPrChange>
        </w:rPr>
      </w:pPr>
      <w:ins w:id="152" w:author="Gustavo Moreira" w:date="2021-02-21T14:13:00Z">
        <w:r>
          <w:rPr>
            <w:noProof/>
          </w:rPr>
          <w:t>3.3</w:t>
        </w:r>
        <w:r w:rsidRPr="00F217F9">
          <w:rPr>
            <w:rFonts w:asciiTheme="minorHAnsi" w:eastAsiaTheme="minorEastAsia" w:hAnsiTheme="minorHAnsi" w:cstheme="minorBidi"/>
            <w:noProof/>
            <w:sz w:val="22"/>
            <w:szCs w:val="22"/>
            <w:lang w:val="en-US" w:eastAsia="pt-PT"/>
            <w:rPrChange w:id="153" w:author="Gustavo Moreira" w:date="2021-02-21T14:13:00Z">
              <w:rPr>
                <w:rFonts w:asciiTheme="minorHAnsi" w:eastAsiaTheme="minorEastAsia" w:hAnsiTheme="minorHAnsi" w:cstheme="minorBidi"/>
                <w:noProof/>
                <w:sz w:val="22"/>
                <w:szCs w:val="22"/>
                <w:lang w:val="pt-PT" w:eastAsia="pt-PT"/>
              </w:rPr>
            </w:rPrChange>
          </w:rPr>
          <w:tab/>
        </w:r>
        <w:r>
          <w:rPr>
            <w:noProof/>
          </w:rPr>
          <w:t>Deep Learning</w:t>
        </w:r>
        <w:r>
          <w:rPr>
            <w:noProof/>
          </w:rPr>
          <w:tab/>
        </w:r>
        <w:r>
          <w:rPr>
            <w:noProof/>
          </w:rPr>
          <w:fldChar w:fldCharType="begin"/>
        </w:r>
        <w:r>
          <w:rPr>
            <w:noProof/>
          </w:rPr>
          <w:instrText xml:space="preserve"> PAGEREF _Toc64809229 \h </w:instrText>
        </w:r>
      </w:ins>
      <w:r>
        <w:rPr>
          <w:noProof/>
        </w:rPr>
      </w:r>
      <w:r>
        <w:rPr>
          <w:noProof/>
        </w:rPr>
        <w:fldChar w:fldCharType="separate"/>
      </w:r>
      <w:ins w:id="154" w:author="Gustavo Moreira" w:date="2021-02-21T14:13:00Z">
        <w:r>
          <w:rPr>
            <w:noProof/>
          </w:rPr>
          <w:t>23</w:t>
        </w:r>
        <w:r>
          <w:rPr>
            <w:noProof/>
          </w:rPr>
          <w:fldChar w:fldCharType="end"/>
        </w:r>
      </w:ins>
    </w:p>
    <w:p w14:paraId="7921CD66" w14:textId="67BA2C52" w:rsidR="00F217F9" w:rsidRPr="00F217F9" w:rsidRDefault="00F217F9">
      <w:pPr>
        <w:pStyle w:val="Sumrio3"/>
        <w:rPr>
          <w:ins w:id="155" w:author="Gustavo Moreira" w:date="2021-02-21T14:13:00Z"/>
          <w:rFonts w:asciiTheme="minorHAnsi" w:eastAsiaTheme="minorEastAsia" w:hAnsiTheme="minorHAnsi" w:cstheme="minorBidi"/>
          <w:noProof/>
          <w:sz w:val="22"/>
          <w:szCs w:val="22"/>
          <w:lang w:val="en-US" w:eastAsia="pt-PT"/>
          <w:rPrChange w:id="156" w:author="Gustavo Moreira" w:date="2021-02-21T14:13:00Z">
            <w:rPr>
              <w:ins w:id="157" w:author="Gustavo Moreira" w:date="2021-02-21T14:13:00Z"/>
              <w:rFonts w:asciiTheme="minorHAnsi" w:eastAsiaTheme="minorEastAsia" w:hAnsiTheme="minorHAnsi" w:cstheme="minorBidi"/>
              <w:noProof/>
              <w:sz w:val="22"/>
              <w:szCs w:val="22"/>
              <w:lang w:val="pt-PT" w:eastAsia="pt-PT"/>
            </w:rPr>
          </w:rPrChange>
        </w:rPr>
      </w:pPr>
      <w:ins w:id="158" w:author="Gustavo Moreira" w:date="2021-02-21T14:13:00Z">
        <w:r w:rsidRPr="00F217F9">
          <w:rPr>
            <w:noProof/>
            <w:lang w:val="en-US"/>
            <w:rPrChange w:id="159" w:author="Gustavo Moreira" w:date="2021-02-21T14:13:00Z">
              <w:rPr>
                <w:noProof/>
                <w:lang w:val="pt-PT"/>
              </w:rPr>
            </w:rPrChange>
          </w:rPr>
          <w:t>3.3.1</w:t>
        </w:r>
        <w:r w:rsidRPr="00F217F9">
          <w:rPr>
            <w:rFonts w:asciiTheme="minorHAnsi" w:eastAsiaTheme="minorEastAsia" w:hAnsiTheme="minorHAnsi" w:cstheme="minorBidi"/>
            <w:noProof/>
            <w:sz w:val="22"/>
            <w:szCs w:val="22"/>
            <w:lang w:val="en-US" w:eastAsia="pt-PT"/>
            <w:rPrChange w:id="160" w:author="Gustavo Moreira" w:date="2021-02-21T14:13:00Z">
              <w:rPr>
                <w:rFonts w:asciiTheme="minorHAnsi" w:eastAsiaTheme="minorEastAsia" w:hAnsiTheme="minorHAnsi" w:cstheme="minorBidi"/>
                <w:noProof/>
                <w:sz w:val="22"/>
                <w:szCs w:val="22"/>
                <w:lang w:val="pt-PT" w:eastAsia="pt-PT"/>
              </w:rPr>
            </w:rPrChange>
          </w:rPr>
          <w:tab/>
        </w:r>
        <w:r w:rsidRPr="00F217F9">
          <w:rPr>
            <w:noProof/>
            <w:lang w:val="en-US"/>
            <w:rPrChange w:id="161" w:author="Gustavo Moreira" w:date="2021-02-21T14:13:00Z">
              <w:rPr>
                <w:noProof/>
                <w:lang w:val="pt-PT"/>
              </w:rPr>
            </w:rPrChange>
          </w:rPr>
          <w:t>Types of neural networks</w:t>
        </w:r>
        <w:r>
          <w:rPr>
            <w:noProof/>
          </w:rPr>
          <w:tab/>
        </w:r>
        <w:r>
          <w:rPr>
            <w:noProof/>
          </w:rPr>
          <w:fldChar w:fldCharType="begin"/>
        </w:r>
        <w:r>
          <w:rPr>
            <w:noProof/>
          </w:rPr>
          <w:instrText xml:space="preserve"> PAGEREF _Toc64809230 \h </w:instrText>
        </w:r>
      </w:ins>
      <w:r>
        <w:rPr>
          <w:noProof/>
        </w:rPr>
      </w:r>
      <w:r>
        <w:rPr>
          <w:noProof/>
        </w:rPr>
        <w:fldChar w:fldCharType="separate"/>
      </w:r>
      <w:ins w:id="162" w:author="Gustavo Moreira" w:date="2021-02-21T14:13:00Z">
        <w:r>
          <w:rPr>
            <w:noProof/>
          </w:rPr>
          <w:t>25</w:t>
        </w:r>
        <w:r>
          <w:rPr>
            <w:noProof/>
          </w:rPr>
          <w:fldChar w:fldCharType="end"/>
        </w:r>
      </w:ins>
    </w:p>
    <w:p w14:paraId="20D1B931" w14:textId="6B904192" w:rsidR="00F217F9" w:rsidRPr="00F217F9" w:rsidRDefault="00F217F9">
      <w:pPr>
        <w:pStyle w:val="Sumrio3"/>
        <w:rPr>
          <w:ins w:id="163" w:author="Gustavo Moreira" w:date="2021-02-21T14:13:00Z"/>
          <w:rFonts w:asciiTheme="minorHAnsi" w:eastAsiaTheme="minorEastAsia" w:hAnsiTheme="minorHAnsi" w:cstheme="minorBidi"/>
          <w:noProof/>
          <w:sz w:val="22"/>
          <w:szCs w:val="22"/>
          <w:lang w:val="en-US" w:eastAsia="pt-PT"/>
          <w:rPrChange w:id="164" w:author="Gustavo Moreira" w:date="2021-02-21T14:13:00Z">
            <w:rPr>
              <w:ins w:id="165" w:author="Gustavo Moreira" w:date="2021-02-21T14:13:00Z"/>
              <w:rFonts w:asciiTheme="minorHAnsi" w:eastAsiaTheme="minorEastAsia" w:hAnsiTheme="minorHAnsi" w:cstheme="minorBidi"/>
              <w:noProof/>
              <w:sz w:val="22"/>
              <w:szCs w:val="22"/>
              <w:lang w:val="pt-PT" w:eastAsia="pt-PT"/>
            </w:rPr>
          </w:rPrChange>
        </w:rPr>
      </w:pPr>
      <w:ins w:id="166" w:author="Gustavo Moreira" w:date="2021-02-21T14:13:00Z">
        <w:r w:rsidRPr="00F217F9">
          <w:rPr>
            <w:noProof/>
            <w:lang w:val="en-US"/>
            <w:rPrChange w:id="167" w:author="Gustavo Moreira" w:date="2021-02-21T14:13:00Z">
              <w:rPr>
                <w:noProof/>
                <w:lang w:val="pt-PT"/>
              </w:rPr>
            </w:rPrChange>
          </w:rPr>
          <w:t>3.3.2</w:t>
        </w:r>
        <w:r w:rsidRPr="00F217F9">
          <w:rPr>
            <w:rFonts w:asciiTheme="minorHAnsi" w:eastAsiaTheme="minorEastAsia" w:hAnsiTheme="minorHAnsi" w:cstheme="minorBidi"/>
            <w:noProof/>
            <w:sz w:val="22"/>
            <w:szCs w:val="22"/>
            <w:lang w:val="en-US" w:eastAsia="pt-PT"/>
            <w:rPrChange w:id="168" w:author="Gustavo Moreira" w:date="2021-02-21T14:13:00Z">
              <w:rPr>
                <w:rFonts w:asciiTheme="minorHAnsi" w:eastAsiaTheme="minorEastAsia" w:hAnsiTheme="minorHAnsi" w:cstheme="minorBidi"/>
                <w:noProof/>
                <w:sz w:val="22"/>
                <w:szCs w:val="22"/>
                <w:lang w:val="pt-PT" w:eastAsia="pt-PT"/>
              </w:rPr>
            </w:rPrChange>
          </w:rPr>
          <w:tab/>
        </w:r>
        <w:r w:rsidRPr="00F217F9">
          <w:rPr>
            <w:noProof/>
            <w:lang w:val="en-US"/>
            <w:rPrChange w:id="169" w:author="Gustavo Moreira" w:date="2021-02-21T14:13:00Z">
              <w:rPr>
                <w:noProof/>
                <w:lang w:val="pt-PT"/>
              </w:rPr>
            </w:rPrChange>
          </w:rPr>
          <w:t>Comparison</w:t>
        </w:r>
        <w:r>
          <w:rPr>
            <w:noProof/>
          </w:rPr>
          <w:tab/>
        </w:r>
        <w:r>
          <w:rPr>
            <w:noProof/>
          </w:rPr>
          <w:fldChar w:fldCharType="begin"/>
        </w:r>
        <w:r>
          <w:rPr>
            <w:noProof/>
          </w:rPr>
          <w:instrText xml:space="preserve"> PAGEREF _Toc64809231 \h </w:instrText>
        </w:r>
      </w:ins>
      <w:r>
        <w:rPr>
          <w:noProof/>
        </w:rPr>
      </w:r>
      <w:r>
        <w:rPr>
          <w:noProof/>
        </w:rPr>
        <w:fldChar w:fldCharType="separate"/>
      </w:r>
      <w:ins w:id="170" w:author="Gustavo Moreira" w:date="2021-02-21T14:13:00Z">
        <w:r>
          <w:rPr>
            <w:noProof/>
          </w:rPr>
          <w:t>26</w:t>
        </w:r>
        <w:r>
          <w:rPr>
            <w:noProof/>
          </w:rPr>
          <w:fldChar w:fldCharType="end"/>
        </w:r>
      </w:ins>
    </w:p>
    <w:p w14:paraId="28BA5F73" w14:textId="13E48FA5" w:rsidR="00F217F9" w:rsidRPr="00F217F9" w:rsidRDefault="00F217F9">
      <w:pPr>
        <w:pStyle w:val="Sumrio2"/>
        <w:rPr>
          <w:ins w:id="171" w:author="Gustavo Moreira" w:date="2021-02-21T14:13:00Z"/>
          <w:rFonts w:asciiTheme="minorHAnsi" w:eastAsiaTheme="minorEastAsia" w:hAnsiTheme="minorHAnsi" w:cstheme="minorBidi"/>
          <w:noProof/>
          <w:sz w:val="22"/>
          <w:szCs w:val="22"/>
          <w:lang w:val="en-US" w:eastAsia="pt-PT"/>
          <w:rPrChange w:id="172" w:author="Gustavo Moreira" w:date="2021-02-21T14:13:00Z">
            <w:rPr>
              <w:ins w:id="173" w:author="Gustavo Moreira" w:date="2021-02-21T14:13:00Z"/>
              <w:rFonts w:asciiTheme="minorHAnsi" w:eastAsiaTheme="minorEastAsia" w:hAnsiTheme="minorHAnsi" w:cstheme="minorBidi"/>
              <w:noProof/>
              <w:sz w:val="22"/>
              <w:szCs w:val="22"/>
              <w:lang w:val="pt-PT" w:eastAsia="pt-PT"/>
            </w:rPr>
          </w:rPrChange>
        </w:rPr>
      </w:pPr>
      <w:ins w:id="174" w:author="Gustavo Moreira" w:date="2021-02-21T14:13:00Z">
        <w:r>
          <w:rPr>
            <w:noProof/>
          </w:rPr>
          <w:t>3.4</w:t>
        </w:r>
        <w:r w:rsidRPr="00F217F9">
          <w:rPr>
            <w:rFonts w:asciiTheme="minorHAnsi" w:eastAsiaTheme="minorEastAsia" w:hAnsiTheme="minorHAnsi" w:cstheme="minorBidi"/>
            <w:noProof/>
            <w:sz w:val="22"/>
            <w:szCs w:val="22"/>
            <w:lang w:val="en-US" w:eastAsia="pt-PT"/>
            <w:rPrChange w:id="175" w:author="Gustavo Moreira" w:date="2021-02-21T14:13:00Z">
              <w:rPr>
                <w:rFonts w:asciiTheme="minorHAnsi" w:eastAsiaTheme="minorEastAsia" w:hAnsiTheme="minorHAnsi" w:cstheme="minorBidi"/>
                <w:noProof/>
                <w:sz w:val="22"/>
                <w:szCs w:val="22"/>
                <w:lang w:val="pt-PT" w:eastAsia="pt-PT"/>
              </w:rPr>
            </w:rPrChange>
          </w:rPr>
          <w:tab/>
        </w:r>
        <w:r>
          <w:rPr>
            <w:noProof/>
          </w:rPr>
          <w:t>Machine Listening</w:t>
        </w:r>
        <w:r>
          <w:rPr>
            <w:noProof/>
          </w:rPr>
          <w:tab/>
        </w:r>
        <w:r>
          <w:rPr>
            <w:noProof/>
          </w:rPr>
          <w:fldChar w:fldCharType="begin"/>
        </w:r>
        <w:r>
          <w:rPr>
            <w:noProof/>
          </w:rPr>
          <w:instrText xml:space="preserve"> PAGEREF _Toc64809232 \h </w:instrText>
        </w:r>
      </w:ins>
      <w:r>
        <w:rPr>
          <w:noProof/>
        </w:rPr>
      </w:r>
      <w:r>
        <w:rPr>
          <w:noProof/>
        </w:rPr>
        <w:fldChar w:fldCharType="separate"/>
      </w:r>
      <w:ins w:id="176" w:author="Gustavo Moreira" w:date="2021-02-21T14:13:00Z">
        <w:r>
          <w:rPr>
            <w:noProof/>
          </w:rPr>
          <w:t>27</w:t>
        </w:r>
        <w:r>
          <w:rPr>
            <w:noProof/>
          </w:rPr>
          <w:fldChar w:fldCharType="end"/>
        </w:r>
      </w:ins>
    </w:p>
    <w:p w14:paraId="10EC7FAB" w14:textId="1CF59AAB" w:rsidR="00F217F9" w:rsidRPr="00F217F9" w:rsidRDefault="00F217F9">
      <w:pPr>
        <w:pStyle w:val="Sumrio1"/>
        <w:tabs>
          <w:tab w:val="left" w:pos="539"/>
        </w:tabs>
        <w:rPr>
          <w:ins w:id="177" w:author="Gustavo Moreira" w:date="2021-02-21T14:13:00Z"/>
          <w:rFonts w:asciiTheme="minorHAnsi" w:eastAsiaTheme="minorEastAsia" w:hAnsiTheme="minorHAnsi" w:cstheme="minorBidi"/>
          <w:b w:val="0"/>
          <w:szCs w:val="22"/>
          <w:lang w:val="en-US" w:eastAsia="pt-PT"/>
          <w:rPrChange w:id="178" w:author="Gustavo Moreira" w:date="2021-02-21T14:13:00Z">
            <w:rPr>
              <w:ins w:id="179" w:author="Gustavo Moreira" w:date="2021-02-21T14:13:00Z"/>
              <w:rFonts w:asciiTheme="minorHAnsi" w:eastAsiaTheme="minorEastAsia" w:hAnsiTheme="minorHAnsi" w:cstheme="minorBidi"/>
              <w:b w:val="0"/>
              <w:szCs w:val="22"/>
              <w:lang w:val="pt-PT" w:eastAsia="pt-PT"/>
            </w:rPr>
          </w:rPrChange>
        </w:rPr>
      </w:pPr>
      <w:ins w:id="180" w:author="Gustavo Moreira" w:date="2021-02-21T14:13:00Z">
        <w:r>
          <w:t>4</w:t>
        </w:r>
        <w:r w:rsidRPr="00F217F9">
          <w:rPr>
            <w:rFonts w:asciiTheme="minorHAnsi" w:eastAsiaTheme="minorEastAsia" w:hAnsiTheme="minorHAnsi" w:cstheme="minorBidi"/>
            <w:b w:val="0"/>
            <w:szCs w:val="22"/>
            <w:lang w:val="en-US" w:eastAsia="pt-PT"/>
            <w:rPrChange w:id="181" w:author="Gustavo Moreira" w:date="2021-02-21T14:13:00Z">
              <w:rPr>
                <w:rFonts w:asciiTheme="minorHAnsi" w:eastAsiaTheme="minorEastAsia" w:hAnsiTheme="minorHAnsi" w:cstheme="minorBidi"/>
                <w:b w:val="0"/>
                <w:szCs w:val="22"/>
                <w:lang w:val="pt-PT" w:eastAsia="pt-PT"/>
              </w:rPr>
            </w:rPrChange>
          </w:rPr>
          <w:tab/>
        </w:r>
        <w:r>
          <w:t>State of the art</w:t>
        </w:r>
        <w:r>
          <w:tab/>
        </w:r>
        <w:r>
          <w:fldChar w:fldCharType="begin"/>
        </w:r>
        <w:r>
          <w:instrText xml:space="preserve"> PAGEREF _Toc64809233 \h </w:instrText>
        </w:r>
      </w:ins>
      <w:r>
        <w:fldChar w:fldCharType="separate"/>
      </w:r>
      <w:ins w:id="182" w:author="Gustavo Moreira" w:date="2021-02-21T14:13:00Z">
        <w:r>
          <w:t>29</w:t>
        </w:r>
        <w:r>
          <w:fldChar w:fldCharType="end"/>
        </w:r>
      </w:ins>
    </w:p>
    <w:p w14:paraId="5BEA8222" w14:textId="6CD497DD" w:rsidR="00F217F9" w:rsidRPr="00F217F9" w:rsidRDefault="00F217F9">
      <w:pPr>
        <w:pStyle w:val="Sumrio2"/>
        <w:rPr>
          <w:ins w:id="183" w:author="Gustavo Moreira" w:date="2021-02-21T14:13:00Z"/>
          <w:rFonts w:asciiTheme="minorHAnsi" w:eastAsiaTheme="minorEastAsia" w:hAnsiTheme="minorHAnsi" w:cstheme="minorBidi"/>
          <w:noProof/>
          <w:sz w:val="22"/>
          <w:szCs w:val="22"/>
          <w:lang w:val="en-US" w:eastAsia="pt-PT"/>
          <w:rPrChange w:id="184" w:author="Gustavo Moreira" w:date="2021-02-21T14:13:00Z">
            <w:rPr>
              <w:ins w:id="185" w:author="Gustavo Moreira" w:date="2021-02-21T14:13:00Z"/>
              <w:rFonts w:asciiTheme="minorHAnsi" w:eastAsiaTheme="minorEastAsia" w:hAnsiTheme="minorHAnsi" w:cstheme="minorBidi"/>
              <w:noProof/>
              <w:sz w:val="22"/>
              <w:szCs w:val="22"/>
              <w:lang w:val="pt-PT" w:eastAsia="pt-PT"/>
            </w:rPr>
          </w:rPrChange>
        </w:rPr>
      </w:pPr>
      <w:ins w:id="186" w:author="Gustavo Moreira" w:date="2021-02-21T14:13:00Z">
        <w:r>
          <w:rPr>
            <w:noProof/>
          </w:rPr>
          <w:t>4.1</w:t>
        </w:r>
        <w:r w:rsidRPr="00F217F9">
          <w:rPr>
            <w:rFonts w:asciiTheme="minorHAnsi" w:eastAsiaTheme="minorEastAsia" w:hAnsiTheme="minorHAnsi" w:cstheme="minorBidi"/>
            <w:noProof/>
            <w:sz w:val="22"/>
            <w:szCs w:val="22"/>
            <w:lang w:val="en-US" w:eastAsia="pt-PT"/>
            <w:rPrChange w:id="187" w:author="Gustavo Moreira" w:date="2021-02-21T14:13:00Z">
              <w:rPr>
                <w:rFonts w:asciiTheme="minorHAnsi" w:eastAsiaTheme="minorEastAsia" w:hAnsiTheme="minorHAnsi" w:cstheme="minorBidi"/>
                <w:noProof/>
                <w:sz w:val="22"/>
                <w:szCs w:val="22"/>
                <w:lang w:val="pt-PT" w:eastAsia="pt-PT"/>
              </w:rPr>
            </w:rPrChange>
          </w:rPr>
          <w:tab/>
        </w:r>
        <w:r>
          <w:rPr>
            <w:noProof/>
          </w:rPr>
          <w:t>Deep learning frameworks research</w:t>
        </w:r>
        <w:r>
          <w:rPr>
            <w:noProof/>
          </w:rPr>
          <w:tab/>
        </w:r>
        <w:r>
          <w:rPr>
            <w:noProof/>
          </w:rPr>
          <w:fldChar w:fldCharType="begin"/>
        </w:r>
        <w:r>
          <w:rPr>
            <w:noProof/>
          </w:rPr>
          <w:instrText xml:space="preserve"> PAGEREF _Toc64809234 \h </w:instrText>
        </w:r>
      </w:ins>
      <w:r>
        <w:rPr>
          <w:noProof/>
        </w:rPr>
      </w:r>
      <w:r>
        <w:rPr>
          <w:noProof/>
        </w:rPr>
        <w:fldChar w:fldCharType="separate"/>
      </w:r>
      <w:ins w:id="188" w:author="Gustavo Moreira" w:date="2021-02-21T14:13:00Z">
        <w:r>
          <w:rPr>
            <w:noProof/>
          </w:rPr>
          <w:t>29</w:t>
        </w:r>
        <w:r>
          <w:rPr>
            <w:noProof/>
          </w:rPr>
          <w:fldChar w:fldCharType="end"/>
        </w:r>
      </w:ins>
    </w:p>
    <w:p w14:paraId="4E8F4956" w14:textId="7E1EE81E" w:rsidR="00F217F9" w:rsidRPr="00F217F9" w:rsidRDefault="00F217F9">
      <w:pPr>
        <w:pStyle w:val="Sumrio3"/>
        <w:rPr>
          <w:ins w:id="189" w:author="Gustavo Moreira" w:date="2021-02-21T14:13:00Z"/>
          <w:rFonts w:asciiTheme="minorHAnsi" w:eastAsiaTheme="minorEastAsia" w:hAnsiTheme="minorHAnsi" w:cstheme="minorBidi"/>
          <w:noProof/>
          <w:sz w:val="22"/>
          <w:szCs w:val="22"/>
          <w:lang w:val="en-US" w:eastAsia="pt-PT"/>
          <w:rPrChange w:id="190" w:author="Gustavo Moreira" w:date="2021-02-21T14:13:00Z">
            <w:rPr>
              <w:ins w:id="191" w:author="Gustavo Moreira" w:date="2021-02-21T14:13:00Z"/>
              <w:rFonts w:asciiTheme="minorHAnsi" w:eastAsiaTheme="minorEastAsia" w:hAnsiTheme="minorHAnsi" w:cstheme="minorBidi"/>
              <w:noProof/>
              <w:sz w:val="22"/>
              <w:szCs w:val="22"/>
              <w:lang w:val="pt-PT" w:eastAsia="pt-PT"/>
            </w:rPr>
          </w:rPrChange>
        </w:rPr>
      </w:pPr>
      <w:ins w:id="192" w:author="Gustavo Moreira" w:date="2021-02-21T14:13:00Z">
        <w:r w:rsidRPr="00F217F9">
          <w:rPr>
            <w:noProof/>
            <w:lang w:val="en-US"/>
            <w:rPrChange w:id="193" w:author="Gustavo Moreira" w:date="2021-02-21T14:13:00Z">
              <w:rPr>
                <w:noProof/>
                <w:lang w:val="pt-PT"/>
              </w:rPr>
            </w:rPrChange>
          </w:rPr>
          <w:t>4.1.1</w:t>
        </w:r>
        <w:r w:rsidRPr="00F217F9">
          <w:rPr>
            <w:rFonts w:asciiTheme="minorHAnsi" w:eastAsiaTheme="minorEastAsia" w:hAnsiTheme="minorHAnsi" w:cstheme="minorBidi"/>
            <w:noProof/>
            <w:sz w:val="22"/>
            <w:szCs w:val="22"/>
            <w:lang w:val="en-US" w:eastAsia="pt-PT"/>
            <w:rPrChange w:id="194" w:author="Gustavo Moreira" w:date="2021-02-21T14:13:00Z">
              <w:rPr>
                <w:rFonts w:asciiTheme="minorHAnsi" w:eastAsiaTheme="minorEastAsia" w:hAnsiTheme="minorHAnsi" w:cstheme="minorBidi"/>
                <w:noProof/>
                <w:sz w:val="22"/>
                <w:szCs w:val="22"/>
                <w:lang w:val="pt-PT" w:eastAsia="pt-PT"/>
              </w:rPr>
            </w:rPrChange>
          </w:rPr>
          <w:tab/>
        </w:r>
        <w:r w:rsidRPr="00F217F9">
          <w:rPr>
            <w:noProof/>
            <w:lang w:val="en-US"/>
            <w:rPrChange w:id="195" w:author="Gustavo Moreira" w:date="2021-02-21T14:13:00Z">
              <w:rPr>
                <w:noProof/>
                <w:lang w:val="pt-PT"/>
              </w:rPr>
            </w:rPrChange>
          </w:rPr>
          <w:t>Existing frameworks</w:t>
        </w:r>
        <w:r>
          <w:rPr>
            <w:noProof/>
          </w:rPr>
          <w:tab/>
        </w:r>
        <w:r>
          <w:rPr>
            <w:noProof/>
          </w:rPr>
          <w:fldChar w:fldCharType="begin"/>
        </w:r>
        <w:r>
          <w:rPr>
            <w:noProof/>
          </w:rPr>
          <w:instrText xml:space="preserve"> PAGEREF _Toc64809235 \h </w:instrText>
        </w:r>
      </w:ins>
      <w:r>
        <w:rPr>
          <w:noProof/>
        </w:rPr>
      </w:r>
      <w:r>
        <w:rPr>
          <w:noProof/>
        </w:rPr>
        <w:fldChar w:fldCharType="separate"/>
      </w:r>
      <w:ins w:id="196" w:author="Gustavo Moreira" w:date="2021-02-21T14:13:00Z">
        <w:r>
          <w:rPr>
            <w:noProof/>
          </w:rPr>
          <w:t>29</w:t>
        </w:r>
        <w:r>
          <w:rPr>
            <w:noProof/>
          </w:rPr>
          <w:fldChar w:fldCharType="end"/>
        </w:r>
      </w:ins>
    </w:p>
    <w:p w14:paraId="69FD532A" w14:textId="03ED8964" w:rsidR="00F217F9" w:rsidRPr="00F217F9" w:rsidRDefault="00F217F9">
      <w:pPr>
        <w:pStyle w:val="Sumrio3"/>
        <w:rPr>
          <w:ins w:id="197" w:author="Gustavo Moreira" w:date="2021-02-21T14:13:00Z"/>
          <w:rFonts w:asciiTheme="minorHAnsi" w:eastAsiaTheme="minorEastAsia" w:hAnsiTheme="minorHAnsi" w:cstheme="minorBidi"/>
          <w:noProof/>
          <w:sz w:val="22"/>
          <w:szCs w:val="22"/>
          <w:lang w:val="en-US" w:eastAsia="pt-PT"/>
          <w:rPrChange w:id="198" w:author="Gustavo Moreira" w:date="2021-02-21T14:13:00Z">
            <w:rPr>
              <w:ins w:id="199" w:author="Gustavo Moreira" w:date="2021-02-21T14:13:00Z"/>
              <w:rFonts w:asciiTheme="minorHAnsi" w:eastAsiaTheme="minorEastAsia" w:hAnsiTheme="minorHAnsi" w:cstheme="minorBidi"/>
              <w:noProof/>
              <w:sz w:val="22"/>
              <w:szCs w:val="22"/>
              <w:lang w:val="pt-PT" w:eastAsia="pt-PT"/>
            </w:rPr>
          </w:rPrChange>
        </w:rPr>
      </w:pPr>
      <w:ins w:id="200" w:author="Gustavo Moreira" w:date="2021-02-21T14:13:00Z">
        <w:r w:rsidRPr="00F217F9">
          <w:rPr>
            <w:noProof/>
            <w:lang w:val="en-US"/>
            <w:rPrChange w:id="201" w:author="Gustavo Moreira" w:date="2021-02-21T14:13:00Z">
              <w:rPr>
                <w:noProof/>
                <w:lang w:val="pt-PT"/>
              </w:rPr>
            </w:rPrChange>
          </w:rPr>
          <w:t>4.1.2</w:t>
        </w:r>
        <w:r w:rsidRPr="00F217F9">
          <w:rPr>
            <w:rFonts w:asciiTheme="minorHAnsi" w:eastAsiaTheme="minorEastAsia" w:hAnsiTheme="minorHAnsi" w:cstheme="minorBidi"/>
            <w:noProof/>
            <w:sz w:val="22"/>
            <w:szCs w:val="22"/>
            <w:lang w:val="en-US" w:eastAsia="pt-PT"/>
            <w:rPrChange w:id="202" w:author="Gustavo Moreira" w:date="2021-02-21T14:13:00Z">
              <w:rPr>
                <w:rFonts w:asciiTheme="minorHAnsi" w:eastAsiaTheme="minorEastAsia" w:hAnsiTheme="minorHAnsi" w:cstheme="minorBidi"/>
                <w:noProof/>
                <w:sz w:val="22"/>
                <w:szCs w:val="22"/>
                <w:lang w:val="pt-PT" w:eastAsia="pt-PT"/>
              </w:rPr>
            </w:rPrChange>
          </w:rPr>
          <w:tab/>
        </w:r>
        <w:r w:rsidRPr="00F217F9">
          <w:rPr>
            <w:noProof/>
            <w:lang w:val="en-US"/>
            <w:rPrChange w:id="203" w:author="Gustavo Moreira" w:date="2021-02-21T14:13:00Z">
              <w:rPr>
                <w:noProof/>
                <w:lang w:val="pt-PT"/>
              </w:rPr>
            </w:rPrChange>
          </w:rPr>
          <w:t>Comparison between frameworks</w:t>
        </w:r>
        <w:r>
          <w:rPr>
            <w:noProof/>
          </w:rPr>
          <w:tab/>
        </w:r>
        <w:r>
          <w:rPr>
            <w:noProof/>
          </w:rPr>
          <w:fldChar w:fldCharType="begin"/>
        </w:r>
        <w:r>
          <w:rPr>
            <w:noProof/>
          </w:rPr>
          <w:instrText xml:space="preserve"> PAGEREF _Toc64809236 \h </w:instrText>
        </w:r>
      </w:ins>
      <w:r>
        <w:rPr>
          <w:noProof/>
        </w:rPr>
      </w:r>
      <w:r>
        <w:rPr>
          <w:noProof/>
        </w:rPr>
        <w:fldChar w:fldCharType="separate"/>
      </w:r>
      <w:ins w:id="204" w:author="Gustavo Moreira" w:date="2021-02-21T14:13:00Z">
        <w:r>
          <w:rPr>
            <w:noProof/>
          </w:rPr>
          <w:t>32</w:t>
        </w:r>
        <w:r>
          <w:rPr>
            <w:noProof/>
          </w:rPr>
          <w:fldChar w:fldCharType="end"/>
        </w:r>
      </w:ins>
    </w:p>
    <w:p w14:paraId="366C53D1" w14:textId="285445FE" w:rsidR="00F217F9" w:rsidRPr="00F217F9" w:rsidRDefault="00F217F9">
      <w:pPr>
        <w:pStyle w:val="Sumrio2"/>
        <w:rPr>
          <w:ins w:id="205" w:author="Gustavo Moreira" w:date="2021-02-21T14:13:00Z"/>
          <w:rFonts w:asciiTheme="minorHAnsi" w:eastAsiaTheme="minorEastAsia" w:hAnsiTheme="minorHAnsi" w:cstheme="minorBidi"/>
          <w:noProof/>
          <w:sz w:val="22"/>
          <w:szCs w:val="22"/>
          <w:lang w:val="en-US" w:eastAsia="pt-PT"/>
          <w:rPrChange w:id="206" w:author="Gustavo Moreira" w:date="2021-02-21T14:13:00Z">
            <w:rPr>
              <w:ins w:id="207" w:author="Gustavo Moreira" w:date="2021-02-21T14:13:00Z"/>
              <w:rFonts w:asciiTheme="minorHAnsi" w:eastAsiaTheme="minorEastAsia" w:hAnsiTheme="minorHAnsi" w:cstheme="minorBidi"/>
              <w:noProof/>
              <w:sz w:val="22"/>
              <w:szCs w:val="22"/>
              <w:lang w:val="pt-PT" w:eastAsia="pt-PT"/>
            </w:rPr>
          </w:rPrChange>
        </w:rPr>
      </w:pPr>
      <w:ins w:id="208" w:author="Gustavo Moreira" w:date="2021-02-21T14:13:00Z">
        <w:r>
          <w:rPr>
            <w:noProof/>
          </w:rPr>
          <w:t>4.2</w:t>
        </w:r>
        <w:r w:rsidRPr="00F217F9">
          <w:rPr>
            <w:rFonts w:asciiTheme="minorHAnsi" w:eastAsiaTheme="minorEastAsia" w:hAnsiTheme="minorHAnsi" w:cstheme="minorBidi"/>
            <w:noProof/>
            <w:sz w:val="22"/>
            <w:szCs w:val="22"/>
            <w:lang w:val="en-US" w:eastAsia="pt-PT"/>
            <w:rPrChange w:id="209" w:author="Gustavo Moreira" w:date="2021-02-21T14:13:00Z">
              <w:rPr>
                <w:rFonts w:asciiTheme="minorHAnsi" w:eastAsiaTheme="minorEastAsia" w:hAnsiTheme="minorHAnsi" w:cstheme="minorBidi"/>
                <w:noProof/>
                <w:sz w:val="22"/>
                <w:szCs w:val="22"/>
                <w:lang w:val="pt-PT" w:eastAsia="pt-PT"/>
              </w:rPr>
            </w:rPrChange>
          </w:rPr>
          <w:tab/>
        </w:r>
        <w:r>
          <w:rPr>
            <w:noProof/>
          </w:rPr>
          <w:t>Audio Spectogram</w:t>
        </w:r>
        <w:r>
          <w:rPr>
            <w:noProof/>
          </w:rPr>
          <w:tab/>
        </w:r>
        <w:r>
          <w:rPr>
            <w:noProof/>
          </w:rPr>
          <w:fldChar w:fldCharType="begin"/>
        </w:r>
        <w:r>
          <w:rPr>
            <w:noProof/>
          </w:rPr>
          <w:instrText xml:space="preserve"> PAGEREF _Toc64809237 \h </w:instrText>
        </w:r>
      </w:ins>
      <w:r>
        <w:rPr>
          <w:noProof/>
        </w:rPr>
      </w:r>
      <w:r>
        <w:rPr>
          <w:noProof/>
        </w:rPr>
        <w:fldChar w:fldCharType="separate"/>
      </w:r>
      <w:ins w:id="210" w:author="Gustavo Moreira" w:date="2021-02-21T14:13:00Z">
        <w:r>
          <w:rPr>
            <w:noProof/>
          </w:rPr>
          <w:t>33</w:t>
        </w:r>
        <w:r>
          <w:rPr>
            <w:noProof/>
          </w:rPr>
          <w:fldChar w:fldCharType="end"/>
        </w:r>
      </w:ins>
    </w:p>
    <w:p w14:paraId="74D83F6E" w14:textId="6F35A578" w:rsidR="00F217F9" w:rsidRPr="00F217F9" w:rsidRDefault="00F217F9">
      <w:pPr>
        <w:pStyle w:val="Sumrio2"/>
        <w:rPr>
          <w:ins w:id="211" w:author="Gustavo Moreira" w:date="2021-02-21T14:13:00Z"/>
          <w:rFonts w:asciiTheme="minorHAnsi" w:eastAsiaTheme="minorEastAsia" w:hAnsiTheme="minorHAnsi" w:cstheme="minorBidi"/>
          <w:noProof/>
          <w:sz w:val="22"/>
          <w:szCs w:val="22"/>
          <w:lang w:val="en-US" w:eastAsia="pt-PT"/>
          <w:rPrChange w:id="212" w:author="Gustavo Moreira" w:date="2021-02-21T14:13:00Z">
            <w:rPr>
              <w:ins w:id="213" w:author="Gustavo Moreira" w:date="2021-02-21T14:13:00Z"/>
              <w:rFonts w:asciiTheme="minorHAnsi" w:eastAsiaTheme="minorEastAsia" w:hAnsiTheme="minorHAnsi" w:cstheme="minorBidi"/>
              <w:noProof/>
              <w:sz w:val="22"/>
              <w:szCs w:val="22"/>
              <w:lang w:val="pt-PT" w:eastAsia="pt-PT"/>
            </w:rPr>
          </w:rPrChange>
        </w:rPr>
      </w:pPr>
      <w:ins w:id="214" w:author="Gustavo Moreira" w:date="2021-02-21T14:13:00Z">
        <w:r>
          <w:rPr>
            <w:noProof/>
          </w:rPr>
          <w:t>4.3</w:t>
        </w:r>
        <w:r w:rsidRPr="00F217F9">
          <w:rPr>
            <w:rFonts w:asciiTheme="minorHAnsi" w:eastAsiaTheme="minorEastAsia" w:hAnsiTheme="minorHAnsi" w:cstheme="minorBidi"/>
            <w:noProof/>
            <w:sz w:val="22"/>
            <w:szCs w:val="22"/>
            <w:lang w:val="en-US" w:eastAsia="pt-PT"/>
            <w:rPrChange w:id="215" w:author="Gustavo Moreira" w:date="2021-02-21T14:13:00Z">
              <w:rPr>
                <w:rFonts w:asciiTheme="minorHAnsi" w:eastAsiaTheme="minorEastAsia" w:hAnsiTheme="minorHAnsi" w:cstheme="minorBidi"/>
                <w:noProof/>
                <w:sz w:val="22"/>
                <w:szCs w:val="22"/>
                <w:lang w:val="pt-PT" w:eastAsia="pt-PT"/>
              </w:rPr>
            </w:rPrChange>
          </w:rPr>
          <w:tab/>
        </w:r>
        <w:r>
          <w:rPr>
            <w:noProof/>
          </w:rPr>
          <w:t>Existing applications of deep learning models for music genre classification</w:t>
        </w:r>
        <w:r>
          <w:rPr>
            <w:noProof/>
          </w:rPr>
          <w:tab/>
        </w:r>
        <w:r>
          <w:rPr>
            <w:noProof/>
          </w:rPr>
          <w:fldChar w:fldCharType="begin"/>
        </w:r>
        <w:r>
          <w:rPr>
            <w:noProof/>
          </w:rPr>
          <w:instrText xml:space="preserve"> PAGEREF _Toc64809238 \h </w:instrText>
        </w:r>
      </w:ins>
      <w:r>
        <w:rPr>
          <w:noProof/>
        </w:rPr>
      </w:r>
      <w:r>
        <w:rPr>
          <w:noProof/>
        </w:rPr>
        <w:fldChar w:fldCharType="separate"/>
      </w:r>
      <w:ins w:id="216" w:author="Gustavo Moreira" w:date="2021-02-21T14:13:00Z">
        <w:r>
          <w:rPr>
            <w:noProof/>
          </w:rPr>
          <w:t>34</w:t>
        </w:r>
        <w:r>
          <w:rPr>
            <w:noProof/>
          </w:rPr>
          <w:fldChar w:fldCharType="end"/>
        </w:r>
      </w:ins>
    </w:p>
    <w:p w14:paraId="27065C3E" w14:textId="47747513" w:rsidR="00F217F9" w:rsidRPr="00F217F9" w:rsidRDefault="00F217F9">
      <w:pPr>
        <w:pStyle w:val="Sumrio3"/>
        <w:rPr>
          <w:ins w:id="217" w:author="Gustavo Moreira" w:date="2021-02-21T14:13:00Z"/>
          <w:rFonts w:asciiTheme="minorHAnsi" w:eastAsiaTheme="minorEastAsia" w:hAnsiTheme="minorHAnsi" w:cstheme="minorBidi"/>
          <w:noProof/>
          <w:sz w:val="22"/>
          <w:szCs w:val="22"/>
          <w:lang w:val="en-US" w:eastAsia="pt-PT"/>
          <w:rPrChange w:id="218" w:author="Gustavo Moreira" w:date="2021-02-21T14:13:00Z">
            <w:rPr>
              <w:ins w:id="219" w:author="Gustavo Moreira" w:date="2021-02-21T14:13:00Z"/>
              <w:rFonts w:asciiTheme="minorHAnsi" w:eastAsiaTheme="minorEastAsia" w:hAnsiTheme="minorHAnsi" w:cstheme="minorBidi"/>
              <w:noProof/>
              <w:sz w:val="22"/>
              <w:szCs w:val="22"/>
              <w:lang w:val="pt-PT" w:eastAsia="pt-PT"/>
            </w:rPr>
          </w:rPrChange>
        </w:rPr>
      </w:pPr>
      <w:ins w:id="220" w:author="Gustavo Moreira" w:date="2021-02-21T14:13:00Z">
        <w:r>
          <w:rPr>
            <w:noProof/>
          </w:rPr>
          <w:t>4.3.1</w:t>
        </w:r>
        <w:r w:rsidRPr="00F217F9">
          <w:rPr>
            <w:rFonts w:asciiTheme="minorHAnsi" w:eastAsiaTheme="minorEastAsia" w:hAnsiTheme="minorHAnsi" w:cstheme="minorBidi"/>
            <w:noProof/>
            <w:sz w:val="22"/>
            <w:szCs w:val="22"/>
            <w:lang w:val="en-US" w:eastAsia="pt-PT"/>
            <w:rPrChange w:id="221" w:author="Gustavo Moreira" w:date="2021-02-21T14:13:00Z">
              <w:rPr>
                <w:rFonts w:asciiTheme="minorHAnsi" w:eastAsiaTheme="minorEastAsia" w:hAnsiTheme="minorHAnsi" w:cstheme="minorBidi"/>
                <w:noProof/>
                <w:sz w:val="22"/>
                <w:szCs w:val="22"/>
                <w:lang w:val="pt-PT" w:eastAsia="pt-PT"/>
              </w:rPr>
            </w:rPrChange>
          </w:rPr>
          <w:tab/>
        </w:r>
        <w:r>
          <w:rPr>
            <w:noProof/>
          </w:rPr>
          <w:t>Existing datasets</w:t>
        </w:r>
        <w:r>
          <w:rPr>
            <w:noProof/>
          </w:rPr>
          <w:tab/>
        </w:r>
        <w:r>
          <w:rPr>
            <w:noProof/>
          </w:rPr>
          <w:fldChar w:fldCharType="begin"/>
        </w:r>
        <w:r>
          <w:rPr>
            <w:noProof/>
          </w:rPr>
          <w:instrText xml:space="preserve"> PAGEREF _Toc64809239 \h </w:instrText>
        </w:r>
      </w:ins>
      <w:r>
        <w:rPr>
          <w:noProof/>
        </w:rPr>
      </w:r>
      <w:r>
        <w:rPr>
          <w:noProof/>
        </w:rPr>
        <w:fldChar w:fldCharType="separate"/>
      </w:r>
      <w:ins w:id="222" w:author="Gustavo Moreira" w:date="2021-02-21T14:13:00Z">
        <w:r>
          <w:rPr>
            <w:noProof/>
          </w:rPr>
          <w:t>34</w:t>
        </w:r>
        <w:r>
          <w:rPr>
            <w:noProof/>
          </w:rPr>
          <w:fldChar w:fldCharType="end"/>
        </w:r>
      </w:ins>
    </w:p>
    <w:p w14:paraId="3A0D84F9" w14:textId="0C04E650" w:rsidR="00F217F9" w:rsidRPr="00F217F9" w:rsidRDefault="00F217F9">
      <w:pPr>
        <w:pStyle w:val="Sumrio3"/>
        <w:rPr>
          <w:ins w:id="223" w:author="Gustavo Moreira" w:date="2021-02-21T14:13:00Z"/>
          <w:rFonts w:asciiTheme="minorHAnsi" w:eastAsiaTheme="minorEastAsia" w:hAnsiTheme="minorHAnsi" w:cstheme="minorBidi"/>
          <w:noProof/>
          <w:sz w:val="22"/>
          <w:szCs w:val="22"/>
          <w:lang w:val="en-US" w:eastAsia="pt-PT"/>
          <w:rPrChange w:id="224" w:author="Gustavo Moreira" w:date="2021-02-21T14:13:00Z">
            <w:rPr>
              <w:ins w:id="225" w:author="Gustavo Moreira" w:date="2021-02-21T14:13:00Z"/>
              <w:rFonts w:asciiTheme="minorHAnsi" w:eastAsiaTheme="minorEastAsia" w:hAnsiTheme="minorHAnsi" w:cstheme="minorBidi"/>
              <w:noProof/>
              <w:sz w:val="22"/>
              <w:szCs w:val="22"/>
              <w:lang w:val="pt-PT" w:eastAsia="pt-PT"/>
            </w:rPr>
          </w:rPrChange>
        </w:rPr>
      </w:pPr>
      <w:ins w:id="226" w:author="Gustavo Moreira" w:date="2021-02-21T14:13:00Z">
        <w:r>
          <w:rPr>
            <w:noProof/>
          </w:rPr>
          <w:t>4.3.2</w:t>
        </w:r>
        <w:r w:rsidRPr="00F217F9">
          <w:rPr>
            <w:rFonts w:asciiTheme="minorHAnsi" w:eastAsiaTheme="minorEastAsia" w:hAnsiTheme="minorHAnsi" w:cstheme="minorBidi"/>
            <w:noProof/>
            <w:sz w:val="22"/>
            <w:szCs w:val="22"/>
            <w:lang w:val="en-US" w:eastAsia="pt-PT"/>
            <w:rPrChange w:id="227" w:author="Gustavo Moreira" w:date="2021-02-21T14:13:00Z">
              <w:rPr>
                <w:rFonts w:asciiTheme="minorHAnsi" w:eastAsiaTheme="minorEastAsia" w:hAnsiTheme="minorHAnsi" w:cstheme="minorBidi"/>
                <w:noProof/>
                <w:sz w:val="22"/>
                <w:szCs w:val="22"/>
                <w:lang w:val="pt-PT" w:eastAsia="pt-PT"/>
              </w:rPr>
            </w:rPrChange>
          </w:rPr>
          <w:tab/>
        </w:r>
        <w:r>
          <w:rPr>
            <w:noProof/>
          </w:rPr>
          <w:t>Showcase of existing applications</w:t>
        </w:r>
        <w:r>
          <w:rPr>
            <w:noProof/>
          </w:rPr>
          <w:tab/>
        </w:r>
        <w:r>
          <w:rPr>
            <w:noProof/>
          </w:rPr>
          <w:fldChar w:fldCharType="begin"/>
        </w:r>
        <w:r>
          <w:rPr>
            <w:noProof/>
          </w:rPr>
          <w:instrText xml:space="preserve"> PAGEREF _Toc64809240 \h </w:instrText>
        </w:r>
      </w:ins>
      <w:r>
        <w:rPr>
          <w:noProof/>
        </w:rPr>
      </w:r>
      <w:r>
        <w:rPr>
          <w:noProof/>
        </w:rPr>
        <w:fldChar w:fldCharType="separate"/>
      </w:r>
      <w:ins w:id="228" w:author="Gustavo Moreira" w:date="2021-02-21T14:13:00Z">
        <w:r>
          <w:rPr>
            <w:noProof/>
          </w:rPr>
          <w:t>35</w:t>
        </w:r>
        <w:r>
          <w:rPr>
            <w:noProof/>
          </w:rPr>
          <w:fldChar w:fldCharType="end"/>
        </w:r>
      </w:ins>
    </w:p>
    <w:p w14:paraId="33B3251E" w14:textId="3B750484" w:rsidR="00F217F9" w:rsidRPr="00F217F9" w:rsidRDefault="00F217F9">
      <w:pPr>
        <w:pStyle w:val="Sumrio1"/>
        <w:tabs>
          <w:tab w:val="left" w:pos="539"/>
        </w:tabs>
        <w:rPr>
          <w:ins w:id="229" w:author="Gustavo Moreira" w:date="2021-02-21T14:13:00Z"/>
          <w:rFonts w:asciiTheme="minorHAnsi" w:eastAsiaTheme="minorEastAsia" w:hAnsiTheme="minorHAnsi" w:cstheme="minorBidi"/>
          <w:b w:val="0"/>
          <w:szCs w:val="22"/>
          <w:lang w:val="en-US" w:eastAsia="pt-PT"/>
          <w:rPrChange w:id="230" w:author="Gustavo Moreira" w:date="2021-02-21T14:13:00Z">
            <w:rPr>
              <w:ins w:id="231" w:author="Gustavo Moreira" w:date="2021-02-21T14:13:00Z"/>
              <w:rFonts w:asciiTheme="minorHAnsi" w:eastAsiaTheme="minorEastAsia" w:hAnsiTheme="minorHAnsi" w:cstheme="minorBidi"/>
              <w:b w:val="0"/>
              <w:szCs w:val="22"/>
              <w:lang w:val="pt-PT" w:eastAsia="pt-PT"/>
            </w:rPr>
          </w:rPrChange>
        </w:rPr>
      </w:pPr>
      <w:ins w:id="232" w:author="Gustavo Moreira" w:date="2021-02-21T14:13:00Z">
        <w:r>
          <w:lastRenderedPageBreak/>
          <w:t>5</w:t>
        </w:r>
        <w:r w:rsidRPr="00F217F9">
          <w:rPr>
            <w:rFonts w:asciiTheme="minorHAnsi" w:eastAsiaTheme="minorEastAsia" w:hAnsiTheme="minorHAnsi" w:cstheme="minorBidi"/>
            <w:b w:val="0"/>
            <w:szCs w:val="22"/>
            <w:lang w:val="en-US" w:eastAsia="pt-PT"/>
            <w:rPrChange w:id="233" w:author="Gustavo Moreira" w:date="2021-02-21T14:13:00Z">
              <w:rPr>
                <w:rFonts w:asciiTheme="minorHAnsi" w:eastAsiaTheme="minorEastAsia" w:hAnsiTheme="minorHAnsi" w:cstheme="minorBidi"/>
                <w:b w:val="0"/>
                <w:szCs w:val="22"/>
                <w:lang w:val="pt-PT" w:eastAsia="pt-PT"/>
              </w:rPr>
            </w:rPrChange>
          </w:rPr>
          <w:tab/>
        </w:r>
        <w:r>
          <w:t>Deep learning for music genre classification</w:t>
        </w:r>
        <w:r>
          <w:tab/>
        </w:r>
        <w:r>
          <w:fldChar w:fldCharType="begin"/>
        </w:r>
        <w:r>
          <w:instrText xml:space="preserve"> PAGEREF _Toc64809241 \h </w:instrText>
        </w:r>
      </w:ins>
      <w:r>
        <w:fldChar w:fldCharType="separate"/>
      </w:r>
      <w:ins w:id="234" w:author="Gustavo Moreira" w:date="2021-02-21T14:13:00Z">
        <w:r>
          <w:t>42</w:t>
        </w:r>
        <w:r>
          <w:fldChar w:fldCharType="end"/>
        </w:r>
      </w:ins>
    </w:p>
    <w:p w14:paraId="7AA3AF82" w14:textId="2C4A439F" w:rsidR="00F217F9" w:rsidRPr="00F217F9" w:rsidRDefault="00F217F9">
      <w:pPr>
        <w:pStyle w:val="Sumrio2"/>
        <w:rPr>
          <w:ins w:id="235" w:author="Gustavo Moreira" w:date="2021-02-21T14:13:00Z"/>
          <w:rFonts w:asciiTheme="minorHAnsi" w:eastAsiaTheme="minorEastAsia" w:hAnsiTheme="minorHAnsi" w:cstheme="minorBidi"/>
          <w:noProof/>
          <w:sz w:val="22"/>
          <w:szCs w:val="22"/>
          <w:lang w:val="en-US" w:eastAsia="pt-PT"/>
          <w:rPrChange w:id="236" w:author="Gustavo Moreira" w:date="2021-02-21T14:13:00Z">
            <w:rPr>
              <w:ins w:id="237" w:author="Gustavo Moreira" w:date="2021-02-21T14:13:00Z"/>
              <w:rFonts w:asciiTheme="minorHAnsi" w:eastAsiaTheme="minorEastAsia" w:hAnsiTheme="minorHAnsi" w:cstheme="minorBidi"/>
              <w:noProof/>
              <w:sz w:val="22"/>
              <w:szCs w:val="22"/>
              <w:lang w:val="pt-PT" w:eastAsia="pt-PT"/>
            </w:rPr>
          </w:rPrChange>
        </w:rPr>
      </w:pPr>
      <w:ins w:id="238" w:author="Gustavo Moreira" w:date="2021-02-21T14:13:00Z">
        <w:r>
          <w:rPr>
            <w:noProof/>
          </w:rPr>
          <w:t>5.1</w:t>
        </w:r>
        <w:r w:rsidRPr="00F217F9">
          <w:rPr>
            <w:rFonts w:asciiTheme="minorHAnsi" w:eastAsiaTheme="minorEastAsia" w:hAnsiTheme="minorHAnsi" w:cstheme="minorBidi"/>
            <w:noProof/>
            <w:sz w:val="22"/>
            <w:szCs w:val="22"/>
            <w:lang w:val="en-US" w:eastAsia="pt-PT"/>
            <w:rPrChange w:id="239" w:author="Gustavo Moreira" w:date="2021-02-21T14:13:00Z">
              <w:rPr>
                <w:rFonts w:asciiTheme="minorHAnsi" w:eastAsiaTheme="minorEastAsia" w:hAnsiTheme="minorHAnsi" w:cstheme="minorBidi"/>
                <w:noProof/>
                <w:sz w:val="22"/>
                <w:szCs w:val="22"/>
                <w:lang w:val="pt-PT" w:eastAsia="pt-PT"/>
              </w:rPr>
            </w:rPrChange>
          </w:rPr>
          <w:tab/>
        </w:r>
        <w:r>
          <w:rPr>
            <w:noProof/>
          </w:rPr>
          <w:t>Design</w:t>
        </w:r>
        <w:r>
          <w:rPr>
            <w:noProof/>
          </w:rPr>
          <w:tab/>
        </w:r>
        <w:r>
          <w:rPr>
            <w:noProof/>
          </w:rPr>
          <w:fldChar w:fldCharType="begin"/>
        </w:r>
        <w:r>
          <w:rPr>
            <w:noProof/>
          </w:rPr>
          <w:instrText xml:space="preserve"> PAGEREF _Toc64809242 \h </w:instrText>
        </w:r>
      </w:ins>
      <w:r>
        <w:rPr>
          <w:noProof/>
        </w:rPr>
      </w:r>
      <w:r>
        <w:rPr>
          <w:noProof/>
        </w:rPr>
        <w:fldChar w:fldCharType="separate"/>
      </w:r>
      <w:ins w:id="240" w:author="Gustavo Moreira" w:date="2021-02-21T14:13:00Z">
        <w:r>
          <w:rPr>
            <w:noProof/>
          </w:rPr>
          <w:t>42</w:t>
        </w:r>
        <w:r>
          <w:rPr>
            <w:noProof/>
          </w:rPr>
          <w:fldChar w:fldCharType="end"/>
        </w:r>
      </w:ins>
    </w:p>
    <w:p w14:paraId="74911698" w14:textId="0E776787" w:rsidR="00F217F9" w:rsidRPr="00F217F9" w:rsidRDefault="00F217F9">
      <w:pPr>
        <w:pStyle w:val="Sumrio3"/>
        <w:rPr>
          <w:ins w:id="241" w:author="Gustavo Moreira" w:date="2021-02-21T14:13:00Z"/>
          <w:rFonts w:asciiTheme="minorHAnsi" w:eastAsiaTheme="minorEastAsia" w:hAnsiTheme="minorHAnsi" w:cstheme="minorBidi"/>
          <w:noProof/>
          <w:sz w:val="22"/>
          <w:szCs w:val="22"/>
          <w:lang w:val="en-US" w:eastAsia="pt-PT"/>
          <w:rPrChange w:id="242" w:author="Gustavo Moreira" w:date="2021-02-21T14:13:00Z">
            <w:rPr>
              <w:ins w:id="243" w:author="Gustavo Moreira" w:date="2021-02-21T14:13:00Z"/>
              <w:rFonts w:asciiTheme="minorHAnsi" w:eastAsiaTheme="minorEastAsia" w:hAnsiTheme="minorHAnsi" w:cstheme="minorBidi"/>
              <w:noProof/>
              <w:sz w:val="22"/>
              <w:szCs w:val="22"/>
              <w:lang w:val="pt-PT" w:eastAsia="pt-PT"/>
            </w:rPr>
          </w:rPrChange>
        </w:rPr>
      </w:pPr>
      <w:ins w:id="244" w:author="Gustavo Moreira" w:date="2021-02-21T14:13:00Z">
        <w:r>
          <w:rPr>
            <w:noProof/>
          </w:rPr>
          <w:t>5.1.1</w:t>
        </w:r>
        <w:r w:rsidRPr="00F217F9">
          <w:rPr>
            <w:rFonts w:asciiTheme="minorHAnsi" w:eastAsiaTheme="minorEastAsia" w:hAnsiTheme="minorHAnsi" w:cstheme="minorBidi"/>
            <w:noProof/>
            <w:sz w:val="22"/>
            <w:szCs w:val="22"/>
            <w:lang w:val="en-US" w:eastAsia="pt-PT"/>
            <w:rPrChange w:id="245" w:author="Gustavo Moreira" w:date="2021-02-21T14:13:00Z">
              <w:rPr>
                <w:rFonts w:asciiTheme="minorHAnsi" w:eastAsiaTheme="minorEastAsia" w:hAnsiTheme="minorHAnsi" w:cstheme="minorBidi"/>
                <w:noProof/>
                <w:sz w:val="22"/>
                <w:szCs w:val="22"/>
                <w:lang w:val="pt-PT" w:eastAsia="pt-PT"/>
              </w:rPr>
            </w:rPrChange>
          </w:rPr>
          <w:tab/>
        </w:r>
        <w:r>
          <w:rPr>
            <w:noProof/>
          </w:rPr>
          <w:t>Requirements</w:t>
        </w:r>
        <w:r>
          <w:rPr>
            <w:noProof/>
          </w:rPr>
          <w:tab/>
        </w:r>
        <w:r>
          <w:rPr>
            <w:noProof/>
          </w:rPr>
          <w:fldChar w:fldCharType="begin"/>
        </w:r>
        <w:r>
          <w:rPr>
            <w:noProof/>
          </w:rPr>
          <w:instrText xml:space="preserve"> PAGEREF _Toc64809244 \h </w:instrText>
        </w:r>
      </w:ins>
      <w:r>
        <w:rPr>
          <w:noProof/>
        </w:rPr>
      </w:r>
      <w:r>
        <w:rPr>
          <w:noProof/>
        </w:rPr>
        <w:fldChar w:fldCharType="separate"/>
      </w:r>
      <w:ins w:id="246" w:author="Gustavo Moreira" w:date="2021-02-21T14:13:00Z">
        <w:r>
          <w:rPr>
            <w:noProof/>
          </w:rPr>
          <w:t>42</w:t>
        </w:r>
        <w:r>
          <w:rPr>
            <w:noProof/>
          </w:rPr>
          <w:fldChar w:fldCharType="end"/>
        </w:r>
      </w:ins>
    </w:p>
    <w:p w14:paraId="7D1CB588" w14:textId="4DA82EE4" w:rsidR="00F217F9" w:rsidRPr="00F217F9" w:rsidRDefault="00F217F9">
      <w:pPr>
        <w:pStyle w:val="Sumrio3"/>
        <w:rPr>
          <w:ins w:id="247" w:author="Gustavo Moreira" w:date="2021-02-21T14:13:00Z"/>
          <w:rFonts w:asciiTheme="minorHAnsi" w:eastAsiaTheme="minorEastAsia" w:hAnsiTheme="minorHAnsi" w:cstheme="minorBidi"/>
          <w:noProof/>
          <w:sz w:val="22"/>
          <w:szCs w:val="22"/>
          <w:lang w:val="en-US" w:eastAsia="pt-PT"/>
          <w:rPrChange w:id="248" w:author="Gustavo Moreira" w:date="2021-02-21T14:13:00Z">
            <w:rPr>
              <w:ins w:id="249" w:author="Gustavo Moreira" w:date="2021-02-21T14:13:00Z"/>
              <w:rFonts w:asciiTheme="minorHAnsi" w:eastAsiaTheme="minorEastAsia" w:hAnsiTheme="minorHAnsi" w:cstheme="minorBidi"/>
              <w:noProof/>
              <w:sz w:val="22"/>
              <w:szCs w:val="22"/>
              <w:lang w:val="pt-PT" w:eastAsia="pt-PT"/>
            </w:rPr>
          </w:rPrChange>
        </w:rPr>
      </w:pPr>
      <w:ins w:id="250" w:author="Gustavo Moreira" w:date="2021-02-21T14:13:00Z">
        <w:r>
          <w:rPr>
            <w:noProof/>
          </w:rPr>
          <w:t>5.1.2</w:t>
        </w:r>
        <w:r w:rsidRPr="00F217F9">
          <w:rPr>
            <w:rFonts w:asciiTheme="minorHAnsi" w:eastAsiaTheme="minorEastAsia" w:hAnsiTheme="minorHAnsi" w:cstheme="minorBidi"/>
            <w:noProof/>
            <w:sz w:val="22"/>
            <w:szCs w:val="22"/>
            <w:lang w:val="en-US" w:eastAsia="pt-PT"/>
            <w:rPrChange w:id="251" w:author="Gustavo Moreira" w:date="2021-02-21T14:13:00Z">
              <w:rPr>
                <w:rFonts w:asciiTheme="minorHAnsi" w:eastAsiaTheme="minorEastAsia" w:hAnsiTheme="minorHAnsi" w:cstheme="minorBidi"/>
                <w:noProof/>
                <w:sz w:val="22"/>
                <w:szCs w:val="22"/>
                <w:lang w:val="pt-PT" w:eastAsia="pt-PT"/>
              </w:rPr>
            </w:rPrChange>
          </w:rPr>
          <w:tab/>
        </w:r>
        <w:r>
          <w:rPr>
            <w:noProof/>
          </w:rPr>
          <w:t>Design proposal</w:t>
        </w:r>
        <w:r>
          <w:rPr>
            <w:noProof/>
          </w:rPr>
          <w:tab/>
        </w:r>
        <w:r>
          <w:rPr>
            <w:noProof/>
          </w:rPr>
          <w:fldChar w:fldCharType="begin"/>
        </w:r>
        <w:r>
          <w:rPr>
            <w:noProof/>
          </w:rPr>
          <w:instrText xml:space="preserve"> PAGEREF _Toc64809245 \h </w:instrText>
        </w:r>
      </w:ins>
      <w:r>
        <w:rPr>
          <w:noProof/>
        </w:rPr>
      </w:r>
      <w:r>
        <w:rPr>
          <w:noProof/>
        </w:rPr>
        <w:fldChar w:fldCharType="separate"/>
      </w:r>
      <w:ins w:id="252" w:author="Gustavo Moreira" w:date="2021-02-21T14:13:00Z">
        <w:r>
          <w:rPr>
            <w:noProof/>
          </w:rPr>
          <w:t>44</w:t>
        </w:r>
        <w:r>
          <w:rPr>
            <w:noProof/>
          </w:rPr>
          <w:fldChar w:fldCharType="end"/>
        </w:r>
      </w:ins>
    </w:p>
    <w:p w14:paraId="516D2D66" w14:textId="0369CD0E" w:rsidR="00F217F9" w:rsidRPr="00F217F9" w:rsidRDefault="00F217F9">
      <w:pPr>
        <w:pStyle w:val="Sumrio2"/>
        <w:rPr>
          <w:ins w:id="253" w:author="Gustavo Moreira" w:date="2021-02-21T14:13:00Z"/>
          <w:rFonts w:asciiTheme="minorHAnsi" w:eastAsiaTheme="minorEastAsia" w:hAnsiTheme="minorHAnsi" w:cstheme="minorBidi"/>
          <w:noProof/>
          <w:sz w:val="22"/>
          <w:szCs w:val="22"/>
          <w:lang w:val="en-US" w:eastAsia="pt-PT"/>
          <w:rPrChange w:id="254" w:author="Gustavo Moreira" w:date="2021-02-21T14:13:00Z">
            <w:rPr>
              <w:ins w:id="255" w:author="Gustavo Moreira" w:date="2021-02-21T14:13:00Z"/>
              <w:rFonts w:asciiTheme="minorHAnsi" w:eastAsiaTheme="minorEastAsia" w:hAnsiTheme="minorHAnsi" w:cstheme="minorBidi"/>
              <w:noProof/>
              <w:sz w:val="22"/>
              <w:szCs w:val="22"/>
              <w:lang w:val="pt-PT" w:eastAsia="pt-PT"/>
            </w:rPr>
          </w:rPrChange>
        </w:rPr>
      </w:pPr>
      <w:ins w:id="256" w:author="Gustavo Moreira" w:date="2021-02-21T14:13:00Z">
        <w:r>
          <w:rPr>
            <w:noProof/>
          </w:rPr>
          <w:t>5.2</w:t>
        </w:r>
        <w:r w:rsidRPr="00F217F9">
          <w:rPr>
            <w:rFonts w:asciiTheme="minorHAnsi" w:eastAsiaTheme="minorEastAsia" w:hAnsiTheme="minorHAnsi" w:cstheme="minorBidi"/>
            <w:noProof/>
            <w:sz w:val="22"/>
            <w:szCs w:val="22"/>
            <w:lang w:val="en-US" w:eastAsia="pt-PT"/>
            <w:rPrChange w:id="257" w:author="Gustavo Moreira" w:date="2021-02-21T14:13:00Z">
              <w:rPr>
                <w:rFonts w:asciiTheme="minorHAnsi" w:eastAsiaTheme="minorEastAsia" w:hAnsiTheme="minorHAnsi" w:cstheme="minorBidi"/>
                <w:noProof/>
                <w:sz w:val="22"/>
                <w:szCs w:val="22"/>
                <w:lang w:val="pt-PT" w:eastAsia="pt-PT"/>
              </w:rPr>
            </w:rPrChange>
          </w:rPr>
          <w:tab/>
        </w:r>
        <w:r>
          <w:rPr>
            <w:noProof/>
          </w:rPr>
          <w:t>Implementation intention</w:t>
        </w:r>
        <w:r>
          <w:rPr>
            <w:noProof/>
          </w:rPr>
          <w:tab/>
        </w:r>
        <w:r>
          <w:rPr>
            <w:noProof/>
          </w:rPr>
          <w:fldChar w:fldCharType="begin"/>
        </w:r>
        <w:r>
          <w:rPr>
            <w:noProof/>
          </w:rPr>
          <w:instrText xml:space="preserve"> PAGEREF _Toc64809246 \h </w:instrText>
        </w:r>
      </w:ins>
      <w:r>
        <w:rPr>
          <w:noProof/>
        </w:rPr>
      </w:r>
      <w:r>
        <w:rPr>
          <w:noProof/>
        </w:rPr>
        <w:fldChar w:fldCharType="separate"/>
      </w:r>
      <w:ins w:id="258" w:author="Gustavo Moreira" w:date="2021-02-21T14:13:00Z">
        <w:r>
          <w:rPr>
            <w:noProof/>
          </w:rPr>
          <w:t>47</w:t>
        </w:r>
        <w:r>
          <w:rPr>
            <w:noProof/>
          </w:rPr>
          <w:fldChar w:fldCharType="end"/>
        </w:r>
      </w:ins>
    </w:p>
    <w:p w14:paraId="647379CB" w14:textId="5A3C227F" w:rsidR="00F217F9" w:rsidRPr="00F217F9" w:rsidRDefault="00F217F9">
      <w:pPr>
        <w:pStyle w:val="Sumrio1"/>
        <w:tabs>
          <w:tab w:val="left" w:pos="539"/>
        </w:tabs>
        <w:rPr>
          <w:ins w:id="259" w:author="Gustavo Moreira" w:date="2021-02-21T14:13:00Z"/>
          <w:rFonts w:asciiTheme="minorHAnsi" w:eastAsiaTheme="minorEastAsia" w:hAnsiTheme="minorHAnsi" w:cstheme="minorBidi"/>
          <w:b w:val="0"/>
          <w:szCs w:val="22"/>
          <w:lang w:val="en-US" w:eastAsia="pt-PT"/>
          <w:rPrChange w:id="260" w:author="Gustavo Moreira" w:date="2021-02-21T14:13:00Z">
            <w:rPr>
              <w:ins w:id="261" w:author="Gustavo Moreira" w:date="2021-02-21T14:13:00Z"/>
              <w:rFonts w:asciiTheme="minorHAnsi" w:eastAsiaTheme="minorEastAsia" w:hAnsiTheme="minorHAnsi" w:cstheme="minorBidi"/>
              <w:b w:val="0"/>
              <w:szCs w:val="22"/>
              <w:lang w:val="pt-PT" w:eastAsia="pt-PT"/>
            </w:rPr>
          </w:rPrChange>
        </w:rPr>
      </w:pPr>
      <w:ins w:id="262" w:author="Gustavo Moreira" w:date="2021-02-21T14:13:00Z">
        <w:r>
          <w:t>6</w:t>
        </w:r>
        <w:r w:rsidRPr="00F217F9">
          <w:rPr>
            <w:rFonts w:asciiTheme="minorHAnsi" w:eastAsiaTheme="minorEastAsia" w:hAnsiTheme="minorHAnsi" w:cstheme="minorBidi"/>
            <w:b w:val="0"/>
            <w:szCs w:val="22"/>
            <w:lang w:val="en-US" w:eastAsia="pt-PT"/>
            <w:rPrChange w:id="263" w:author="Gustavo Moreira" w:date="2021-02-21T14:13:00Z">
              <w:rPr>
                <w:rFonts w:asciiTheme="minorHAnsi" w:eastAsiaTheme="minorEastAsia" w:hAnsiTheme="minorHAnsi" w:cstheme="minorBidi"/>
                <w:b w:val="0"/>
                <w:szCs w:val="22"/>
                <w:lang w:val="pt-PT" w:eastAsia="pt-PT"/>
              </w:rPr>
            </w:rPrChange>
          </w:rPr>
          <w:tab/>
        </w:r>
        <w:r>
          <w:t>Evaluation and experimentation</w:t>
        </w:r>
        <w:r>
          <w:tab/>
        </w:r>
        <w:r>
          <w:fldChar w:fldCharType="begin"/>
        </w:r>
        <w:r>
          <w:instrText xml:space="preserve"> PAGEREF _Toc64809247 \h </w:instrText>
        </w:r>
      </w:ins>
      <w:r>
        <w:fldChar w:fldCharType="separate"/>
      </w:r>
      <w:ins w:id="264" w:author="Gustavo Moreira" w:date="2021-02-21T14:13:00Z">
        <w:r>
          <w:t>49</w:t>
        </w:r>
        <w:r>
          <w:fldChar w:fldCharType="end"/>
        </w:r>
      </w:ins>
    </w:p>
    <w:p w14:paraId="3D14557C" w14:textId="50A726F1" w:rsidR="00F217F9" w:rsidRPr="00F217F9" w:rsidRDefault="00F217F9">
      <w:pPr>
        <w:pStyle w:val="Sumrio2"/>
        <w:rPr>
          <w:ins w:id="265" w:author="Gustavo Moreira" w:date="2021-02-21T14:13:00Z"/>
          <w:rFonts w:asciiTheme="minorHAnsi" w:eastAsiaTheme="minorEastAsia" w:hAnsiTheme="minorHAnsi" w:cstheme="minorBidi"/>
          <w:noProof/>
          <w:sz w:val="22"/>
          <w:szCs w:val="22"/>
          <w:lang w:val="en-US" w:eastAsia="pt-PT"/>
          <w:rPrChange w:id="266" w:author="Gustavo Moreira" w:date="2021-02-21T14:13:00Z">
            <w:rPr>
              <w:ins w:id="267" w:author="Gustavo Moreira" w:date="2021-02-21T14:13:00Z"/>
              <w:rFonts w:asciiTheme="minorHAnsi" w:eastAsiaTheme="minorEastAsia" w:hAnsiTheme="minorHAnsi" w:cstheme="minorBidi"/>
              <w:noProof/>
              <w:sz w:val="22"/>
              <w:szCs w:val="22"/>
              <w:lang w:val="pt-PT" w:eastAsia="pt-PT"/>
            </w:rPr>
          </w:rPrChange>
        </w:rPr>
      </w:pPr>
      <w:ins w:id="268" w:author="Gustavo Moreira" w:date="2021-02-21T14:13:00Z">
        <w:r>
          <w:rPr>
            <w:noProof/>
          </w:rPr>
          <w:t>6.1</w:t>
        </w:r>
        <w:r w:rsidRPr="00F217F9">
          <w:rPr>
            <w:rFonts w:asciiTheme="minorHAnsi" w:eastAsiaTheme="minorEastAsia" w:hAnsiTheme="minorHAnsi" w:cstheme="minorBidi"/>
            <w:noProof/>
            <w:sz w:val="22"/>
            <w:szCs w:val="22"/>
            <w:lang w:val="en-US" w:eastAsia="pt-PT"/>
            <w:rPrChange w:id="269" w:author="Gustavo Moreira" w:date="2021-02-21T14:13:00Z">
              <w:rPr>
                <w:rFonts w:asciiTheme="minorHAnsi" w:eastAsiaTheme="minorEastAsia" w:hAnsiTheme="minorHAnsi" w:cstheme="minorBidi"/>
                <w:noProof/>
                <w:sz w:val="22"/>
                <w:szCs w:val="22"/>
                <w:lang w:val="pt-PT" w:eastAsia="pt-PT"/>
              </w:rPr>
            </w:rPrChange>
          </w:rPr>
          <w:tab/>
        </w:r>
        <w:r>
          <w:rPr>
            <w:noProof/>
          </w:rPr>
          <w:t>Hypothesis</w:t>
        </w:r>
        <w:r>
          <w:rPr>
            <w:noProof/>
          </w:rPr>
          <w:tab/>
        </w:r>
        <w:r>
          <w:rPr>
            <w:noProof/>
          </w:rPr>
          <w:fldChar w:fldCharType="begin"/>
        </w:r>
        <w:r>
          <w:rPr>
            <w:noProof/>
          </w:rPr>
          <w:instrText xml:space="preserve"> PAGEREF _Toc64809248 \h </w:instrText>
        </w:r>
      </w:ins>
      <w:r>
        <w:rPr>
          <w:noProof/>
        </w:rPr>
      </w:r>
      <w:r>
        <w:rPr>
          <w:noProof/>
        </w:rPr>
        <w:fldChar w:fldCharType="separate"/>
      </w:r>
      <w:ins w:id="270" w:author="Gustavo Moreira" w:date="2021-02-21T14:13:00Z">
        <w:r>
          <w:rPr>
            <w:noProof/>
          </w:rPr>
          <w:t>49</w:t>
        </w:r>
        <w:r>
          <w:rPr>
            <w:noProof/>
          </w:rPr>
          <w:fldChar w:fldCharType="end"/>
        </w:r>
      </w:ins>
    </w:p>
    <w:p w14:paraId="50204FBC" w14:textId="69D79B2D" w:rsidR="00F217F9" w:rsidRPr="00F217F9" w:rsidRDefault="00F217F9">
      <w:pPr>
        <w:pStyle w:val="Sumrio2"/>
        <w:rPr>
          <w:ins w:id="271" w:author="Gustavo Moreira" w:date="2021-02-21T14:13:00Z"/>
          <w:rFonts w:asciiTheme="minorHAnsi" w:eastAsiaTheme="minorEastAsia" w:hAnsiTheme="minorHAnsi" w:cstheme="minorBidi"/>
          <w:noProof/>
          <w:sz w:val="22"/>
          <w:szCs w:val="22"/>
          <w:lang w:val="en-US" w:eastAsia="pt-PT"/>
          <w:rPrChange w:id="272" w:author="Gustavo Moreira" w:date="2021-02-21T14:13:00Z">
            <w:rPr>
              <w:ins w:id="273" w:author="Gustavo Moreira" w:date="2021-02-21T14:13:00Z"/>
              <w:rFonts w:asciiTheme="minorHAnsi" w:eastAsiaTheme="minorEastAsia" w:hAnsiTheme="minorHAnsi" w:cstheme="minorBidi"/>
              <w:noProof/>
              <w:sz w:val="22"/>
              <w:szCs w:val="22"/>
              <w:lang w:val="pt-PT" w:eastAsia="pt-PT"/>
            </w:rPr>
          </w:rPrChange>
        </w:rPr>
      </w:pPr>
      <w:ins w:id="274" w:author="Gustavo Moreira" w:date="2021-02-21T14:13:00Z">
        <w:r>
          <w:rPr>
            <w:noProof/>
          </w:rPr>
          <w:t>6.2</w:t>
        </w:r>
        <w:r w:rsidRPr="00F217F9">
          <w:rPr>
            <w:rFonts w:asciiTheme="minorHAnsi" w:eastAsiaTheme="minorEastAsia" w:hAnsiTheme="minorHAnsi" w:cstheme="minorBidi"/>
            <w:noProof/>
            <w:sz w:val="22"/>
            <w:szCs w:val="22"/>
            <w:lang w:val="en-US" w:eastAsia="pt-PT"/>
            <w:rPrChange w:id="275" w:author="Gustavo Moreira" w:date="2021-02-21T14:13:00Z">
              <w:rPr>
                <w:rFonts w:asciiTheme="minorHAnsi" w:eastAsiaTheme="minorEastAsia" w:hAnsiTheme="minorHAnsi" w:cstheme="minorBidi"/>
                <w:noProof/>
                <w:sz w:val="22"/>
                <w:szCs w:val="22"/>
                <w:lang w:val="pt-PT" w:eastAsia="pt-PT"/>
              </w:rPr>
            </w:rPrChange>
          </w:rPr>
          <w:tab/>
        </w:r>
        <w:r>
          <w:rPr>
            <w:noProof/>
          </w:rPr>
          <w:t>Deep learning evaluation</w:t>
        </w:r>
        <w:r>
          <w:rPr>
            <w:noProof/>
          </w:rPr>
          <w:tab/>
        </w:r>
        <w:r>
          <w:rPr>
            <w:noProof/>
          </w:rPr>
          <w:fldChar w:fldCharType="begin"/>
        </w:r>
        <w:r>
          <w:rPr>
            <w:noProof/>
          </w:rPr>
          <w:instrText xml:space="preserve"> PAGEREF _Toc64809249 \h </w:instrText>
        </w:r>
      </w:ins>
      <w:r>
        <w:rPr>
          <w:noProof/>
        </w:rPr>
      </w:r>
      <w:r>
        <w:rPr>
          <w:noProof/>
        </w:rPr>
        <w:fldChar w:fldCharType="separate"/>
      </w:r>
      <w:ins w:id="276" w:author="Gustavo Moreira" w:date="2021-02-21T14:13:00Z">
        <w:r>
          <w:rPr>
            <w:noProof/>
          </w:rPr>
          <w:t>49</w:t>
        </w:r>
        <w:r>
          <w:rPr>
            <w:noProof/>
          </w:rPr>
          <w:fldChar w:fldCharType="end"/>
        </w:r>
      </w:ins>
    </w:p>
    <w:p w14:paraId="029FC966" w14:textId="5407D66E" w:rsidR="00F217F9" w:rsidRPr="00F217F9" w:rsidRDefault="00F217F9">
      <w:pPr>
        <w:pStyle w:val="Sumrio2"/>
        <w:rPr>
          <w:ins w:id="277" w:author="Gustavo Moreira" w:date="2021-02-21T14:13:00Z"/>
          <w:rFonts w:asciiTheme="minorHAnsi" w:eastAsiaTheme="minorEastAsia" w:hAnsiTheme="minorHAnsi" w:cstheme="minorBidi"/>
          <w:noProof/>
          <w:sz w:val="22"/>
          <w:szCs w:val="22"/>
          <w:lang w:val="en-US" w:eastAsia="pt-PT"/>
          <w:rPrChange w:id="278" w:author="Gustavo Moreira" w:date="2021-02-21T14:13:00Z">
            <w:rPr>
              <w:ins w:id="279" w:author="Gustavo Moreira" w:date="2021-02-21T14:13:00Z"/>
              <w:rFonts w:asciiTheme="minorHAnsi" w:eastAsiaTheme="minorEastAsia" w:hAnsiTheme="minorHAnsi" w:cstheme="minorBidi"/>
              <w:noProof/>
              <w:sz w:val="22"/>
              <w:szCs w:val="22"/>
              <w:lang w:val="pt-PT" w:eastAsia="pt-PT"/>
            </w:rPr>
          </w:rPrChange>
        </w:rPr>
      </w:pPr>
      <w:ins w:id="280" w:author="Gustavo Moreira" w:date="2021-02-21T14:13:00Z">
        <w:r>
          <w:rPr>
            <w:noProof/>
          </w:rPr>
          <w:t>6.3</w:t>
        </w:r>
        <w:r w:rsidRPr="00F217F9">
          <w:rPr>
            <w:rFonts w:asciiTheme="minorHAnsi" w:eastAsiaTheme="minorEastAsia" w:hAnsiTheme="minorHAnsi" w:cstheme="minorBidi"/>
            <w:noProof/>
            <w:sz w:val="22"/>
            <w:szCs w:val="22"/>
            <w:lang w:val="en-US" w:eastAsia="pt-PT"/>
            <w:rPrChange w:id="281" w:author="Gustavo Moreira" w:date="2021-02-21T14:13:00Z">
              <w:rPr>
                <w:rFonts w:asciiTheme="minorHAnsi" w:eastAsiaTheme="minorEastAsia" w:hAnsiTheme="minorHAnsi" w:cstheme="minorBidi"/>
                <w:noProof/>
                <w:sz w:val="22"/>
                <w:szCs w:val="22"/>
                <w:lang w:val="pt-PT" w:eastAsia="pt-PT"/>
              </w:rPr>
            </w:rPrChange>
          </w:rPr>
          <w:tab/>
        </w:r>
        <w:r>
          <w:rPr>
            <w:noProof/>
          </w:rPr>
          <w:t>Project classification analysis and confusion matrix</w:t>
        </w:r>
        <w:r>
          <w:rPr>
            <w:noProof/>
          </w:rPr>
          <w:tab/>
        </w:r>
        <w:r>
          <w:rPr>
            <w:noProof/>
          </w:rPr>
          <w:fldChar w:fldCharType="begin"/>
        </w:r>
        <w:r>
          <w:rPr>
            <w:noProof/>
          </w:rPr>
          <w:instrText xml:space="preserve"> PAGEREF _Toc64809250 \h </w:instrText>
        </w:r>
      </w:ins>
      <w:r>
        <w:rPr>
          <w:noProof/>
        </w:rPr>
      </w:r>
      <w:r>
        <w:rPr>
          <w:noProof/>
        </w:rPr>
        <w:fldChar w:fldCharType="separate"/>
      </w:r>
      <w:ins w:id="282" w:author="Gustavo Moreira" w:date="2021-02-21T14:13:00Z">
        <w:r>
          <w:rPr>
            <w:noProof/>
          </w:rPr>
          <w:t>51</w:t>
        </w:r>
        <w:r>
          <w:rPr>
            <w:noProof/>
          </w:rPr>
          <w:fldChar w:fldCharType="end"/>
        </w:r>
      </w:ins>
    </w:p>
    <w:p w14:paraId="46FE0953" w14:textId="2EEA6D18" w:rsidR="00F217F9" w:rsidRDefault="00F217F9">
      <w:pPr>
        <w:pStyle w:val="Sumrio1"/>
        <w:tabs>
          <w:tab w:val="left" w:pos="539"/>
        </w:tabs>
        <w:rPr>
          <w:ins w:id="283" w:author="Gustavo Moreira" w:date="2021-02-21T14:13:00Z"/>
          <w:rFonts w:asciiTheme="minorHAnsi" w:eastAsiaTheme="minorEastAsia" w:hAnsiTheme="minorHAnsi" w:cstheme="minorBidi"/>
          <w:b w:val="0"/>
          <w:szCs w:val="22"/>
          <w:lang w:val="pt-PT" w:eastAsia="pt-PT"/>
        </w:rPr>
      </w:pPr>
      <w:ins w:id="284" w:author="Gustavo Moreira" w:date="2021-02-21T14:13:00Z">
        <w:r>
          <w:t>7</w:t>
        </w:r>
        <w:r>
          <w:rPr>
            <w:rFonts w:asciiTheme="minorHAnsi" w:eastAsiaTheme="minorEastAsia" w:hAnsiTheme="minorHAnsi" w:cstheme="minorBidi"/>
            <w:b w:val="0"/>
            <w:szCs w:val="22"/>
            <w:lang w:val="pt-PT" w:eastAsia="pt-PT"/>
          </w:rPr>
          <w:tab/>
        </w:r>
        <w:r w:rsidRPr="00493EC1">
          <w:rPr>
            <w:lang w:val="pt-BR"/>
          </w:rPr>
          <w:t>Obras Citadas</w:t>
        </w:r>
        <w:r>
          <w:tab/>
        </w:r>
        <w:r>
          <w:fldChar w:fldCharType="begin"/>
        </w:r>
        <w:r>
          <w:instrText xml:space="preserve"> PAGEREF _Toc64809252 \h </w:instrText>
        </w:r>
      </w:ins>
      <w:r>
        <w:fldChar w:fldCharType="separate"/>
      </w:r>
      <w:ins w:id="285" w:author="Gustavo Moreira" w:date="2021-02-21T14:13:00Z">
        <w:r>
          <w:t>54</w:t>
        </w:r>
        <w:r>
          <w:fldChar w:fldCharType="end"/>
        </w:r>
      </w:ins>
    </w:p>
    <w:p w14:paraId="7A43D9A6" w14:textId="1C70A00C" w:rsidR="00C7037D" w:rsidRPr="00C7037D" w:rsidDel="00AF535C" w:rsidRDefault="00C7037D">
      <w:pPr>
        <w:pStyle w:val="Sumrio1"/>
        <w:tabs>
          <w:tab w:val="left" w:pos="539"/>
        </w:tabs>
        <w:rPr>
          <w:del w:id="286" w:author="Gustavo Moreira" w:date="2021-02-14T13:05:00Z"/>
          <w:rFonts w:asciiTheme="minorHAnsi" w:eastAsiaTheme="minorEastAsia" w:hAnsiTheme="minorHAnsi" w:cstheme="minorBidi"/>
          <w:b w:val="0"/>
          <w:szCs w:val="22"/>
          <w:lang w:val="en-US" w:eastAsia="pt-PT"/>
        </w:rPr>
      </w:pPr>
      <w:del w:id="287" w:author="Gustavo Moreira" w:date="2021-02-14T13:05:00Z">
        <w:r w:rsidDel="00AF535C">
          <w:delText>1</w:delText>
        </w:r>
        <w:r w:rsidRPr="00C7037D" w:rsidDel="00AF535C">
          <w:rPr>
            <w:rFonts w:asciiTheme="minorHAnsi" w:eastAsiaTheme="minorEastAsia" w:hAnsiTheme="minorHAnsi" w:cstheme="minorBidi"/>
            <w:b w:val="0"/>
            <w:szCs w:val="22"/>
            <w:lang w:val="en-US" w:eastAsia="pt-PT"/>
          </w:rPr>
          <w:tab/>
        </w:r>
        <w:r w:rsidDel="00AF535C">
          <w:delText>Introduction</w:delText>
        </w:r>
        <w:r w:rsidDel="00AF535C">
          <w:tab/>
        </w:r>
        <w:r w:rsidDel="00AF535C">
          <w:fldChar w:fldCharType="begin"/>
        </w:r>
        <w:r w:rsidDel="00AF535C">
          <w:delInstrText xml:space="preserve"> PAGEREF _Toc62986412 \h </w:delInstrText>
        </w:r>
        <w:r w:rsidDel="00AF535C">
          <w:fldChar w:fldCharType="separate"/>
        </w:r>
      </w:del>
      <w:ins w:id="288" w:author="Gustavo Moreira" w:date="2021-02-21T14:13:00Z">
        <w:r w:rsidR="00F217F9">
          <w:rPr>
            <w:bCs/>
            <w:lang w:val="pt-BR"/>
          </w:rPr>
          <w:t>Erro! Indicador não definido.</w:t>
        </w:r>
      </w:ins>
      <w:del w:id="289" w:author="Gustavo Moreira" w:date="2021-02-14T13:05:00Z">
        <w:r w:rsidR="00323CC2" w:rsidDel="00AF535C">
          <w:delText>1</w:delText>
        </w:r>
        <w:r w:rsidDel="00AF535C">
          <w:fldChar w:fldCharType="end"/>
        </w:r>
      </w:del>
    </w:p>
    <w:p w14:paraId="1801A507" w14:textId="71D59B08" w:rsidR="00C7037D" w:rsidRPr="00C7037D" w:rsidDel="00AF535C" w:rsidRDefault="00C7037D">
      <w:pPr>
        <w:pStyle w:val="Sumrio2"/>
        <w:rPr>
          <w:del w:id="290" w:author="Gustavo Moreira" w:date="2021-02-14T13:05:00Z"/>
          <w:rFonts w:asciiTheme="minorHAnsi" w:eastAsiaTheme="minorEastAsia" w:hAnsiTheme="minorHAnsi" w:cstheme="minorBidi"/>
          <w:noProof/>
          <w:sz w:val="22"/>
          <w:szCs w:val="22"/>
          <w:lang w:val="en-US" w:eastAsia="pt-PT"/>
        </w:rPr>
      </w:pPr>
      <w:del w:id="291" w:author="Gustavo Moreira" w:date="2021-02-14T13:05:00Z">
        <w:r w:rsidRPr="00C7037D" w:rsidDel="00AF535C">
          <w:rPr>
            <w:noProof/>
            <w:lang w:val="en-US"/>
          </w:rPr>
          <w:delText>1.1</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Context</w:delText>
        </w:r>
        <w:r w:rsidDel="00AF535C">
          <w:rPr>
            <w:noProof/>
          </w:rPr>
          <w:tab/>
        </w:r>
        <w:r w:rsidDel="00AF535C">
          <w:rPr>
            <w:noProof/>
          </w:rPr>
          <w:fldChar w:fldCharType="begin"/>
        </w:r>
        <w:r w:rsidDel="00AF535C">
          <w:rPr>
            <w:noProof/>
          </w:rPr>
          <w:delInstrText xml:space="preserve"> PAGEREF _Toc62986413 \h </w:delInstrText>
        </w:r>
        <w:r w:rsidDel="00AF535C">
          <w:rPr>
            <w:noProof/>
          </w:rPr>
        </w:r>
        <w:r w:rsidDel="00AF535C">
          <w:rPr>
            <w:noProof/>
          </w:rPr>
          <w:fldChar w:fldCharType="separate"/>
        </w:r>
      </w:del>
      <w:ins w:id="292" w:author="Gustavo Moreira" w:date="2021-02-21T14:13:00Z">
        <w:r w:rsidR="00F217F9">
          <w:rPr>
            <w:b/>
            <w:bCs/>
            <w:noProof/>
            <w:lang w:val="pt-BR"/>
          </w:rPr>
          <w:t>Erro! Indicador não definido.</w:t>
        </w:r>
      </w:ins>
      <w:del w:id="293" w:author="Gustavo Moreira" w:date="2021-02-14T13:05:00Z">
        <w:r w:rsidR="00323CC2" w:rsidDel="00AF535C">
          <w:rPr>
            <w:noProof/>
          </w:rPr>
          <w:delText>1</w:delText>
        </w:r>
        <w:r w:rsidDel="00AF535C">
          <w:rPr>
            <w:noProof/>
          </w:rPr>
          <w:fldChar w:fldCharType="end"/>
        </w:r>
      </w:del>
    </w:p>
    <w:p w14:paraId="1224AA6E" w14:textId="41451CB3" w:rsidR="00C7037D" w:rsidRPr="00C7037D" w:rsidDel="00AF535C" w:rsidRDefault="00C7037D">
      <w:pPr>
        <w:pStyle w:val="Sumrio2"/>
        <w:rPr>
          <w:del w:id="294" w:author="Gustavo Moreira" w:date="2021-02-14T13:05:00Z"/>
          <w:rFonts w:asciiTheme="minorHAnsi" w:eastAsiaTheme="minorEastAsia" w:hAnsiTheme="minorHAnsi" w:cstheme="minorBidi"/>
          <w:noProof/>
          <w:sz w:val="22"/>
          <w:szCs w:val="22"/>
          <w:lang w:val="en-US" w:eastAsia="pt-PT"/>
        </w:rPr>
      </w:pPr>
      <w:del w:id="295" w:author="Gustavo Moreira" w:date="2021-02-14T13:05:00Z">
        <w:r w:rsidRPr="00C7037D" w:rsidDel="00AF535C">
          <w:rPr>
            <w:noProof/>
            <w:lang w:val="en-US"/>
          </w:rPr>
          <w:delText>1.2</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Problem</w:delText>
        </w:r>
        <w:r w:rsidDel="00AF535C">
          <w:rPr>
            <w:noProof/>
          </w:rPr>
          <w:tab/>
        </w:r>
        <w:r w:rsidDel="00AF535C">
          <w:rPr>
            <w:noProof/>
          </w:rPr>
          <w:fldChar w:fldCharType="begin"/>
        </w:r>
        <w:r w:rsidDel="00AF535C">
          <w:rPr>
            <w:noProof/>
          </w:rPr>
          <w:delInstrText xml:space="preserve"> PAGEREF _Toc62986414 \h </w:delInstrText>
        </w:r>
        <w:r w:rsidDel="00AF535C">
          <w:rPr>
            <w:noProof/>
          </w:rPr>
        </w:r>
        <w:r w:rsidDel="00AF535C">
          <w:rPr>
            <w:noProof/>
          </w:rPr>
          <w:fldChar w:fldCharType="separate"/>
        </w:r>
      </w:del>
      <w:ins w:id="296" w:author="Gustavo Moreira" w:date="2021-02-21T14:13:00Z">
        <w:r w:rsidR="00F217F9">
          <w:rPr>
            <w:b/>
            <w:bCs/>
            <w:noProof/>
            <w:lang w:val="pt-BR"/>
          </w:rPr>
          <w:t>Erro! Indicador não definido.</w:t>
        </w:r>
      </w:ins>
      <w:del w:id="297" w:author="Gustavo Moreira" w:date="2021-02-14T13:05:00Z">
        <w:r w:rsidR="00323CC2" w:rsidDel="00AF535C">
          <w:rPr>
            <w:noProof/>
          </w:rPr>
          <w:delText>2</w:delText>
        </w:r>
        <w:r w:rsidDel="00AF535C">
          <w:rPr>
            <w:noProof/>
          </w:rPr>
          <w:fldChar w:fldCharType="end"/>
        </w:r>
      </w:del>
    </w:p>
    <w:p w14:paraId="23AAE9DF" w14:textId="038A7FC9" w:rsidR="00C7037D" w:rsidRPr="00C7037D" w:rsidDel="00AF535C" w:rsidRDefault="00C7037D">
      <w:pPr>
        <w:pStyle w:val="Sumrio2"/>
        <w:rPr>
          <w:del w:id="298" w:author="Gustavo Moreira" w:date="2021-02-14T13:05:00Z"/>
          <w:rFonts w:asciiTheme="minorHAnsi" w:eastAsiaTheme="minorEastAsia" w:hAnsiTheme="minorHAnsi" w:cstheme="minorBidi"/>
          <w:noProof/>
          <w:sz w:val="22"/>
          <w:szCs w:val="22"/>
          <w:lang w:val="en-US" w:eastAsia="pt-PT"/>
        </w:rPr>
      </w:pPr>
      <w:del w:id="299" w:author="Gustavo Moreira" w:date="2021-02-14T13:05:00Z">
        <w:r w:rsidRPr="00C7037D" w:rsidDel="00AF535C">
          <w:rPr>
            <w:noProof/>
            <w:lang w:val="en-US"/>
          </w:rPr>
          <w:delText>1.3</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Objectives</w:delText>
        </w:r>
        <w:r w:rsidDel="00AF535C">
          <w:rPr>
            <w:noProof/>
          </w:rPr>
          <w:tab/>
        </w:r>
        <w:r w:rsidDel="00AF535C">
          <w:rPr>
            <w:noProof/>
          </w:rPr>
          <w:fldChar w:fldCharType="begin"/>
        </w:r>
        <w:r w:rsidDel="00AF535C">
          <w:rPr>
            <w:noProof/>
          </w:rPr>
          <w:delInstrText xml:space="preserve"> PAGEREF _Toc62986415 \h </w:delInstrText>
        </w:r>
        <w:r w:rsidDel="00AF535C">
          <w:rPr>
            <w:noProof/>
          </w:rPr>
        </w:r>
        <w:r w:rsidDel="00AF535C">
          <w:rPr>
            <w:noProof/>
          </w:rPr>
          <w:fldChar w:fldCharType="separate"/>
        </w:r>
      </w:del>
      <w:ins w:id="300" w:author="Gustavo Moreira" w:date="2021-02-21T14:13:00Z">
        <w:r w:rsidR="00F217F9">
          <w:rPr>
            <w:b/>
            <w:bCs/>
            <w:noProof/>
            <w:lang w:val="pt-BR"/>
          </w:rPr>
          <w:t>Erro! Indicador não definido.</w:t>
        </w:r>
      </w:ins>
      <w:del w:id="301" w:author="Gustavo Moreira" w:date="2021-02-14T13:05:00Z">
        <w:r w:rsidR="00323CC2" w:rsidDel="00AF535C">
          <w:rPr>
            <w:noProof/>
          </w:rPr>
          <w:delText>2</w:delText>
        </w:r>
        <w:r w:rsidDel="00AF535C">
          <w:rPr>
            <w:noProof/>
          </w:rPr>
          <w:fldChar w:fldCharType="end"/>
        </w:r>
      </w:del>
    </w:p>
    <w:p w14:paraId="6EDAD46B" w14:textId="1A6C9C91" w:rsidR="00C7037D" w:rsidRPr="00C7037D" w:rsidDel="00AF535C" w:rsidRDefault="00C7037D">
      <w:pPr>
        <w:pStyle w:val="Sumrio2"/>
        <w:rPr>
          <w:del w:id="302" w:author="Gustavo Moreira" w:date="2021-02-14T13:05:00Z"/>
          <w:rFonts w:asciiTheme="minorHAnsi" w:eastAsiaTheme="minorEastAsia" w:hAnsiTheme="minorHAnsi" w:cstheme="minorBidi"/>
          <w:noProof/>
          <w:sz w:val="22"/>
          <w:szCs w:val="22"/>
          <w:lang w:val="en-US" w:eastAsia="pt-PT"/>
        </w:rPr>
      </w:pPr>
      <w:del w:id="303" w:author="Gustavo Moreira" w:date="2021-02-14T13:05:00Z">
        <w:r w:rsidDel="00AF535C">
          <w:rPr>
            <w:noProof/>
          </w:rPr>
          <w:delText>1.4</w:delText>
        </w:r>
        <w:r w:rsidRPr="00C7037D" w:rsidDel="00AF535C">
          <w:rPr>
            <w:rFonts w:asciiTheme="minorHAnsi" w:eastAsiaTheme="minorEastAsia" w:hAnsiTheme="minorHAnsi" w:cstheme="minorBidi"/>
            <w:noProof/>
            <w:sz w:val="22"/>
            <w:szCs w:val="22"/>
            <w:lang w:val="en-US" w:eastAsia="pt-PT"/>
          </w:rPr>
          <w:tab/>
        </w:r>
        <w:r w:rsidDel="00AF535C">
          <w:rPr>
            <w:noProof/>
          </w:rPr>
          <w:delText>Value analysis</w:delText>
        </w:r>
        <w:r w:rsidDel="00AF535C">
          <w:rPr>
            <w:noProof/>
          </w:rPr>
          <w:tab/>
        </w:r>
        <w:r w:rsidDel="00AF535C">
          <w:rPr>
            <w:noProof/>
          </w:rPr>
          <w:fldChar w:fldCharType="begin"/>
        </w:r>
        <w:r w:rsidDel="00AF535C">
          <w:rPr>
            <w:noProof/>
          </w:rPr>
          <w:delInstrText xml:space="preserve"> PAGEREF _Toc62986416 \h </w:delInstrText>
        </w:r>
        <w:r w:rsidDel="00AF535C">
          <w:rPr>
            <w:noProof/>
          </w:rPr>
        </w:r>
        <w:r w:rsidDel="00AF535C">
          <w:rPr>
            <w:noProof/>
          </w:rPr>
          <w:fldChar w:fldCharType="separate"/>
        </w:r>
      </w:del>
      <w:ins w:id="304" w:author="Gustavo Moreira" w:date="2021-02-21T14:13:00Z">
        <w:r w:rsidR="00F217F9">
          <w:rPr>
            <w:b/>
            <w:bCs/>
            <w:noProof/>
            <w:lang w:val="pt-BR"/>
          </w:rPr>
          <w:t>Erro! Indicador não definido.</w:t>
        </w:r>
      </w:ins>
      <w:del w:id="305" w:author="Gustavo Moreira" w:date="2021-02-14T13:05:00Z">
        <w:r w:rsidR="00323CC2" w:rsidDel="00AF535C">
          <w:rPr>
            <w:noProof/>
          </w:rPr>
          <w:delText>3</w:delText>
        </w:r>
        <w:r w:rsidDel="00AF535C">
          <w:rPr>
            <w:noProof/>
          </w:rPr>
          <w:fldChar w:fldCharType="end"/>
        </w:r>
      </w:del>
    </w:p>
    <w:p w14:paraId="5C1406DA" w14:textId="65835A07" w:rsidR="00C7037D" w:rsidRPr="00C7037D" w:rsidDel="00AF535C" w:rsidRDefault="00C7037D">
      <w:pPr>
        <w:pStyle w:val="Sumrio2"/>
        <w:rPr>
          <w:del w:id="306" w:author="Gustavo Moreira" w:date="2021-02-14T13:05:00Z"/>
          <w:rFonts w:asciiTheme="minorHAnsi" w:eastAsiaTheme="minorEastAsia" w:hAnsiTheme="minorHAnsi" w:cstheme="minorBidi"/>
          <w:noProof/>
          <w:sz w:val="22"/>
          <w:szCs w:val="22"/>
          <w:lang w:val="en-US" w:eastAsia="pt-PT"/>
        </w:rPr>
      </w:pPr>
      <w:del w:id="307" w:author="Gustavo Moreira" w:date="2021-02-14T13:05:00Z">
        <w:r w:rsidDel="00AF535C">
          <w:rPr>
            <w:noProof/>
          </w:rPr>
          <w:delText>1.5</w:delText>
        </w:r>
        <w:r w:rsidRPr="00C7037D" w:rsidDel="00AF535C">
          <w:rPr>
            <w:rFonts w:asciiTheme="minorHAnsi" w:eastAsiaTheme="minorEastAsia" w:hAnsiTheme="minorHAnsi" w:cstheme="minorBidi"/>
            <w:noProof/>
            <w:sz w:val="22"/>
            <w:szCs w:val="22"/>
            <w:lang w:val="en-US" w:eastAsia="pt-PT"/>
          </w:rPr>
          <w:tab/>
        </w:r>
        <w:r w:rsidDel="00AF535C">
          <w:rPr>
            <w:noProof/>
          </w:rPr>
          <w:delText>Document Structure</w:delText>
        </w:r>
        <w:r w:rsidDel="00AF535C">
          <w:rPr>
            <w:noProof/>
          </w:rPr>
          <w:tab/>
        </w:r>
        <w:r w:rsidDel="00AF535C">
          <w:rPr>
            <w:noProof/>
          </w:rPr>
          <w:fldChar w:fldCharType="begin"/>
        </w:r>
        <w:r w:rsidDel="00AF535C">
          <w:rPr>
            <w:noProof/>
          </w:rPr>
          <w:delInstrText xml:space="preserve"> PAGEREF _Toc62986417 \h </w:delInstrText>
        </w:r>
        <w:r w:rsidDel="00AF535C">
          <w:rPr>
            <w:noProof/>
          </w:rPr>
        </w:r>
        <w:r w:rsidDel="00AF535C">
          <w:rPr>
            <w:noProof/>
          </w:rPr>
          <w:fldChar w:fldCharType="separate"/>
        </w:r>
      </w:del>
      <w:ins w:id="308" w:author="Gustavo Moreira" w:date="2021-02-21T14:13:00Z">
        <w:r w:rsidR="00F217F9">
          <w:rPr>
            <w:b/>
            <w:bCs/>
            <w:noProof/>
            <w:lang w:val="pt-BR"/>
          </w:rPr>
          <w:t>Erro! Indicador não definido.</w:t>
        </w:r>
      </w:ins>
      <w:del w:id="309" w:author="Gustavo Moreira" w:date="2021-02-14T13:05:00Z">
        <w:r w:rsidR="00323CC2" w:rsidDel="00AF535C">
          <w:rPr>
            <w:noProof/>
          </w:rPr>
          <w:delText>3</w:delText>
        </w:r>
        <w:r w:rsidDel="00AF535C">
          <w:rPr>
            <w:noProof/>
          </w:rPr>
          <w:fldChar w:fldCharType="end"/>
        </w:r>
      </w:del>
    </w:p>
    <w:p w14:paraId="0757CE50" w14:textId="55A89933" w:rsidR="00C7037D" w:rsidRPr="00C7037D" w:rsidDel="00AF535C" w:rsidRDefault="00C7037D">
      <w:pPr>
        <w:pStyle w:val="Sumrio1"/>
        <w:tabs>
          <w:tab w:val="left" w:pos="539"/>
        </w:tabs>
        <w:rPr>
          <w:del w:id="310" w:author="Gustavo Moreira" w:date="2021-02-14T13:05:00Z"/>
          <w:rFonts w:asciiTheme="minorHAnsi" w:eastAsiaTheme="minorEastAsia" w:hAnsiTheme="minorHAnsi" w:cstheme="minorBidi"/>
          <w:b w:val="0"/>
          <w:szCs w:val="22"/>
          <w:lang w:val="en-US" w:eastAsia="pt-PT"/>
        </w:rPr>
      </w:pPr>
      <w:del w:id="311" w:author="Gustavo Moreira" w:date="2021-02-14T13:05:00Z">
        <w:r w:rsidDel="00AF535C">
          <w:delText>2</w:delText>
        </w:r>
        <w:r w:rsidRPr="00C7037D" w:rsidDel="00AF535C">
          <w:rPr>
            <w:rFonts w:asciiTheme="minorHAnsi" w:eastAsiaTheme="minorEastAsia" w:hAnsiTheme="minorHAnsi" w:cstheme="minorBidi"/>
            <w:b w:val="0"/>
            <w:szCs w:val="22"/>
            <w:lang w:val="en-US" w:eastAsia="pt-PT"/>
          </w:rPr>
          <w:tab/>
        </w:r>
        <w:r w:rsidDel="00AF535C">
          <w:delText>Value analysis</w:delText>
        </w:r>
        <w:r w:rsidDel="00AF535C">
          <w:tab/>
        </w:r>
        <w:r w:rsidDel="00AF535C">
          <w:fldChar w:fldCharType="begin"/>
        </w:r>
        <w:r w:rsidDel="00AF535C">
          <w:delInstrText xml:space="preserve"> PAGEREF _Toc62986418 \h </w:delInstrText>
        </w:r>
        <w:r w:rsidDel="00AF535C">
          <w:fldChar w:fldCharType="separate"/>
        </w:r>
      </w:del>
      <w:ins w:id="312" w:author="Gustavo Moreira" w:date="2021-02-21T14:13:00Z">
        <w:r w:rsidR="00F217F9">
          <w:rPr>
            <w:bCs/>
            <w:lang w:val="pt-BR"/>
          </w:rPr>
          <w:t>Erro! Indicador não definido.</w:t>
        </w:r>
      </w:ins>
      <w:del w:id="313" w:author="Gustavo Moreira" w:date="2021-02-14T13:05:00Z">
        <w:r w:rsidR="00323CC2" w:rsidDel="00AF535C">
          <w:delText>6</w:delText>
        </w:r>
        <w:r w:rsidDel="00AF535C">
          <w:fldChar w:fldCharType="end"/>
        </w:r>
      </w:del>
    </w:p>
    <w:p w14:paraId="4E9282DE" w14:textId="5F9B378A" w:rsidR="00C7037D" w:rsidRPr="00C7037D" w:rsidDel="00AF535C" w:rsidRDefault="00C7037D">
      <w:pPr>
        <w:pStyle w:val="Sumrio2"/>
        <w:rPr>
          <w:del w:id="314" w:author="Gustavo Moreira" w:date="2021-02-14T13:05:00Z"/>
          <w:rFonts w:asciiTheme="minorHAnsi" w:eastAsiaTheme="minorEastAsia" w:hAnsiTheme="minorHAnsi" w:cstheme="minorBidi"/>
          <w:noProof/>
          <w:sz w:val="22"/>
          <w:szCs w:val="22"/>
          <w:lang w:val="en-US" w:eastAsia="pt-PT"/>
        </w:rPr>
      </w:pPr>
      <w:del w:id="315" w:author="Gustavo Moreira" w:date="2021-02-14T13:05:00Z">
        <w:r w:rsidRPr="00C7037D" w:rsidDel="00AF535C">
          <w:rPr>
            <w:noProof/>
            <w:lang w:val="en-US"/>
          </w:rPr>
          <w:delText>2.1</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New Concept Development Model</w:delText>
        </w:r>
        <w:r w:rsidDel="00AF535C">
          <w:rPr>
            <w:noProof/>
          </w:rPr>
          <w:tab/>
        </w:r>
        <w:r w:rsidDel="00AF535C">
          <w:rPr>
            <w:noProof/>
          </w:rPr>
          <w:fldChar w:fldCharType="begin"/>
        </w:r>
        <w:r w:rsidDel="00AF535C">
          <w:rPr>
            <w:noProof/>
          </w:rPr>
          <w:delInstrText xml:space="preserve"> PAGEREF _Toc62986419 \h </w:delInstrText>
        </w:r>
        <w:r w:rsidDel="00AF535C">
          <w:rPr>
            <w:noProof/>
          </w:rPr>
        </w:r>
        <w:r w:rsidDel="00AF535C">
          <w:rPr>
            <w:noProof/>
          </w:rPr>
          <w:fldChar w:fldCharType="separate"/>
        </w:r>
      </w:del>
      <w:ins w:id="316" w:author="Gustavo Moreira" w:date="2021-02-21T14:13:00Z">
        <w:r w:rsidR="00F217F9">
          <w:rPr>
            <w:b/>
            <w:bCs/>
            <w:noProof/>
            <w:lang w:val="pt-BR"/>
          </w:rPr>
          <w:t>Erro! Indicador não definido.</w:t>
        </w:r>
      </w:ins>
      <w:del w:id="317" w:author="Gustavo Moreira" w:date="2021-02-14T13:05:00Z">
        <w:r w:rsidR="00323CC2" w:rsidDel="00AF535C">
          <w:rPr>
            <w:noProof/>
          </w:rPr>
          <w:delText>6</w:delText>
        </w:r>
        <w:r w:rsidDel="00AF535C">
          <w:rPr>
            <w:noProof/>
          </w:rPr>
          <w:fldChar w:fldCharType="end"/>
        </w:r>
      </w:del>
    </w:p>
    <w:p w14:paraId="65B35424" w14:textId="25A370F0" w:rsidR="00C7037D" w:rsidRPr="00C7037D" w:rsidDel="00AF535C" w:rsidRDefault="00C7037D">
      <w:pPr>
        <w:pStyle w:val="Sumrio2"/>
        <w:rPr>
          <w:del w:id="318" w:author="Gustavo Moreira" w:date="2021-02-14T13:05:00Z"/>
          <w:rFonts w:asciiTheme="minorHAnsi" w:eastAsiaTheme="minorEastAsia" w:hAnsiTheme="minorHAnsi" w:cstheme="minorBidi"/>
          <w:noProof/>
          <w:sz w:val="22"/>
          <w:szCs w:val="22"/>
          <w:lang w:val="en-US" w:eastAsia="pt-PT"/>
        </w:rPr>
      </w:pPr>
      <w:del w:id="319" w:author="Gustavo Moreira" w:date="2021-02-14T13:05:00Z">
        <w:r w:rsidRPr="00C7037D" w:rsidDel="00AF535C">
          <w:rPr>
            <w:noProof/>
            <w:lang w:val="en-US"/>
          </w:rPr>
          <w:delText>2.2</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Opportunity identification</w:delText>
        </w:r>
        <w:r w:rsidDel="00AF535C">
          <w:rPr>
            <w:noProof/>
          </w:rPr>
          <w:tab/>
        </w:r>
        <w:r w:rsidDel="00AF535C">
          <w:rPr>
            <w:noProof/>
          </w:rPr>
          <w:fldChar w:fldCharType="begin"/>
        </w:r>
        <w:r w:rsidDel="00AF535C">
          <w:rPr>
            <w:noProof/>
          </w:rPr>
          <w:delInstrText xml:space="preserve"> PAGEREF _Toc62986420 \h </w:delInstrText>
        </w:r>
        <w:r w:rsidDel="00AF535C">
          <w:rPr>
            <w:noProof/>
          </w:rPr>
        </w:r>
        <w:r w:rsidDel="00AF535C">
          <w:rPr>
            <w:noProof/>
          </w:rPr>
          <w:fldChar w:fldCharType="separate"/>
        </w:r>
      </w:del>
      <w:ins w:id="320" w:author="Gustavo Moreira" w:date="2021-02-21T14:13:00Z">
        <w:r w:rsidR="00F217F9">
          <w:rPr>
            <w:b/>
            <w:bCs/>
            <w:noProof/>
            <w:lang w:val="pt-BR"/>
          </w:rPr>
          <w:t>Erro! Indicador não definido.</w:t>
        </w:r>
      </w:ins>
      <w:del w:id="321" w:author="Gustavo Moreira" w:date="2021-02-14T13:05:00Z">
        <w:r w:rsidR="00323CC2" w:rsidDel="00AF535C">
          <w:rPr>
            <w:noProof/>
          </w:rPr>
          <w:delText>8</w:delText>
        </w:r>
        <w:r w:rsidDel="00AF535C">
          <w:rPr>
            <w:noProof/>
          </w:rPr>
          <w:fldChar w:fldCharType="end"/>
        </w:r>
      </w:del>
    </w:p>
    <w:p w14:paraId="2BAFCC96" w14:textId="7CB3F62F" w:rsidR="00C7037D" w:rsidRPr="00C7037D" w:rsidDel="00AF535C" w:rsidRDefault="00C7037D">
      <w:pPr>
        <w:pStyle w:val="Sumrio2"/>
        <w:rPr>
          <w:del w:id="322" w:author="Gustavo Moreira" w:date="2021-02-14T13:05:00Z"/>
          <w:rFonts w:asciiTheme="minorHAnsi" w:eastAsiaTheme="minorEastAsia" w:hAnsiTheme="minorHAnsi" w:cstheme="minorBidi"/>
          <w:noProof/>
          <w:sz w:val="22"/>
          <w:szCs w:val="22"/>
          <w:lang w:val="en-US" w:eastAsia="pt-PT"/>
        </w:rPr>
      </w:pPr>
      <w:del w:id="323" w:author="Gustavo Moreira" w:date="2021-02-14T13:05:00Z">
        <w:r w:rsidRPr="00C7037D" w:rsidDel="00AF535C">
          <w:rPr>
            <w:noProof/>
            <w:lang w:val="en-US"/>
          </w:rPr>
          <w:delText>2.3</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Opportunity analysis</w:delText>
        </w:r>
        <w:r w:rsidDel="00AF535C">
          <w:rPr>
            <w:noProof/>
          </w:rPr>
          <w:tab/>
        </w:r>
        <w:r w:rsidDel="00AF535C">
          <w:rPr>
            <w:noProof/>
          </w:rPr>
          <w:fldChar w:fldCharType="begin"/>
        </w:r>
        <w:r w:rsidDel="00AF535C">
          <w:rPr>
            <w:noProof/>
          </w:rPr>
          <w:delInstrText xml:space="preserve"> PAGEREF _Toc62986421 \h </w:delInstrText>
        </w:r>
        <w:r w:rsidDel="00AF535C">
          <w:rPr>
            <w:noProof/>
          </w:rPr>
        </w:r>
        <w:r w:rsidDel="00AF535C">
          <w:rPr>
            <w:noProof/>
          </w:rPr>
          <w:fldChar w:fldCharType="separate"/>
        </w:r>
      </w:del>
      <w:ins w:id="324" w:author="Gustavo Moreira" w:date="2021-02-21T14:13:00Z">
        <w:r w:rsidR="00F217F9">
          <w:rPr>
            <w:b/>
            <w:bCs/>
            <w:noProof/>
            <w:lang w:val="pt-BR"/>
          </w:rPr>
          <w:t>Erro! Indicador não definido.</w:t>
        </w:r>
      </w:ins>
      <w:del w:id="325" w:author="Gustavo Moreira" w:date="2021-02-14T13:05:00Z">
        <w:r w:rsidR="00323CC2" w:rsidDel="00AF535C">
          <w:rPr>
            <w:noProof/>
          </w:rPr>
          <w:delText>9</w:delText>
        </w:r>
        <w:r w:rsidDel="00AF535C">
          <w:rPr>
            <w:noProof/>
          </w:rPr>
          <w:fldChar w:fldCharType="end"/>
        </w:r>
      </w:del>
    </w:p>
    <w:p w14:paraId="1248525D" w14:textId="3AC35C5A" w:rsidR="00C7037D" w:rsidRPr="00C7037D" w:rsidDel="00AF535C" w:rsidRDefault="00C7037D">
      <w:pPr>
        <w:pStyle w:val="Sumrio2"/>
        <w:rPr>
          <w:del w:id="326" w:author="Gustavo Moreira" w:date="2021-02-14T13:05:00Z"/>
          <w:rFonts w:asciiTheme="minorHAnsi" w:eastAsiaTheme="minorEastAsia" w:hAnsiTheme="minorHAnsi" w:cstheme="minorBidi"/>
          <w:noProof/>
          <w:sz w:val="22"/>
          <w:szCs w:val="22"/>
          <w:lang w:val="en-US" w:eastAsia="pt-PT"/>
        </w:rPr>
      </w:pPr>
      <w:del w:id="327" w:author="Gustavo Moreira" w:date="2021-02-14T13:05:00Z">
        <w:r w:rsidRPr="00C7037D" w:rsidDel="00AF535C">
          <w:rPr>
            <w:noProof/>
            <w:lang w:val="en-US"/>
          </w:rPr>
          <w:delText>2.4</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Idea Generation and Enrichment</w:delText>
        </w:r>
        <w:r w:rsidDel="00AF535C">
          <w:rPr>
            <w:noProof/>
          </w:rPr>
          <w:tab/>
        </w:r>
        <w:r w:rsidDel="00AF535C">
          <w:rPr>
            <w:noProof/>
          </w:rPr>
          <w:fldChar w:fldCharType="begin"/>
        </w:r>
        <w:r w:rsidDel="00AF535C">
          <w:rPr>
            <w:noProof/>
          </w:rPr>
          <w:delInstrText xml:space="preserve"> PAGEREF _Toc62986422 \h </w:delInstrText>
        </w:r>
        <w:r w:rsidDel="00AF535C">
          <w:rPr>
            <w:noProof/>
          </w:rPr>
        </w:r>
        <w:r w:rsidDel="00AF535C">
          <w:rPr>
            <w:noProof/>
          </w:rPr>
          <w:fldChar w:fldCharType="separate"/>
        </w:r>
      </w:del>
      <w:ins w:id="328" w:author="Gustavo Moreira" w:date="2021-02-21T14:13:00Z">
        <w:r w:rsidR="00F217F9">
          <w:rPr>
            <w:b/>
            <w:bCs/>
            <w:noProof/>
            <w:lang w:val="pt-BR"/>
          </w:rPr>
          <w:t>Erro! Indicador não definido.</w:t>
        </w:r>
      </w:ins>
      <w:del w:id="329" w:author="Gustavo Moreira" w:date="2021-02-14T13:05:00Z">
        <w:r w:rsidR="00323CC2" w:rsidDel="00AF535C">
          <w:rPr>
            <w:noProof/>
          </w:rPr>
          <w:delText>10</w:delText>
        </w:r>
        <w:r w:rsidDel="00AF535C">
          <w:rPr>
            <w:noProof/>
          </w:rPr>
          <w:fldChar w:fldCharType="end"/>
        </w:r>
      </w:del>
    </w:p>
    <w:p w14:paraId="7B8C7247" w14:textId="5CE5C90A" w:rsidR="00C7037D" w:rsidRPr="00C7037D" w:rsidDel="00AF535C" w:rsidRDefault="00C7037D">
      <w:pPr>
        <w:pStyle w:val="Sumrio2"/>
        <w:rPr>
          <w:del w:id="330" w:author="Gustavo Moreira" w:date="2021-02-14T13:05:00Z"/>
          <w:rFonts w:asciiTheme="minorHAnsi" w:eastAsiaTheme="minorEastAsia" w:hAnsiTheme="minorHAnsi" w:cstheme="minorBidi"/>
          <w:noProof/>
          <w:sz w:val="22"/>
          <w:szCs w:val="22"/>
          <w:lang w:val="en-US" w:eastAsia="pt-PT"/>
        </w:rPr>
      </w:pPr>
      <w:del w:id="331" w:author="Gustavo Moreira" w:date="2021-02-14T13:05:00Z">
        <w:r w:rsidRPr="00C7037D" w:rsidDel="00AF535C">
          <w:rPr>
            <w:noProof/>
            <w:lang w:val="en-US"/>
          </w:rPr>
          <w:delText>2.5</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Idea Selection</w:delText>
        </w:r>
        <w:r w:rsidDel="00AF535C">
          <w:rPr>
            <w:noProof/>
          </w:rPr>
          <w:tab/>
        </w:r>
        <w:r w:rsidDel="00AF535C">
          <w:rPr>
            <w:noProof/>
          </w:rPr>
          <w:fldChar w:fldCharType="begin"/>
        </w:r>
        <w:r w:rsidDel="00AF535C">
          <w:rPr>
            <w:noProof/>
          </w:rPr>
          <w:delInstrText xml:space="preserve"> PAGEREF _Toc62986423 \h </w:delInstrText>
        </w:r>
        <w:r w:rsidDel="00AF535C">
          <w:rPr>
            <w:noProof/>
          </w:rPr>
        </w:r>
        <w:r w:rsidDel="00AF535C">
          <w:rPr>
            <w:noProof/>
          </w:rPr>
          <w:fldChar w:fldCharType="separate"/>
        </w:r>
      </w:del>
      <w:ins w:id="332" w:author="Gustavo Moreira" w:date="2021-02-21T14:13:00Z">
        <w:r w:rsidR="00F217F9">
          <w:rPr>
            <w:b/>
            <w:bCs/>
            <w:noProof/>
            <w:lang w:val="pt-BR"/>
          </w:rPr>
          <w:t>Erro! Indicador não definido.</w:t>
        </w:r>
      </w:ins>
      <w:del w:id="333" w:author="Gustavo Moreira" w:date="2021-02-14T13:05:00Z">
        <w:r w:rsidR="00323CC2" w:rsidDel="00AF535C">
          <w:rPr>
            <w:noProof/>
          </w:rPr>
          <w:delText>11</w:delText>
        </w:r>
        <w:r w:rsidDel="00AF535C">
          <w:rPr>
            <w:noProof/>
          </w:rPr>
          <w:fldChar w:fldCharType="end"/>
        </w:r>
      </w:del>
    </w:p>
    <w:p w14:paraId="56090C59" w14:textId="1CF39E49" w:rsidR="00C7037D" w:rsidRPr="00C7037D" w:rsidDel="00AF535C" w:rsidRDefault="00C7037D">
      <w:pPr>
        <w:pStyle w:val="Sumrio3"/>
        <w:rPr>
          <w:del w:id="334" w:author="Gustavo Moreira" w:date="2021-02-14T13:05:00Z"/>
          <w:rFonts w:asciiTheme="minorHAnsi" w:eastAsiaTheme="minorEastAsia" w:hAnsiTheme="minorHAnsi" w:cstheme="minorBidi"/>
          <w:noProof/>
          <w:sz w:val="22"/>
          <w:szCs w:val="22"/>
          <w:lang w:val="en-US" w:eastAsia="pt-PT"/>
        </w:rPr>
      </w:pPr>
      <w:del w:id="335" w:author="Gustavo Moreira" w:date="2021-02-14T13:05:00Z">
        <w:r w:rsidRPr="00C7037D" w:rsidDel="00AF535C">
          <w:rPr>
            <w:noProof/>
            <w:lang w:val="en-US"/>
          </w:rPr>
          <w:delText>2.5.1</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Analytic Hierarchy Process (AHP)</w:delText>
        </w:r>
        <w:r w:rsidDel="00AF535C">
          <w:rPr>
            <w:noProof/>
          </w:rPr>
          <w:tab/>
        </w:r>
        <w:r w:rsidDel="00AF535C">
          <w:rPr>
            <w:noProof/>
          </w:rPr>
          <w:fldChar w:fldCharType="begin"/>
        </w:r>
        <w:r w:rsidDel="00AF535C">
          <w:rPr>
            <w:noProof/>
          </w:rPr>
          <w:delInstrText xml:space="preserve"> PAGEREF _Toc62986424 \h </w:delInstrText>
        </w:r>
        <w:r w:rsidDel="00AF535C">
          <w:rPr>
            <w:noProof/>
          </w:rPr>
        </w:r>
        <w:r w:rsidDel="00AF535C">
          <w:rPr>
            <w:noProof/>
          </w:rPr>
          <w:fldChar w:fldCharType="separate"/>
        </w:r>
      </w:del>
      <w:ins w:id="336" w:author="Gustavo Moreira" w:date="2021-02-21T14:13:00Z">
        <w:r w:rsidR="00F217F9">
          <w:rPr>
            <w:b/>
            <w:bCs/>
            <w:noProof/>
            <w:lang w:val="pt-BR"/>
          </w:rPr>
          <w:t>Erro! Indicador não definido.</w:t>
        </w:r>
      </w:ins>
      <w:del w:id="337" w:author="Gustavo Moreira" w:date="2021-02-14T13:05:00Z">
        <w:r w:rsidR="00323CC2" w:rsidDel="00AF535C">
          <w:rPr>
            <w:noProof/>
          </w:rPr>
          <w:delText>11</w:delText>
        </w:r>
        <w:r w:rsidDel="00AF535C">
          <w:rPr>
            <w:noProof/>
          </w:rPr>
          <w:fldChar w:fldCharType="end"/>
        </w:r>
      </w:del>
    </w:p>
    <w:p w14:paraId="342B843B" w14:textId="72D91467" w:rsidR="00C7037D" w:rsidRPr="00AF535C" w:rsidDel="00AF535C" w:rsidRDefault="00C7037D">
      <w:pPr>
        <w:pStyle w:val="Sumrio2"/>
        <w:rPr>
          <w:del w:id="338" w:author="Gustavo Moreira" w:date="2021-02-14T13:05:00Z"/>
          <w:rFonts w:asciiTheme="minorHAnsi" w:eastAsiaTheme="minorEastAsia" w:hAnsiTheme="minorHAnsi" w:cstheme="minorBidi"/>
          <w:noProof/>
          <w:sz w:val="22"/>
          <w:szCs w:val="22"/>
          <w:lang w:val="en-US" w:eastAsia="pt-PT"/>
          <w:rPrChange w:id="339" w:author="Gustavo Moreira" w:date="2021-02-14T13:05:00Z">
            <w:rPr>
              <w:del w:id="340" w:author="Gustavo Moreira" w:date="2021-02-14T13:05:00Z"/>
              <w:rFonts w:asciiTheme="minorHAnsi" w:eastAsiaTheme="minorEastAsia" w:hAnsiTheme="minorHAnsi" w:cstheme="minorBidi"/>
              <w:noProof/>
              <w:sz w:val="22"/>
              <w:szCs w:val="22"/>
              <w:lang w:val="pt-PT" w:eastAsia="pt-PT"/>
            </w:rPr>
          </w:rPrChange>
        </w:rPr>
      </w:pPr>
      <w:del w:id="341" w:author="Gustavo Moreira" w:date="2021-02-14T13:05:00Z">
        <w:r w:rsidRPr="00AF535C" w:rsidDel="00AF535C">
          <w:rPr>
            <w:noProof/>
            <w:lang w:val="en-US"/>
            <w:rPrChange w:id="342" w:author="Gustavo Moreira" w:date="2021-02-14T13:05:00Z">
              <w:rPr>
                <w:noProof/>
                <w:lang w:val="pt-PT"/>
              </w:rPr>
            </w:rPrChange>
          </w:rPr>
          <w:delText>2.6</w:delText>
        </w:r>
        <w:r w:rsidRPr="00AF535C" w:rsidDel="00AF535C">
          <w:rPr>
            <w:noProof/>
            <w:lang w:val="en-US" w:eastAsia="pt-PT"/>
            <w:rPrChange w:id="343" w:author="Gustavo Moreira" w:date="2021-02-14T13:05:00Z">
              <w:rPr>
                <w:noProof/>
                <w:lang w:val="pt-PT" w:eastAsia="pt-PT"/>
              </w:rPr>
            </w:rPrChange>
          </w:rPr>
          <w:tab/>
        </w:r>
        <w:r w:rsidRPr="00AF535C" w:rsidDel="00AF535C">
          <w:rPr>
            <w:noProof/>
            <w:lang w:val="en-US"/>
            <w:rPrChange w:id="344" w:author="Gustavo Moreira" w:date="2021-02-14T13:05:00Z">
              <w:rPr>
                <w:noProof/>
                <w:lang w:val="pt-PT"/>
              </w:rPr>
            </w:rPrChange>
          </w:rPr>
          <w:delText>Concept Definition</w:delText>
        </w:r>
        <w:r w:rsidRPr="00AF535C" w:rsidDel="00AF535C">
          <w:rPr>
            <w:noProof/>
            <w:lang w:val="en-US"/>
            <w:rPrChange w:id="345" w:author="Gustavo Moreira" w:date="2021-02-14T13:05:00Z">
              <w:rPr>
                <w:noProof/>
                <w:lang w:val="pt-PT"/>
              </w:rPr>
            </w:rPrChange>
          </w:rPr>
          <w:tab/>
        </w:r>
        <w:r w:rsidDel="00AF535C">
          <w:rPr>
            <w:noProof/>
          </w:rPr>
          <w:fldChar w:fldCharType="begin"/>
        </w:r>
        <w:r w:rsidRPr="00AF535C" w:rsidDel="00AF535C">
          <w:rPr>
            <w:noProof/>
            <w:lang w:val="en-US"/>
            <w:rPrChange w:id="346" w:author="Gustavo Moreira" w:date="2021-02-14T13:05:00Z">
              <w:rPr>
                <w:noProof/>
                <w:lang w:val="pt-PT"/>
              </w:rPr>
            </w:rPrChange>
          </w:rPr>
          <w:delInstrText xml:space="preserve"> PAGEREF _Toc62986425 \h </w:delInstrText>
        </w:r>
        <w:r w:rsidDel="00AF535C">
          <w:rPr>
            <w:noProof/>
          </w:rPr>
        </w:r>
        <w:r w:rsidDel="00AF535C">
          <w:rPr>
            <w:noProof/>
          </w:rPr>
          <w:fldChar w:fldCharType="separate"/>
        </w:r>
      </w:del>
      <w:ins w:id="347" w:author="Gustavo Moreira" w:date="2021-02-21T14:13:00Z">
        <w:r w:rsidR="00F217F9">
          <w:rPr>
            <w:b/>
            <w:bCs/>
            <w:noProof/>
            <w:lang w:val="pt-BR"/>
          </w:rPr>
          <w:t>Erro! Indicador não definido.</w:t>
        </w:r>
      </w:ins>
      <w:del w:id="348" w:author="Gustavo Moreira" w:date="2021-02-14T13:05:00Z">
        <w:r w:rsidR="00323CC2" w:rsidRPr="00AF535C" w:rsidDel="00AF535C">
          <w:rPr>
            <w:noProof/>
            <w:lang w:val="en-US"/>
            <w:rPrChange w:id="349" w:author="Gustavo Moreira" w:date="2021-02-14T13:05:00Z">
              <w:rPr>
                <w:noProof/>
                <w:lang w:val="pt-PT"/>
              </w:rPr>
            </w:rPrChange>
          </w:rPr>
          <w:delText>15</w:delText>
        </w:r>
        <w:r w:rsidDel="00AF535C">
          <w:rPr>
            <w:noProof/>
          </w:rPr>
          <w:fldChar w:fldCharType="end"/>
        </w:r>
      </w:del>
    </w:p>
    <w:p w14:paraId="047C935E" w14:textId="078F7EE0" w:rsidR="00C7037D" w:rsidRPr="00AF535C" w:rsidDel="00AF535C" w:rsidRDefault="00C7037D">
      <w:pPr>
        <w:pStyle w:val="Sumrio3"/>
        <w:rPr>
          <w:del w:id="350" w:author="Gustavo Moreira" w:date="2021-02-14T13:05:00Z"/>
          <w:rFonts w:asciiTheme="minorHAnsi" w:eastAsiaTheme="minorEastAsia" w:hAnsiTheme="minorHAnsi" w:cstheme="minorBidi"/>
          <w:noProof/>
          <w:sz w:val="22"/>
          <w:szCs w:val="22"/>
          <w:lang w:val="en-US" w:eastAsia="pt-PT"/>
          <w:rPrChange w:id="351" w:author="Gustavo Moreira" w:date="2021-02-14T13:05:00Z">
            <w:rPr>
              <w:del w:id="352" w:author="Gustavo Moreira" w:date="2021-02-14T13:05:00Z"/>
              <w:rFonts w:asciiTheme="minorHAnsi" w:eastAsiaTheme="minorEastAsia" w:hAnsiTheme="minorHAnsi" w:cstheme="minorBidi"/>
              <w:noProof/>
              <w:sz w:val="22"/>
              <w:szCs w:val="22"/>
              <w:lang w:val="pt-PT" w:eastAsia="pt-PT"/>
            </w:rPr>
          </w:rPrChange>
        </w:rPr>
      </w:pPr>
      <w:del w:id="353" w:author="Gustavo Moreira" w:date="2021-02-14T13:05:00Z">
        <w:r w:rsidRPr="00AF535C" w:rsidDel="00AF535C">
          <w:rPr>
            <w:noProof/>
            <w:lang w:val="en-US"/>
            <w:rPrChange w:id="354" w:author="Gustavo Moreira" w:date="2021-02-14T13:05:00Z">
              <w:rPr>
                <w:noProof/>
                <w:lang w:val="pt-PT"/>
              </w:rPr>
            </w:rPrChange>
          </w:rPr>
          <w:delText>2.6.1</w:delText>
        </w:r>
        <w:r w:rsidRPr="00AF535C" w:rsidDel="00AF535C">
          <w:rPr>
            <w:noProof/>
            <w:lang w:val="en-US" w:eastAsia="pt-PT"/>
            <w:rPrChange w:id="355" w:author="Gustavo Moreira" w:date="2021-02-14T13:05:00Z">
              <w:rPr>
                <w:noProof/>
                <w:lang w:val="pt-PT" w:eastAsia="pt-PT"/>
              </w:rPr>
            </w:rPrChange>
          </w:rPr>
          <w:tab/>
        </w:r>
        <w:r w:rsidRPr="00AF535C" w:rsidDel="00AF535C">
          <w:rPr>
            <w:noProof/>
            <w:lang w:val="en-US"/>
            <w:rPrChange w:id="356" w:author="Gustavo Moreira" w:date="2021-02-14T13:05:00Z">
              <w:rPr>
                <w:noProof/>
                <w:lang w:val="pt-PT"/>
              </w:rPr>
            </w:rPrChange>
          </w:rPr>
          <w:delText>Value proposition</w:delText>
        </w:r>
        <w:r w:rsidRPr="00AF535C" w:rsidDel="00AF535C">
          <w:rPr>
            <w:noProof/>
            <w:lang w:val="en-US"/>
            <w:rPrChange w:id="357" w:author="Gustavo Moreira" w:date="2021-02-14T13:05:00Z">
              <w:rPr>
                <w:noProof/>
                <w:lang w:val="pt-PT"/>
              </w:rPr>
            </w:rPrChange>
          </w:rPr>
          <w:tab/>
        </w:r>
        <w:r w:rsidDel="00AF535C">
          <w:rPr>
            <w:noProof/>
          </w:rPr>
          <w:fldChar w:fldCharType="begin"/>
        </w:r>
        <w:r w:rsidRPr="00AF535C" w:rsidDel="00AF535C">
          <w:rPr>
            <w:noProof/>
            <w:lang w:val="en-US"/>
            <w:rPrChange w:id="358" w:author="Gustavo Moreira" w:date="2021-02-14T13:05:00Z">
              <w:rPr>
                <w:noProof/>
                <w:lang w:val="pt-PT"/>
              </w:rPr>
            </w:rPrChange>
          </w:rPr>
          <w:delInstrText xml:space="preserve"> PAGEREF _Toc62986426 \h </w:delInstrText>
        </w:r>
        <w:r w:rsidDel="00AF535C">
          <w:rPr>
            <w:noProof/>
          </w:rPr>
        </w:r>
        <w:r w:rsidDel="00AF535C">
          <w:rPr>
            <w:noProof/>
          </w:rPr>
          <w:fldChar w:fldCharType="separate"/>
        </w:r>
      </w:del>
      <w:ins w:id="359" w:author="Gustavo Moreira" w:date="2021-02-21T14:13:00Z">
        <w:r w:rsidR="00F217F9">
          <w:rPr>
            <w:b/>
            <w:bCs/>
            <w:noProof/>
            <w:lang w:val="pt-BR"/>
          </w:rPr>
          <w:t>Erro! Indicador não definido.</w:t>
        </w:r>
      </w:ins>
      <w:del w:id="360" w:author="Gustavo Moreira" w:date="2021-02-14T13:05:00Z">
        <w:r w:rsidR="00323CC2" w:rsidRPr="00AF535C" w:rsidDel="00AF535C">
          <w:rPr>
            <w:noProof/>
            <w:lang w:val="en-US"/>
            <w:rPrChange w:id="361" w:author="Gustavo Moreira" w:date="2021-02-14T13:05:00Z">
              <w:rPr>
                <w:noProof/>
                <w:lang w:val="pt-PT"/>
              </w:rPr>
            </w:rPrChange>
          </w:rPr>
          <w:delText>16</w:delText>
        </w:r>
        <w:r w:rsidDel="00AF535C">
          <w:rPr>
            <w:noProof/>
          </w:rPr>
          <w:fldChar w:fldCharType="end"/>
        </w:r>
      </w:del>
    </w:p>
    <w:p w14:paraId="3A2E3F03" w14:textId="3D33E2CE" w:rsidR="00C7037D" w:rsidRPr="00AF535C" w:rsidDel="00AF535C" w:rsidRDefault="00C7037D">
      <w:pPr>
        <w:pStyle w:val="Sumrio2"/>
        <w:rPr>
          <w:del w:id="362" w:author="Gustavo Moreira" w:date="2021-02-14T13:05:00Z"/>
          <w:rFonts w:asciiTheme="minorHAnsi" w:eastAsiaTheme="minorEastAsia" w:hAnsiTheme="minorHAnsi" w:cstheme="minorBidi"/>
          <w:noProof/>
          <w:sz w:val="22"/>
          <w:szCs w:val="22"/>
          <w:lang w:val="en-US" w:eastAsia="pt-PT"/>
          <w:rPrChange w:id="363" w:author="Gustavo Moreira" w:date="2021-02-14T13:05:00Z">
            <w:rPr>
              <w:del w:id="364" w:author="Gustavo Moreira" w:date="2021-02-14T13:05:00Z"/>
              <w:rFonts w:asciiTheme="minorHAnsi" w:eastAsiaTheme="minorEastAsia" w:hAnsiTheme="minorHAnsi" w:cstheme="minorBidi"/>
              <w:noProof/>
              <w:sz w:val="22"/>
              <w:szCs w:val="22"/>
              <w:lang w:val="pt-PT" w:eastAsia="pt-PT"/>
            </w:rPr>
          </w:rPrChange>
        </w:rPr>
      </w:pPr>
      <w:del w:id="365" w:author="Gustavo Moreira" w:date="2021-02-14T13:05:00Z">
        <w:r w:rsidRPr="00AF535C" w:rsidDel="00AF535C">
          <w:rPr>
            <w:noProof/>
            <w:color w:val="BFBFBF" w:themeColor="background1" w:themeShade="BF"/>
            <w:lang w:val="en-US"/>
            <w:rPrChange w:id="366" w:author="Gustavo Moreira" w:date="2021-02-14T13:05:00Z">
              <w:rPr>
                <w:noProof/>
                <w:color w:val="BFBFBF" w:themeColor="background1" w:themeShade="BF"/>
                <w:lang w:val="pt-PT"/>
              </w:rPr>
            </w:rPrChange>
          </w:rPr>
          <w:delText>Inserir página em branco apenas se necessário de modo a que o próximo capítulo comece numa página à direita</w:delText>
        </w:r>
        <w:r w:rsidRPr="00AF535C" w:rsidDel="00AF535C">
          <w:rPr>
            <w:noProof/>
            <w:lang w:val="en-US"/>
            <w:rPrChange w:id="367" w:author="Gustavo Moreira" w:date="2021-02-14T13:05:00Z">
              <w:rPr>
                <w:noProof/>
                <w:lang w:val="pt-PT"/>
              </w:rPr>
            </w:rPrChange>
          </w:rPr>
          <w:tab/>
        </w:r>
        <w:r w:rsidDel="00AF535C">
          <w:rPr>
            <w:noProof/>
          </w:rPr>
          <w:fldChar w:fldCharType="begin"/>
        </w:r>
        <w:r w:rsidRPr="00AF535C" w:rsidDel="00AF535C">
          <w:rPr>
            <w:noProof/>
            <w:lang w:val="en-US"/>
            <w:rPrChange w:id="368" w:author="Gustavo Moreira" w:date="2021-02-14T13:05:00Z">
              <w:rPr>
                <w:noProof/>
                <w:lang w:val="pt-PT"/>
              </w:rPr>
            </w:rPrChange>
          </w:rPr>
          <w:delInstrText xml:space="preserve"> PAGEREF _Toc62986427 \h </w:delInstrText>
        </w:r>
        <w:r w:rsidDel="00AF535C">
          <w:rPr>
            <w:noProof/>
          </w:rPr>
        </w:r>
        <w:r w:rsidDel="00AF535C">
          <w:rPr>
            <w:noProof/>
          </w:rPr>
          <w:fldChar w:fldCharType="separate"/>
        </w:r>
      </w:del>
      <w:ins w:id="369" w:author="Gustavo Moreira" w:date="2021-02-21T14:13:00Z">
        <w:r w:rsidR="00F217F9">
          <w:rPr>
            <w:b/>
            <w:bCs/>
            <w:noProof/>
            <w:lang w:val="pt-BR"/>
          </w:rPr>
          <w:t>Erro! Indicador não definido.</w:t>
        </w:r>
      </w:ins>
      <w:del w:id="370" w:author="Gustavo Moreira" w:date="2021-02-14T13:05:00Z">
        <w:r w:rsidR="00323CC2" w:rsidRPr="00AF535C" w:rsidDel="00AF535C">
          <w:rPr>
            <w:noProof/>
            <w:lang w:val="en-US"/>
            <w:rPrChange w:id="371" w:author="Gustavo Moreira" w:date="2021-02-14T13:05:00Z">
              <w:rPr>
                <w:noProof/>
                <w:lang w:val="pt-PT"/>
              </w:rPr>
            </w:rPrChange>
          </w:rPr>
          <w:delText>18</w:delText>
        </w:r>
        <w:r w:rsidDel="00AF535C">
          <w:rPr>
            <w:noProof/>
          </w:rPr>
          <w:fldChar w:fldCharType="end"/>
        </w:r>
      </w:del>
    </w:p>
    <w:p w14:paraId="1B3422F8" w14:textId="6F14BDDB" w:rsidR="00C7037D" w:rsidRPr="00C7037D" w:rsidDel="00AF535C" w:rsidRDefault="00C7037D">
      <w:pPr>
        <w:pStyle w:val="Sumrio1"/>
        <w:tabs>
          <w:tab w:val="left" w:pos="539"/>
        </w:tabs>
        <w:rPr>
          <w:del w:id="372" w:author="Gustavo Moreira" w:date="2021-02-14T13:05:00Z"/>
          <w:rFonts w:asciiTheme="minorHAnsi" w:eastAsiaTheme="minorEastAsia" w:hAnsiTheme="minorHAnsi" w:cstheme="minorBidi"/>
          <w:b w:val="0"/>
          <w:szCs w:val="22"/>
          <w:lang w:val="en-US" w:eastAsia="pt-PT"/>
        </w:rPr>
      </w:pPr>
      <w:del w:id="373" w:author="Gustavo Moreira" w:date="2021-02-14T13:05:00Z">
        <w:r w:rsidDel="00AF535C">
          <w:delText>3</w:delText>
        </w:r>
        <w:r w:rsidRPr="00C7037D" w:rsidDel="00AF535C">
          <w:rPr>
            <w:rFonts w:asciiTheme="minorHAnsi" w:eastAsiaTheme="minorEastAsia" w:hAnsiTheme="minorHAnsi" w:cstheme="minorBidi"/>
            <w:b w:val="0"/>
            <w:szCs w:val="22"/>
            <w:lang w:val="en-US" w:eastAsia="pt-PT"/>
          </w:rPr>
          <w:tab/>
        </w:r>
        <w:r w:rsidDel="00AF535C">
          <w:delText>Background</w:delText>
        </w:r>
        <w:r w:rsidDel="00AF535C">
          <w:tab/>
        </w:r>
        <w:r w:rsidDel="00AF535C">
          <w:fldChar w:fldCharType="begin"/>
        </w:r>
        <w:r w:rsidDel="00AF535C">
          <w:delInstrText xml:space="preserve"> PAGEREF _Toc62986428 \h </w:delInstrText>
        </w:r>
        <w:r w:rsidDel="00AF535C">
          <w:fldChar w:fldCharType="separate"/>
        </w:r>
      </w:del>
      <w:ins w:id="374" w:author="Gustavo Moreira" w:date="2021-02-21T14:13:00Z">
        <w:r w:rsidR="00F217F9">
          <w:rPr>
            <w:bCs/>
            <w:lang w:val="pt-BR"/>
          </w:rPr>
          <w:t>Erro! Indicador não definido.</w:t>
        </w:r>
      </w:ins>
      <w:del w:id="375" w:author="Gustavo Moreira" w:date="2021-02-14T13:05:00Z">
        <w:r w:rsidR="00323CC2" w:rsidDel="00AF535C">
          <w:delText>19</w:delText>
        </w:r>
        <w:r w:rsidDel="00AF535C">
          <w:fldChar w:fldCharType="end"/>
        </w:r>
      </w:del>
    </w:p>
    <w:p w14:paraId="3A2E4582" w14:textId="4FFFCF86" w:rsidR="00C7037D" w:rsidRPr="00C7037D" w:rsidDel="00AF535C" w:rsidRDefault="00C7037D">
      <w:pPr>
        <w:pStyle w:val="Sumrio2"/>
        <w:rPr>
          <w:del w:id="376" w:author="Gustavo Moreira" w:date="2021-02-14T13:05:00Z"/>
          <w:rFonts w:asciiTheme="minorHAnsi" w:eastAsiaTheme="minorEastAsia" w:hAnsiTheme="minorHAnsi" w:cstheme="minorBidi"/>
          <w:noProof/>
          <w:sz w:val="22"/>
          <w:szCs w:val="22"/>
          <w:lang w:val="en-US" w:eastAsia="pt-PT"/>
        </w:rPr>
      </w:pPr>
      <w:del w:id="377" w:author="Gustavo Moreira" w:date="2021-02-14T13:05:00Z">
        <w:r w:rsidRPr="00C7037D" w:rsidDel="00AF535C">
          <w:rPr>
            <w:noProof/>
            <w:lang w:val="en-US"/>
          </w:rPr>
          <w:delText>3.1</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Artificial Intelligence</w:delText>
        </w:r>
        <w:r w:rsidDel="00AF535C">
          <w:rPr>
            <w:noProof/>
          </w:rPr>
          <w:tab/>
        </w:r>
        <w:r w:rsidDel="00AF535C">
          <w:rPr>
            <w:noProof/>
          </w:rPr>
          <w:fldChar w:fldCharType="begin"/>
        </w:r>
        <w:r w:rsidDel="00AF535C">
          <w:rPr>
            <w:noProof/>
          </w:rPr>
          <w:delInstrText xml:space="preserve"> PAGEREF _Toc62986429 \h </w:delInstrText>
        </w:r>
        <w:r w:rsidDel="00AF535C">
          <w:rPr>
            <w:noProof/>
          </w:rPr>
        </w:r>
        <w:r w:rsidDel="00AF535C">
          <w:rPr>
            <w:noProof/>
          </w:rPr>
          <w:fldChar w:fldCharType="separate"/>
        </w:r>
      </w:del>
      <w:ins w:id="378" w:author="Gustavo Moreira" w:date="2021-02-21T14:13:00Z">
        <w:r w:rsidR="00F217F9">
          <w:rPr>
            <w:b/>
            <w:bCs/>
            <w:noProof/>
            <w:lang w:val="pt-BR"/>
          </w:rPr>
          <w:t>Erro! Indicador não definido.</w:t>
        </w:r>
      </w:ins>
      <w:del w:id="379" w:author="Gustavo Moreira" w:date="2021-02-14T13:05:00Z">
        <w:r w:rsidR="00323CC2" w:rsidDel="00AF535C">
          <w:rPr>
            <w:noProof/>
          </w:rPr>
          <w:delText>19</w:delText>
        </w:r>
        <w:r w:rsidDel="00AF535C">
          <w:rPr>
            <w:noProof/>
          </w:rPr>
          <w:fldChar w:fldCharType="end"/>
        </w:r>
      </w:del>
    </w:p>
    <w:p w14:paraId="1C2D55A9" w14:textId="74D2EB99" w:rsidR="00C7037D" w:rsidRPr="00C7037D" w:rsidDel="00AF535C" w:rsidRDefault="00C7037D">
      <w:pPr>
        <w:pStyle w:val="Sumrio2"/>
        <w:rPr>
          <w:del w:id="380" w:author="Gustavo Moreira" w:date="2021-02-14T13:05:00Z"/>
          <w:rFonts w:asciiTheme="minorHAnsi" w:eastAsiaTheme="minorEastAsia" w:hAnsiTheme="minorHAnsi" w:cstheme="minorBidi"/>
          <w:noProof/>
          <w:sz w:val="22"/>
          <w:szCs w:val="22"/>
          <w:lang w:val="en-US" w:eastAsia="pt-PT"/>
        </w:rPr>
      </w:pPr>
      <w:del w:id="381" w:author="Gustavo Moreira" w:date="2021-02-14T13:05:00Z">
        <w:r w:rsidRPr="00C7037D" w:rsidDel="00AF535C">
          <w:rPr>
            <w:noProof/>
            <w:lang w:val="en-US"/>
          </w:rPr>
          <w:delText>3.2</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Machine Learning</w:delText>
        </w:r>
        <w:r w:rsidDel="00AF535C">
          <w:rPr>
            <w:noProof/>
          </w:rPr>
          <w:tab/>
        </w:r>
        <w:r w:rsidDel="00AF535C">
          <w:rPr>
            <w:noProof/>
          </w:rPr>
          <w:fldChar w:fldCharType="begin"/>
        </w:r>
        <w:r w:rsidDel="00AF535C">
          <w:rPr>
            <w:noProof/>
          </w:rPr>
          <w:delInstrText xml:space="preserve"> PAGEREF _Toc62986430 \h </w:delInstrText>
        </w:r>
        <w:r w:rsidDel="00AF535C">
          <w:rPr>
            <w:noProof/>
          </w:rPr>
        </w:r>
        <w:r w:rsidDel="00AF535C">
          <w:rPr>
            <w:noProof/>
          </w:rPr>
          <w:fldChar w:fldCharType="separate"/>
        </w:r>
      </w:del>
      <w:ins w:id="382" w:author="Gustavo Moreira" w:date="2021-02-21T14:13:00Z">
        <w:r w:rsidR="00F217F9">
          <w:rPr>
            <w:b/>
            <w:bCs/>
            <w:noProof/>
            <w:lang w:val="pt-BR"/>
          </w:rPr>
          <w:t>Erro! Indicador não definido.</w:t>
        </w:r>
      </w:ins>
      <w:del w:id="383" w:author="Gustavo Moreira" w:date="2021-02-14T13:05:00Z">
        <w:r w:rsidR="00323CC2" w:rsidDel="00AF535C">
          <w:rPr>
            <w:noProof/>
          </w:rPr>
          <w:delText>21</w:delText>
        </w:r>
        <w:r w:rsidDel="00AF535C">
          <w:rPr>
            <w:noProof/>
          </w:rPr>
          <w:fldChar w:fldCharType="end"/>
        </w:r>
      </w:del>
    </w:p>
    <w:p w14:paraId="123BE82C" w14:textId="133A644A" w:rsidR="00C7037D" w:rsidRPr="00C7037D" w:rsidDel="00AF535C" w:rsidRDefault="00C7037D">
      <w:pPr>
        <w:pStyle w:val="Sumrio3"/>
        <w:rPr>
          <w:del w:id="384" w:author="Gustavo Moreira" w:date="2021-02-14T13:05:00Z"/>
          <w:rFonts w:asciiTheme="minorHAnsi" w:eastAsiaTheme="minorEastAsia" w:hAnsiTheme="minorHAnsi" w:cstheme="minorBidi"/>
          <w:noProof/>
          <w:sz w:val="22"/>
          <w:szCs w:val="22"/>
          <w:lang w:val="en-US" w:eastAsia="pt-PT"/>
        </w:rPr>
      </w:pPr>
      <w:del w:id="385" w:author="Gustavo Moreira" w:date="2021-02-14T13:05:00Z">
        <w:r w:rsidRPr="00C7037D" w:rsidDel="00AF535C">
          <w:rPr>
            <w:noProof/>
            <w:lang w:val="en-US"/>
          </w:rPr>
          <w:delText>3.2.1</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Architecture</w:delText>
        </w:r>
        <w:r w:rsidDel="00AF535C">
          <w:rPr>
            <w:noProof/>
          </w:rPr>
          <w:tab/>
        </w:r>
        <w:r w:rsidDel="00AF535C">
          <w:rPr>
            <w:noProof/>
          </w:rPr>
          <w:fldChar w:fldCharType="begin"/>
        </w:r>
        <w:r w:rsidDel="00AF535C">
          <w:rPr>
            <w:noProof/>
          </w:rPr>
          <w:delInstrText xml:space="preserve"> PAGEREF _Toc62986431 \h </w:delInstrText>
        </w:r>
        <w:r w:rsidDel="00AF535C">
          <w:rPr>
            <w:noProof/>
          </w:rPr>
        </w:r>
        <w:r w:rsidDel="00AF535C">
          <w:rPr>
            <w:noProof/>
          </w:rPr>
          <w:fldChar w:fldCharType="separate"/>
        </w:r>
      </w:del>
      <w:ins w:id="386" w:author="Gustavo Moreira" w:date="2021-02-21T14:13:00Z">
        <w:r w:rsidR="00F217F9">
          <w:rPr>
            <w:b/>
            <w:bCs/>
            <w:noProof/>
            <w:lang w:val="pt-BR"/>
          </w:rPr>
          <w:t>Erro! Indicador não definido.</w:t>
        </w:r>
      </w:ins>
      <w:del w:id="387" w:author="Gustavo Moreira" w:date="2021-02-14T13:05:00Z">
        <w:r w:rsidR="00323CC2" w:rsidDel="00AF535C">
          <w:rPr>
            <w:noProof/>
          </w:rPr>
          <w:delText>21</w:delText>
        </w:r>
        <w:r w:rsidDel="00AF535C">
          <w:rPr>
            <w:noProof/>
          </w:rPr>
          <w:fldChar w:fldCharType="end"/>
        </w:r>
      </w:del>
    </w:p>
    <w:p w14:paraId="1F46A72B" w14:textId="4B7020B5" w:rsidR="00C7037D" w:rsidRPr="00C7037D" w:rsidDel="00AF535C" w:rsidRDefault="00C7037D">
      <w:pPr>
        <w:pStyle w:val="Sumrio3"/>
        <w:rPr>
          <w:del w:id="388" w:author="Gustavo Moreira" w:date="2021-02-14T13:05:00Z"/>
          <w:rFonts w:asciiTheme="minorHAnsi" w:eastAsiaTheme="minorEastAsia" w:hAnsiTheme="minorHAnsi" w:cstheme="minorBidi"/>
          <w:noProof/>
          <w:sz w:val="22"/>
          <w:szCs w:val="22"/>
          <w:lang w:val="en-US" w:eastAsia="pt-PT"/>
        </w:rPr>
      </w:pPr>
      <w:del w:id="389" w:author="Gustavo Moreira" w:date="2021-02-14T13:05:00Z">
        <w:r w:rsidRPr="00DB7142" w:rsidDel="00AF535C">
          <w:rPr>
            <w:noProof/>
            <w:lang w:val="en-US"/>
          </w:rPr>
          <w:delText>3.2.2</w:delText>
        </w:r>
        <w:r w:rsidRPr="00C7037D" w:rsidDel="00AF535C">
          <w:rPr>
            <w:rFonts w:asciiTheme="minorHAnsi" w:eastAsiaTheme="minorEastAsia" w:hAnsiTheme="minorHAnsi" w:cstheme="minorBidi"/>
            <w:noProof/>
            <w:sz w:val="22"/>
            <w:szCs w:val="22"/>
            <w:lang w:val="en-US" w:eastAsia="pt-PT"/>
          </w:rPr>
          <w:tab/>
        </w:r>
        <w:r w:rsidRPr="00DB7142" w:rsidDel="00AF535C">
          <w:rPr>
            <w:noProof/>
            <w:lang w:val="en-US"/>
          </w:rPr>
          <w:delText>Benefits and common use cases</w:delText>
        </w:r>
        <w:r w:rsidDel="00AF535C">
          <w:rPr>
            <w:noProof/>
          </w:rPr>
          <w:tab/>
        </w:r>
        <w:r w:rsidDel="00AF535C">
          <w:rPr>
            <w:noProof/>
          </w:rPr>
          <w:fldChar w:fldCharType="begin"/>
        </w:r>
        <w:r w:rsidDel="00AF535C">
          <w:rPr>
            <w:noProof/>
          </w:rPr>
          <w:delInstrText xml:space="preserve"> PAGEREF _Toc62986432 \h </w:delInstrText>
        </w:r>
        <w:r w:rsidDel="00AF535C">
          <w:rPr>
            <w:noProof/>
          </w:rPr>
        </w:r>
        <w:r w:rsidDel="00AF535C">
          <w:rPr>
            <w:noProof/>
          </w:rPr>
          <w:fldChar w:fldCharType="separate"/>
        </w:r>
      </w:del>
      <w:ins w:id="390" w:author="Gustavo Moreira" w:date="2021-02-21T14:13:00Z">
        <w:r w:rsidR="00F217F9">
          <w:rPr>
            <w:b/>
            <w:bCs/>
            <w:noProof/>
            <w:lang w:val="pt-BR"/>
          </w:rPr>
          <w:t>Erro! Indicador não definido.</w:t>
        </w:r>
      </w:ins>
      <w:del w:id="391" w:author="Gustavo Moreira" w:date="2021-02-14T13:05:00Z">
        <w:r w:rsidR="00323CC2" w:rsidDel="00AF535C">
          <w:rPr>
            <w:noProof/>
          </w:rPr>
          <w:delText>24</w:delText>
        </w:r>
        <w:r w:rsidDel="00AF535C">
          <w:rPr>
            <w:noProof/>
          </w:rPr>
          <w:fldChar w:fldCharType="end"/>
        </w:r>
      </w:del>
    </w:p>
    <w:p w14:paraId="7487E586" w14:textId="485CA401" w:rsidR="00C7037D" w:rsidRPr="00C7037D" w:rsidDel="00AF535C" w:rsidRDefault="00C7037D">
      <w:pPr>
        <w:pStyle w:val="Sumrio3"/>
        <w:rPr>
          <w:del w:id="392" w:author="Gustavo Moreira" w:date="2021-02-14T13:05:00Z"/>
          <w:rFonts w:asciiTheme="minorHAnsi" w:eastAsiaTheme="minorEastAsia" w:hAnsiTheme="minorHAnsi" w:cstheme="minorBidi"/>
          <w:noProof/>
          <w:sz w:val="22"/>
          <w:szCs w:val="22"/>
          <w:lang w:val="en-US" w:eastAsia="pt-PT"/>
        </w:rPr>
      </w:pPr>
      <w:del w:id="393" w:author="Gustavo Moreira" w:date="2021-02-14T13:05:00Z">
        <w:r w:rsidRPr="00C7037D" w:rsidDel="00AF535C">
          <w:rPr>
            <w:noProof/>
            <w:lang w:val="en-US"/>
          </w:rPr>
          <w:delText>3.2.3</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Attention points</w:delText>
        </w:r>
        <w:r w:rsidDel="00AF535C">
          <w:rPr>
            <w:noProof/>
          </w:rPr>
          <w:tab/>
        </w:r>
        <w:r w:rsidDel="00AF535C">
          <w:rPr>
            <w:noProof/>
          </w:rPr>
          <w:fldChar w:fldCharType="begin"/>
        </w:r>
        <w:r w:rsidDel="00AF535C">
          <w:rPr>
            <w:noProof/>
          </w:rPr>
          <w:delInstrText xml:space="preserve"> PAGEREF _Toc62986433 \h </w:delInstrText>
        </w:r>
        <w:r w:rsidDel="00AF535C">
          <w:rPr>
            <w:noProof/>
          </w:rPr>
        </w:r>
        <w:r w:rsidDel="00AF535C">
          <w:rPr>
            <w:noProof/>
          </w:rPr>
          <w:fldChar w:fldCharType="separate"/>
        </w:r>
      </w:del>
      <w:ins w:id="394" w:author="Gustavo Moreira" w:date="2021-02-21T14:13:00Z">
        <w:r w:rsidR="00F217F9">
          <w:rPr>
            <w:b/>
            <w:bCs/>
            <w:noProof/>
            <w:lang w:val="pt-BR"/>
          </w:rPr>
          <w:t>Erro! Indicador não definido.</w:t>
        </w:r>
      </w:ins>
      <w:del w:id="395" w:author="Gustavo Moreira" w:date="2021-02-14T13:05:00Z">
        <w:r w:rsidR="00323CC2" w:rsidDel="00AF535C">
          <w:rPr>
            <w:noProof/>
          </w:rPr>
          <w:delText>25</w:delText>
        </w:r>
        <w:r w:rsidDel="00AF535C">
          <w:rPr>
            <w:noProof/>
          </w:rPr>
          <w:fldChar w:fldCharType="end"/>
        </w:r>
      </w:del>
    </w:p>
    <w:p w14:paraId="1C7D3BC5" w14:textId="70AC68E5" w:rsidR="00C7037D" w:rsidRPr="00C7037D" w:rsidDel="00AF535C" w:rsidRDefault="00C7037D">
      <w:pPr>
        <w:pStyle w:val="Sumrio2"/>
        <w:rPr>
          <w:del w:id="396" w:author="Gustavo Moreira" w:date="2021-02-14T13:05:00Z"/>
          <w:rFonts w:asciiTheme="minorHAnsi" w:eastAsiaTheme="minorEastAsia" w:hAnsiTheme="minorHAnsi" w:cstheme="minorBidi"/>
          <w:noProof/>
          <w:sz w:val="22"/>
          <w:szCs w:val="22"/>
          <w:lang w:val="en-US" w:eastAsia="pt-PT"/>
        </w:rPr>
      </w:pPr>
      <w:del w:id="397" w:author="Gustavo Moreira" w:date="2021-02-14T13:05:00Z">
        <w:r w:rsidRPr="00C7037D" w:rsidDel="00AF535C">
          <w:rPr>
            <w:noProof/>
            <w:lang w:val="en-US"/>
          </w:rPr>
          <w:delText>3.3</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Deep Learning</w:delText>
        </w:r>
        <w:r w:rsidDel="00AF535C">
          <w:rPr>
            <w:noProof/>
          </w:rPr>
          <w:tab/>
        </w:r>
        <w:r w:rsidDel="00AF535C">
          <w:rPr>
            <w:noProof/>
          </w:rPr>
          <w:fldChar w:fldCharType="begin"/>
        </w:r>
        <w:r w:rsidDel="00AF535C">
          <w:rPr>
            <w:noProof/>
          </w:rPr>
          <w:delInstrText xml:space="preserve"> PAGEREF _Toc62986434 \h </w:delInstrText>
        </w:r>
        <w:r w:rsidDel="00AF535C">
          <w:rPr>
            <w:noProof/>
          </w:rPr>
        </w:r>
        <w:r w:rsidDel="00AF535C">
          <w:rPr>
            <w:noProof/>
          </w:rPr>
          <w:fldChar w:fldCharType="separate"/>
        </w:r>
      </w:del>
      <w:ins w:id="398" w:author="Gustavo Moreira" w:date="2021-02-21T14:13:00Z">
        <w:r w:rsidR="00F217F9">
          <w:rPr>
            <w:b/>
            <w:bCs/>
            <w:noProof/>
            <w:lang w:val="pt-BR"/>
          </w:rPr>
          <w:t>Erro! Indicador não definido.</w:t>
        </w:r>
      </w:ins>
      <w:del w:id="399" w:author="Gustavo Moreira" w:date="2021-02-14T13:05:00Z">
        <w:r w:rsidR="00323CC2" w:rsidDel="00AF535C">
          <w:rPr>
            <w:noProof/>
          </w:rPr>
          <w:delText>25</w:delText>
        </w:r>
        <w:r w:rsidDel="00AF535C">
          <w:rPr>
            <w:noProof/>
          </w:rPr>
          <w:fldChar w:fldCharType="end"/>
        </w:r>
      </w:del>
    </w:p>
    <w:p w14:paraId="0B6AB23C" w14:textId="559E15B9" w:rsidR="00C7037D" w:rsidRPr="00C7037D" w:rsidDel="00AF535C" w:rsidRDefault="00C7037D">
      <w:pPr>
        <w:pStyle w:val="Sumrio3"/>
        <w:rPr>
          <w:del w:id="400" w:author="Gustavo Moreira" w:date="2021-02-14T13:05:00Z"/>
          <w:rFonts w:asciiTheme="minorHAnsi" w:eastAsiaTheme="minorEastAsia" w:hAnsiTheme="minorHAnsi" w:cstheme="minorBidi"/>
          <w:noProof/>
          <w:sz w:val="22"/>
          <w:szCs w:val="22"/>
          <w:lang w:val="en-US" w:eastAsia="pt-PT"/>
        </w:rPr>
      </w:pPr>
      <w:del w:id="401" w:author="Gustavo Moreira" w:date="2021-02-14T13:05:00Z">
        <w:r w:rsidRPr="00C7037D" w:rsidDel="00AF535C">
          <w:rPr>
            <w:noProof/>
            <w:lang w:val="en-US"/>
          </w:rPr>
          <w:delText>3.3.1</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Architecture</w:delText>
        </w:r>
        <w:r w:rsidDel="00AF535C">
          <w:rPr>
            <w:noProof/>
          </w:rPr>
          <w:tab/>
        </w:r>
        <w:r w:rsidDel="00AF535C">
          <w:rPr>
            <w:noProof/>
          </w:rPr>
          <w:fldChar w:fldCharType="begin"/>
        </w:r>
        <w:r w:rsidDel="00AF535C">
          <w:rPr>
            <w:noProof/>
          </w:rPr>
          <w:delInstrText xml:space="preserve"> PAGEREF _Toc62986435 \h </w:delInstrText>
        </w:r>
        <w:r w:rsidDel="00AF535C">
          <w:rPr>
            <w:noProof/>
          </w:rPr>
        </w:r>
        <w:r w:rsidDel="00AF535C">
          <w:rPr>
            <w:noProof/>
          </w:rPr>
          <w:fldChar w:fldCharType="separate"/>
        </w:r>
      </w:del>
      <w:ins w:id="402" w:author="Gustavo Moreira" w:date="2021-02-21T14:13:00Z">
        <w:r w:rsidR="00F217F9">
          <w:rPr>
            <w:b/>
            <w:bCs/>
            <w:noProof/>
            <w:lang w:val="pt-BR"/>
          </w:rPr>
          <w:t>Erro! Indicador não definido.</w:t>
        </w:r>
      </w:ins>
      <w:del w:id="403" w:author="Gustavo Moreira" w:date="2021-02-14T13:05:00Z">
        <w:r w:rsidR="00323CC2" w:rsidDel="00AF535C">
          <w:rPr>
            <w:noProof/>
          </w:rPr>
          <w:delText>27</w:delText>
        </w:r>
        <w:r w:rsidDel="00AF535C">
          <w:rPr>
            <w:noProof/>
          </w:rPr>
          <w:fldChar w:fldCharType="end"/>
        </w:r>
      </w:del>
    </w:p>
    <w:p w14:paraId="17446E15" w14:textId="17492D07" w:rsidR="00C7037D" w:rsidRPr="00C7037D" w:rsidDel="00AF535C" w:rsidRDefault="00C7037D">
      <w:pPr>
        <w:pStyle w:val="Sumrio3"/>
        <w:rPr>
          <w:del w:id="404" w:author="Gustavo Moreira" w:date="2021-02-14T13:05:00Z"/>
          <w:rFonts w:asciiTheme="minorHAnsi" w:eastAsiaTheme="minorEastAsia" w:hAnsiTheme="minorHAnsi" w:cstheme="minorBidi"/>
          <w:noProof/>
          <w:sz w:val="22"/>
          <w:szCs w:val="22"/>
          <w:lang w:val="en-US" w:eastAsia="pt-PT"/>
        </w:rPr>
      </w:pPr>
      <w:del w:id="405" w:author="Gustavo Moreira" w:date="2021-02-14T13:05:00Z">
        <w:r w:rsidRPr="00C7037D" w:rsidDel="00AF535C">
          <w:rPr>
            <w:noProof/>
            <w:lang w:val="en-US"/>
          </w:rPr>
          <w:delText>3.3.2</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Comparison</w:delText>
        </w:r>
        <w:r w:rsidDel="00AF535C">
          <w:rPr>
            <w:noProof/>
          </w:rPr>
          <w:tab/>
        </w:r>
        <w:r w:rsidDel="00AF535C">
          <w:rPr>
            <w:noProof/>
          </w:rPr>
          <w:fldChar w:fldCharType="begin"/>
        </w:r>
        <w:r w:rsidDel="00AF535C">
          <w:rPr>
            <w:noProof/>
          </w:rPr>
          <w:delInstrText xml:space="preserve"> PAGEREF _Toc62986436 \h </w:delInstrText>
        </w:r>
        <w:r w:rsidDel="00AF535C">
          <w:rPr>
            <w:noProof/>
          </w:rPr>
        </w:r>
        <w:r w:rsidDel="00AF535C">
          <w:rPr>
            <w:noProof/>
          </w:rPr>
          <w:fldChar w:fldCharType="separate"/>
        </w:r>
      </w:del>
      <w:ins w:id="406" w:author="Gustavo Moreira" w:date="2021-02-21T14:13:00Z">
        <w:r w:rsidR="00F217F9">
          <w:rPr>
            <w:b/>
            <w:bCs/>
            <w:noProof/>
            <w:lang w:val="pt-BR"/>
          </w:rPr>
          <w:t>Erro! Indicador não definido.</w:t>
        </w:r>
      </w:ins>
      <w:del w:id="407" w:author="Gustavo Moreira" w:date="2021-02-14T13:05:00Z">
        <w:r w:rsidR="00323CC2" w:rsidDel="00AF535C">
          <w:rPr>
            <w:noProof/>
          </w:rPr>
          <w:delText>28</w:delText>
        </w:r>
        <w:r w:rsidDel="00AF535C">
          <w:rPr>
            <w:noProof/>
          </w:rPr>
          <w:fldChar w:fldCharType="end"/>
        </w:r>
      </w:del>
    </w:p>
    <w:p w14:paraId="373FDDA4" w14:textId="5BE8FE99" w:rsidR="00C7037D" w:rsidRPr="00C7037D" w:rsidDel="00AF535C" w:rsidRDefault="00C7037D">
      <w:pPr>
        <w:pStyle w:val="Sumrio2"/>
        <w:rPr>
          <w:del w:id="408" w:author="Gustavo Moreira" w:date="2021-02-14T13:05:00Z"/>
          <w:rFonts w:asciiTheme="minorHAnsi" w:eastAsiaTheme="minorEastAsia" w:hAnsiTheme="minorHAnsi" w:cstheme="minorBidi"/>
          <w:noProof/>
          <w:sz w:val="22"/>
          <w:szCs w:val="22"/>
          <w:lang w:val="en-US" w:eastAsia="pt-PT"/>
        </w:rPr>
      </w:pPr>
      <w:del w:id="409" w:author="Gustavo Moreira" w:date="2021-02-14T13:05:00Z">
        <w:r w:rsidRPr="00C7037D" w:rsidDel="00AF535C">
          <w:rPr>
            <w:noProof/>
            <w:lang w:val="en-US"/>
          </w:rPr>
          <w:delText>3.4</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Machine Listening</w:delText>
        </w:r>
        <w:r w:rsidDel="00AF535C">
          <w:rPr>
            <w:noProof/>
          </w:rPr>
          <w:tab/>
        </w:r>
        <w:r w:rsidDel="00AF535C">
          <w:rPr>
            <w:noProof/>
          </w:rPr>
          <w:fldChar w:fldCharType="begin"/>
        </w:r>
        <w:r w:rsidDel="00AF535C">
          <w:rPr>
            <w:noProof/>
          </w:rPr>
          <w:delInstrText xml:space="preserve"> PAGEREF _Toc62986437 \h </w:delInstrText>
        </w:r>
        <w:r w:rsidDel="00AF535C">
          <w:rPr>
            <w:noProof/>
          </w:rPr>
        </w:r>
        <w:r w:rsidDel="00AF535C">
          <w:rPr>
            <w:noProof/>
          </w:rPr>
          <w:fldChar w:fldCharType="separate"/>
        </w:r>
      </w:del>
      <w:ins w:id="410" w:author="Gustavo Moreira" w:date="2021-02-21T14:13:00Z">
        <w:r w:rsidR="00F217F9">
          <w:rPr>
            <w:b/>
            <w:bCs/>
            <w:noProof/>
            <w:lang w:val="pt-BR"/>
          </w:rPr>
          <w:t>Erro! Indicador não definido.</w:t>
        </w:r>
      </w:ins>
      <w:del w:id="411" w:author="Gustavo Moreira" w:date="2021-02-14T13:05:00Z">
        <w:r w:rsidR="00323CC2" w:rsidDel="00AF535C">
          <w:rPr>
            <w:noProof/>
          </w:rPr>
          <w:delText>29</w:delText>
        </w:r>
        <w:r w:rsidDel="00AF535C">
          <w:rPr>
            <w:noProof/>
          </w:rPr>
          <w:fldChar w:fldCharType="end"/>
        </w:r>
      </w:del>
    </w:p>
    <w:p w14:paraId="2826B765" w14:textId="789F9CEF" w:rsidR="00C7037D" w:rsidRPr="00C7037D" w:rsidDel="00AF535C" w:rsidRDefault="00C7037D">
      <w:pPr>
        <w:pStyle w:val="Sumrio1"/>
        <w:tabs>
          <w:tab w:val="left" w:pos="539"/>
        </w:tabs>
        <w:rPr>
          <w:del w:id="412" w:author="Gustavo Moreira" w:date="2021-02-14T13:05:00Z"/>
          <w:rFonts w:asciiTheme="minorHAnsi" w:eastAsiaTheme="minorEastAsia" w:hAnsiTheme="minorHAnsi" w:cstheme="minorBidi"/>
          <w:b w:val="0"/>
          <w:szCs w:val="22"/>
          <w:lang w:val="en-US" w:eastAsia="pt-PT"/>
        </w:rPr>
      </w:pPr>
      <w:del w:id="413" w:author="Gustavo Moreira" w:date="2021-02-14T13:05:00Z">
        <w:r w:rsidDel="00AF535C">
          <w:delText>4</w:delText>
        </w:r>
        <w:r w:rsidRPr="00C7037D" w:rsidDel="00AF535C">
          <w:rPr>
            <w:rFonts w:asciiTheme="minorHAnsi" w:eastAsiaTheme="minorEastAsia" w:hAnsiTheme="minorHAnsi" w:cstheme="minorBidi"/>
            <w:b w:val="0"/>
            <w:szCs w:val="22"/>
            <w:lang w:val="en-US" w:eastAsia="pt-PT"/>
          </w:rPr>
          <w:tab/>
        </w:r>
        <w:r w:rsidDel="00AF535C">
          <w:delText>State of the art</w:delText>
        </w:r>
        <w:r w:rsidDel="00AF535C">
          <w:tab/>
        </w:r>
        <w:r w:rsidDel="00AF535C">
          <w:fldChar w:fldCharType="begin"/>
        </w:r>
        <w:r w:rsidDel="00AF535C">
          <w:delInstrText xml:space="preserve"> PAGEREF _Toc62986438 \h </w:delInstrText>
        </w:r>
        <w:r w:rsidDel="00AF535C">
          <w:fldChar w:fldCharType="separate"/>
        </w:r>
      </w:del>
      <w:ins w:id="414" w:author="Gustavo Moreira" w:date="2021-02-21T14:13:00Z">
        <w:r w:rsidR="00F217F9">
          <w:rPr>
            <w:bCs/>
            <w:lang w:val="pt-BR"/>
          </w:rPr>
          <w:t>Erro! Indicador não definido.</w:t>
        </w:r>
      </w:ins>
      <w:del w:id="415" w:author="Gustavo Moreira" w:date="2021-02-14T13:05:00Z">
        <w:r w:rsidR="00323CC2" w:rsidDel="00AF535C">
          <w:delText>31</w:delText>
        </w:r>
        <w:r w:rsidDel="00AF535C">
          <w:fldChar w:fldCharType="end"/>
        </w:r>
      </w:del>
    </w:p>
    <w:p w14:paraId="705656DC" w14:textId="29E00C35" w:rsidR="00C7037D" w:rsidRPr="00C7037D" w:rsidDel="00AF535C" w:rsidRDefault="00C7037D">
      <w:pPr>
        <w:pStyle w:val="Sumrio2"/>
        <w:rPr>
          <w:del w:id="416" w:author="Gustavo Moreira" w:date="2021-02-14T13:05:00Z"/>
          <w:rFonts w:asciiTheme="minorHAnsi" w:eastAsiaTheme="minorEastAsia" w:hAnsiTheme="minorHAnsi" w:cstheme="minorBidi"/>
          <w:noProof/>
          <w:sz w:val="22"/>
          <w:szCs w:val="22"/>
          <w:lang w:val="en-US" w:eastAsia="pt-PT"/>
        </w:rPr>
      </w:pPr>
      <w:del w:id="417" w:author="Gustavo Moreira" w:date="2021-02-14T13:05:00Z">
        <w:r w:rsidRPr="00C7037D" w:rsidDel="00AF535C">
          <w:rPr>
            <w:noProof/>
            <w:lang w:val="en-US"/>
          </w:rPr>
          <w:delText>4.1</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Deep learning frameworks research</w:delText>
        </w:r>
        <w:r w:rsidDel="00AF535C">
          <w:rPr>
            <w:noProof/>
          </w:rPr>
          <w:tab/>
        </w:r>
        <w:r w:rsidDel="00AF535C">
          <w:rPr>
            <w:noProof/>
          </w:rPr>
          <w:fldChar w:fldCharType="begin"/>
        </w:r>
        <w:r w:rsidDel="00AF535C">
          <w:rPr>
            <w:noProof/>
          </w:rPr>
          <w:delInstrText xml:space="preserve"> PAGEREF _Toc62986439 \h </w:delInstrText>
        </w:r>
        <w:r w:rsidDel="00AF535C">
          <w:rPr>
            <w:noProof/>
          </w:rPr>
        </w:r>
        <w:r w:rsidDel="00AF535C">
          <w:rPr>
            <w:noProof/>
          </w:rPr>
          <w:fldChar w:fldCharType="separate"/>
        </w:r>
      </w:del>
      <w:ins w:id="418" w:author="Gustavo Moreira" w:date="2021-02-21T14:13:00Z">
        <w:r w:rsidR="00F217F9">
          <w:rPr>
            <w:b/>
            <w:bCs/>
            <w:noProof/>
            <w:lang w:val="pt-BR"/>
          </w:rPr>
          <w:t>Erro! Indicador não definido.</w:t>
        </w:r>
      </w:ins>
      <w:del w:id="419" w:author="Gustavo Moreira" w:date="2021-02-14T13:05:00Z">
        <w:r w:rsidR="00323CC2" w:rsidDel="00AF535C">
          <w:rPr>
            <w:noProof/>
          </w:rPr>
          <w:delText>31</w:delText>
        </w:r>
        <w:r w:rsidDel="00AF535C">
          <w:rPr>
            <w:noProof/>
          </w:rPr>
          <w:fldChar w:fldCharType="end"/>
        </w:r>
      </w:del>
    </w:p>
    <w:p w14:paraId="3B4F2677" w14:textId="4138A6EC" w:rsidR="00C7037D" w:rsidRPr="00C7037D" w:rsidDel="00AF535C" w:rsidRDefault="00C7037D">
      <w:pPr>
        <w:pStyle w:val="Sumrio3"/>
        <w:rPr>
          <w:del w:id="420" w:author="Gustavo Moreira" w:date="2021-02-14T13:05:00Z"/>
          <w:rFonts w:asciiTheme="minorHAnsi" w:eastAsiaTheme="minorEastAsia" w:hAnsiTheme="minorHAnsi" w:cstheme="minorBidi"/>
          <w:noProof/>
          <w:sz w:val="22"/>
          <w:szCs w:val="22"/>
          <w:lang w:val="en-US" w:eastAsia="pt-PT"/>
        </w:rPr>
      </w:pPr>
      <w:del w:id="421" w:author="Gustavo Moreira" w:date="2021-02-14T13:05:00Z">
        <w:r w:rsidRPr="00C7037D" w:rsidDel="00AF535C">
          <w:rPr>
            <w:noProof/>
            <w:lang w:val="en-US"/>
          </w:rPr>
          <w:delText>4.1.1</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Existing frameworks</w:delText>
        </w:r>
        <w:r w:rsidDel="00AF535C">
          <w:rPr>
            <w:noProof/>
          </w:rPr>
          <w:tab/>
        </w:r>
        <w:r w:rsidDel="00AF535C">
          <w:rPr>
            <w:noProof/>
          </w:rPr>
          <w:fldChar w:fldCharType="begin"/>
        </w:r>
        <w:r w:rsidDel="00AF535C">
          <w:rPr>
            <w:noProof/>
          </w:rPr>
          <w:delInstrText xml:space="preserve"> PAGEREF _Toc62986440 \h </w:delInstrText>
        </w:r>
        <w:r w:rsidDel="00AF535C">
          <w:rPr>
            <w:noProof/>
          </w:rPr>
        </w:r>
        <w:r w:rsidDel="00AF535C">
          <w:rPr>
            <w:noProof/>
          </w:rPr>
          <w:fldChar w:fldCharType="separate"/>
        </w:r>
      </w:del>
      <w:ins w:id="422" w:author="Gustavo Moreira" w:date="2021-02-21T14:13:00Z">
        <w:r w:rsidR="00F217F9">
          <w:rPr>
            <w:b/>
            <w:bCs/>
            <w:noProof/>
            <w:lang w:val="pt-BR"/>
          </w:rPr>
          <w:t>Erro! Indicador não definido.</w:t>
        </w:r>
      </w:ins>
      <w:del w:id="423" w:author="Gustavo Moreira" w:date="2021-02-14T13:05:00Z">
        <w:r w:rsidR="00323CC2" w:rsidDel="00AF535C">
          <w:rPr>
            <w:noProof/>
          </w:rPr>
          <w:delText>31</w:delText>
        </w:r>
        <w:r w:rsidDel="00AF535C">
          <w:rPr>
            <w:noProof/>
          </w:rPr>
          <w:fldChar w:fldCharType="end"/>
        </w:r>
      </w:del>
    </w:p>
    <w:p w14:paraId="66837679" w14:textId="0699C16A" w:rsidR="00C7037D" w:rsidRPr="00C7037D" w:rsidDel="00AF535C" w:rsidRDefault="00C7037D">
      <w:pPr>
        <w:pStyle w:val="Sumrio3"/>
        <w:rPr>
          <w:del w:id="424" w:author="Gustavo Moreira" w:date="2021-02-14T13:05:00Z"/>
          <w:rFonts w:asciiTheme="minorHAnsi" w:eastAsiaTheme="minorEastAsia" w:hAnsiTheme="minorHAnsi" w:cstheme="minorBidi"/>
          <w:noProof/>
          <w:sz w:val="22"/>
          <w:szCs w:val="22"/>
          <w:lang w:val="en-US" w:eastAsia="pt-PT"/>
        </w:rPr>
      </w:pPr>
      <w:del w:id="425" w:author="Gustavo Moreira" w:date="2021-02-14T13:05:00Z">
        <w:r w:rsidRPr="00C7037D" w:rsidDel="00AF535C">
          <w:rPr>
            <w:noProof/>
            <w:lang w:val="en-US"/>
          </w:rPr>
          <w:delText>4.1.2</w:delText>
        </w:r>
        <w:r w:rsidRPr="00C7037D" w:rsidDel="00AF535C">
          <w:rPr>
            <w:rFonts w:asciiTheme="minorHAnsi" w:eastAsiaTheme="minorEastAsia" w:hAnsiTheme="minorHAnsi" w:cstheme="minorBidi"/>
            <w:noProof/>
            <w:sz w:val="22"/>
            <w:szCs w:val="22"/>
            <w:lang w:val="en-US" w:eastAsia="pt-PT"/>
          </w:rPr>
          <w:tab/>
        </w:r>
        <w:r w:rsidRPr="00C7037D" w:rsidDel="00AF535C">
          <w:rPr>
            <w:noProof/>
            <w:lang w:val="en-US"/>
          </w:rPr>
          <w:delText>Comparison between frameworks</w:delText>
        </w:r>
        <w:r w:rsidDel="00AF535C">
          <w:rPr>
            <w:noProof/>
          </w:rPr>
          <w:tab/>
        </w:r>
        <w:r w:rsidDel="00AF535C">
          <w:rPr>
            <w:noProof/>
          </w:rPr>
          <w:fldChar w:fldCharType="begin"/>
        </w:r>
        <w:r w:rsidDel="00AF535C">
          <w:rPr>
            <w:noProof/>
          </w:rPr>
          <w:delInstrText xml:space="preserve"> PAGEREF _Toc62986441 \h </w:delInstrText>
        </w:r>
        <w:r w:rsidDel="00AF535C">
          <w:rPr>
            <w:noProof/>
          </w:rPr>
        </w:r>
        <w:r w:rsidDel="00AF535C">
          <w:rPr>
            <w:noProof/>
          </w:rPr>
          <w:fldChar w:fldCharType="separate"/>
        </w:r>
      </w:del>
      <w:ins w:id="426" w:author="Gustavo Moreira" w:date="2021-02-21T14:13:00Z">
        <w:r w:rsidR="00F217F9">
          <w:rPr>
            <w:b/>
            <w:bCs/>
            <w:noProof/>
            <w:lang w:val="pt-BR"/>
          </w:rPr>
          <w:t>Erro! Indicador não definido.</w:t>
        </w:r>
      </w:ins>
      <w:del w:id="427" w:author="Gustavo Moreira" w:date="2021-02-14T13:05:00Z">
        <w:r w:rsidR="00323CC2" w:rsidDel="00AF535C">
          <w:rPr>
            <w:noProof/>
          </w:rPr>
          <w:delText>33</w:delText>
        </w:r>
        <w:r w:rsidDel="00AF535C">
          <w:rPr>
            <w:noProof/>
          </w:rPr>
          <w:fldChar w:fldCharType="end"/>
        </w:r>
      </w:del>
    </w:p>
    <w:p w14:paraId="5C64F897" w14:textId="62B4AD0E" w:rsidR="00C7037D" w:rsidRPr="00C7037D" w:rsidDel="00AF535C" w:rsidRDefault="00C7037D">
      <w:pPr>
        <w:pStyle w:val="Sumrio2"/>
        <w:rPr>
          <w:del w:id="428" w:author="Gustavo Moreira" w:date="2021-02-14T13:05:00Z"/>
          <w:rFonts w:asciiTheme="minorHAnsi" w:eastAsiaTheme="minorEastAsia" w:hAnsiTheme="minorHAnsi" w:cstheme="minorBidi"/>
          <w:noProof/>
          <w:sz w:val="22"/>
          <w:szCs w:val="22"/>
          <w:lang w:val="en-US" w:eastAsia="pt-PT"/>
        </w:rPr>
      </w:pPr>
      <w:del w:id="429" w:author="Gustavo Moreira" w:date="2021-02-14T13:05:00Z">
        <w:r w:rsidDel="00AF535C">
          <w:rPr>
            <w:noProof/>
          </w:rPr>
          <w:delText>4.2</w:delText>
        </w:r>
        <w:r w:rsidRPr="00C7037D" w:rsidDel="00AF535C">
          <w:rPr>
            <w:rFonts w:asciiTheme="minorHAnsi" w:eastAsiaTheme="minorEastAsia" w:hAnsiTheme="minorHAnsi" w:cstheme="minorBidi"/>
            <w:noProof/>
            <w:sz w:val="22"/>
            <w:szCs w:val="22"/>
            <w:lang w:val="en-US" w:eastAsia="pt-PT"/>
          </w:rPr>
          <w:tab/>
        </w:r>
        <w:r w:rsidDel="00AF535C">
          <w:rPr>
            <w:noProof/>
          </w:rPr>
          <w:delText>Existing applications of deep learning models for music genre classification</w:delText>
        </w:r>
        <w:r w:rsidDel="00AF535C">
          <w:rPr>
            <w:noProof/>
          </w:rPr>
          <w:tab/>
        </w:r>
        <w:r w:rsidDel="00AF535C">
          <w:rPr>
            <w:noProof/>
          </w:rPr>
          <w:fldChar w:fldCharType="begin"/>
        </w:r>
        <w:r w:rsidDel="00AF535C">
          <w:rPr>
            <w:noProof/>
          </w:rPr>
          <w:delInstrText xml:space="preserve"> PAGEREF _Toc62986442 \h </w:delInstrText>
        </w:r>
        <w:r w:rsidDel="00AF535C">
          <w:rPr>
            <w:noProof/>
          </w:rPr>
        </w:r>
        <w:r w:rsidDel="00AF535C">
          <w:rPr>
            <w:noProof/>
          </w:rPr>
          <w:fldChar w:fldCharType="separate"/>
        </w:r>
      </w:del>
      <w:ins w:id="430" w:author="Gustavo Moreira" w:date="2021-02-21T14:13:00Z">
        <w:r w:rsidR="00F217F9">
          <w:rPr>
            <w:b/>
            <w:bCs/>
            <w:noProof/>
            <w:lang w:val="pt-BR"/>
          </w:rPr>
          <w:t>Erro! Indicador não definido.</w:t>
        </w:r>
      </w:ins>
      <w:del w:id="431" w:author="Gustavo Moreira" w:date="2021-02-14T13:05:00Z">
        <w:r w:rsidR="00323CC2" w:rsidDel="00AF535C">
          <w:rPr>
            <w:noProof/>
          </w:rPr>
          <w:delText>34</w:delText>
        </w:r>
        <w:r w:rsidDel="00AF535C">
          <w:rPr>
            <w:noProof/>
          </w:rPr>
          <w:fldChar w:fldCharType="end"/>
        </w:r>
      </w:del>
    </w:p>
    <w:p w14:paraId="28A1A3A1" w14:textId="20E514D4" w:rsidR="00C7037D" w:rsidRPr="00C7037D" w:rsidDel="00AF535C" w:rsidRDefault="00C7037D">
      <w:pPr>
        <w:pStyle w:val="Sumrio3"/>
        <w:rPr>
          <w:del w:id="432" w:author="Gustavo Moreira" w:date="2021-02-14T13:05:00Z"/>
          <w:rFonts w:asciiTheme="minorHAnsi" w:eastAsiaTheme="minorEastAsia" w:hAnsiTheme="minorHAnsi" w:cstheme="minorBidi"/>
          <w:noProof/>
          <w:sz w:val="22"/>
          <w:szCs w:val="22"/>
          <w:lang w:val="en-US" w:eastAsia="pt-PT"/>
        </w:rPr>
      </w:pPr>
      <w:del w:id="433" w:author="Gustavo Moreira" w:date="2021-02-14T13:05:00Z">
        <w:r w:rsidDel="00AF535C">
          <w:rPr>
            <w:noProof/>
          </w:rPr>
          <w:delText>4.2.1</w:delText>
        </w:r>
        <w:r w:rsidRPr="00C7037D" w:rsidDel="00AF535C">
          <w:rPr>
            <w:rFonts w:asciiTheme="minorHAnsi" w:eastAsiaTheme="minorEastAsia" w:hAnsiTheme="minorHAnsi" w:cstheme="minorBidi"/>
            <w:noProof/>
            <w:sz w:val="22"/>
            <w:szCs w:val="22"/>
            <w:lang w:val="en-US" w:eastAsia="pt-PT"/>
          </w:rPr>
          <w:tab/>
        </w:r>
        <w:r w:rsidDel="00AF535C">
          <w:rPr>
            <w:noProof/>
          </w:rPr>
          <w:delText>Showcase of existing applications</w:delText>
        </w:r>
        <w:r w:rsidDel="00AF535C">
          <w:rPr>
            <w:noProof/>
          </w:rPr>
          <w:tab/>
        </w:r>
        <w:r w:rsidDel="00AF535C">
          <w:rPr>
            <w:noProof/>
          </w:rPr>
          <w:fldChar w:fldCharType="begin"/>
        </w:r>
        <w:r w:rsidDel="00AF535C">
          <w:rPr>
            <w:noProof/>
          </w:rPr>
          <w:delInstrText xml:space="preserve"> PAGEREF _Toc62986443 \h </w:delInstrText>
        </w:r>
        <w:r w:rsidDel="00AF535C">
          <w:rPr>
            <w:noProof/>
          </w:rPr>
        </w:r>
        <w:r w:rsidDel="00AF535C">
          <w:rPr>
            <w:noProof/>
          </w:rPr>
          <w:fldChar w:fldCharType="separate"/>
        </w:r>
      </w:del>
      <w:ins w:id="434" w:author="Gustavo Moreira" w:date="2021-02-21T14:13:00Z">
        <w:r w:rsidR="00F217F9">
          <w:rPr>
            <w:b/>
            <w:bCs/>
            <w:noProof/>
            <w:lang w:val="pt-BR"/>
          </w:rPr>
          <w:t>Erro! Indicador não definido.</w:t>
        </w:r>
      </w:ins>
      <w:del w:id="435" w:author="Gustavo Moreira" w:date="2021-02-14T13:05:00Z">
        <w:r w:rsidR="00323CC2" w:rsidDel="00AF535C">
          <w:rPr>
            <w:noProof/>
          </w:rPr>
          <w:delText>34</w:delText>
        </w:r>
        <w:r w:rsidDel="00AF535C">
          <w:rPr>
            <w:noProof/>
          </w:rPr>
          <w:fldChar w:fldCharType="end"/>
        </w:r>
      </w:del>
    </w:p>
    <w:p w14:paraId="5C0F2B1B" w14:textId="7655C14F" w:rsidR="00C7037D" w:rsidRPr="00C7037D" w:rsidDel="00AF535C" w:rsidRDefault="00C7037D">
      <w:pPr>
        <w:pStyle w:val="Sumrio3"/>
        <w:rPr>
          <w:del w:id="436" w:author="Gustavo Moreira" w:date="2021-02-14T13:05:00Z"/>
          <w:rFonts w:asciiTheme="minorHAnsi" w:eastAsiaTheme="minorEastAsia" w:hAnsiTheme="minorHAnsi" w:cstheme="minorBidi"/>
          <w:noProof/>
          <w:sz w:val="22"/>
          <w:szCs w:val="22"/>
          <w:lang w:val="en-US" w:eastAsia="pt-PT"/>
        </w:rPr>
      </w:pPr>
      <w:del w:id="437" w:author="Gustavo Moreira" w:date="2021-02-14T13:05:00Z">
        <w:r w:rsidDel="00AF535C">
          <w:rPr>
            <w:noProof/>
          </w:rPr>
          <w:delText>4.2.2</w:delText>
        </w:r>
        <w:r w:rsidRPr="00C7037D" w:rsidDel="00AF535C">
          <w:rPr>
            <w:rFonts w:asciiTheme="minorHAnsi" w:eastAsiaTheme="minorEastAsia" w:hAnsiTheme="minorHAnsi" w:cstheme="minorBidi"/>
            <w:noProof/>
            <w:sz w:val="22"/>
            <w:szCs w:val="22"/>
            <w:lang w:val="en-US" w:eastAsia="pt-PT"/>
          </w:rPr>
          <w:tab/>
        </w:r>
        <w:r w:rsidDel="00AF535C">
          <w:rPr>
            <w:noProof/>
          </w:rPr>
          <w:delText>Comparison between existing applications</w:delText>
        </w:r>
        <w:r w:rsidDel="00AF535C">
          <w:rPr>
            <w:noProof/>
          </w:rPr>
          <w:tab/>
        </w:r>
        <w:r w:rsidDel="00AF535C">
          <w:rPr>
            <w:noProof/>
          </w:rPr>
          <w:fldChar w:fldCharType="begin"/>
        </w:r>
        <w:r w:rsidDel="00AF535C">
          <w:rPr>
            <w:noProof/>
          </w:rPr>
          <w:delInstrText xml:space="preserve"> PAGEREF _Toc62986444 \h </w:delInstrText>
        </w:r>
        <w:r w:rsidDel="00AF535C">
          <w:rPr>
            <w:noProof/>
          </w:rPr>
        </w:r>
        <w:r w:rsidDel="00AF535C">
          <w:rPr>
            <w:noProof/>
          </w:rPr>
          <w:fldChar w:fldCharType="separate"/>
        </w:r>
      </w:del>
      <w:ins w:id="438" w:author="Gustavo Moreira" w:date="2021-02-21T14:13:00Z">
        <w:r w:rsidR="00F217F9">
          <w:rPr>
            <w:b/>
            <w:bCs/>
            <w:noProof/>
            <w:lang w:val="pt-BR"/>
          </w:rPr>
          <w:t>Erro! Indicador não definido.</w:t>
        </w:r>
      </w:ins>
      <w:del w:id="439" w:author="Gustavo Moreira" w:date="2021-02-14T13:05:00Z">
        <w:r w:rsidR="00323CC2" w:rsidDel="00AF535C">
          <w:rPr>
            <w:noProof/>
          </w:rPr>
          <w:delText>34</w:delText>
        </w:r>
        <w:r w:rsidDel="00AF535C">
          <w:rPr>
            <w:noProof/>
          </w:rPr>
          <w:fldChar w:fldCharType="end"/>
        </w:r>
      </w:del>
    </w:p>
    <w:p w14:paraId="4CF59FEC" w14:textId="5A8E5974" w:rsidR="00C7037D" w:rsidRPr="00C7037D" w:rsidDel="00AF535C" w:rsidRDefault="00C7037D">
      <w:pPr>
        <w:pStyle w:val="Sumrio2"/>
        <w:rPr>
          <w:del w:id="440" w:author="Gustavo Moreira" w:date="2021-02-14T13:05:00Z"/>
          <w:rFonts w:asciiTheme="minorHAnsi" w:eastAsiaTheme="minorEastAsia" w:hAnsiTheme="minorHAnsi" w:cstheme="minorBidi"/>
          <w:noProof/>
          <w:sz w:val="22"/>
          <w:szCs w:val="22"/>
          <w:lang w:val="en-US" w:eastAsia="pt-PT"/>
        </w:rPr>
      </w:pPr>
      <w:del w:id="441" w:author="Gustavo Moreira" w:date="2021-02-14T13:05:00Z">
        <w:r w:rsidDel="00AF535C">
          <w:rPr>
            <w:noProof/>
          </w:rPr>
          <w:delText>4.3</w:delText>
        </w:r>
        <w:r w:rsidRPr="00C7037D" w:rsidDel="00AF535C">
          <w:rPr>
            <w:rFonts w:asciiTheme="minorHAnsi" w:eastAsiaTheme="minorEastAsia" w:hAnsiTheme="minorHAnsi" w:cstheme="minorBidi"/>
            <w:noProof/>
            <w:sz w:val="22"/>
            <w:szCs w:val="22"/>
            <w:lang w:val="en-US" w:eastAsia="pt-PT"/>
          </w:rPr>
          <w:tab/>
        </w:r>
        <w:r w:rsidDel="00AF535C">
          <w:rPr>
            <w:noProof/>
          </w:rPr>
          <w:delText>Other possible approaches for music genre classification</w:delText>
        </w:r>
        <w:r w:rsidDel="00AF535C">
          <w:rPr>
            <w:noProof/>
          </w:rPr>
          <w:tab/>
        </w:r>
        <w:r w:rsidDel="00AF535C">
          <w:rPr>
            <w:noProof/>
          </w:rPr>
          <w:fldChar w:fldCharType="begin"/>
        </w:r>
        <w:r w:rsidDel="00AF535C">
          <w:rPr>
            <w:noProof/>
          </w:rPr>
          <w:delInstrText xml:space="preserve"> PAGEREF _Toc62986445 \h </w:delInstrText>
        </w:r>
        <w:r w:rsidDel="00AF535C">
          <w:rPr>
            <w:noProof/>
          </w:rPr>
        </w:r>
        <w:r w:rsidDel="00AF535C">
          <w:rPr>
            <w:noProof/>
          </w:rPr>
          <w:fldChar w:fldCharType="separate"/>
        </w:r>
      </w:del>
      <w:ins w:id="442" w:author="Gustavo Moreira" w:date="2021-02-21T14:13:00Z">
        <w:r w:rsidR="00F217F9">
          <w:rPr>
            <w:b/>
            <w:bCs/>
            <w:noProof/>
            <w:lang w:val="pt-BR"/>
          </w:rPr>
          <w:t>Erro! Indicador não definido.</w:t>
        </w:r>
      </w:ins>
      <w:del w:id="443" w:author="Gustavo Moreira" w:date="2021-02-14T13:05:00Z">
        <w:r w:rsidR="00323CC2" w:rsidDel="00AF535C">
          <w:rPr>
            <w:noProof/>
          </w:rPr>
          <w:delText>34</w:delText>
        </w:r>
        <w:r w:rsidDel="00AF535C">
          <w:rPr>
            <w:noProof/>
          </w:rPr>
          <w:fldChar w:fldCharType="end"/>
        </w:r>
      </w:del>
    </w:p>
    <w:p w14:paraId="0604F6E8" w14:textId="0DE6B6A3" w:rsidR="00C7037D" w:rsidRPr="00C7037D" w:rsidDel="00AF535C" w:rsidRDefault="00C7037D">
      <w:pPr>
        <w:pStyle w:val="Sumrio3"/>
        <w:rPr>
          <w:del w:id="444" w:author="Gustavo Moreira" w:date="2021-02-14T13:05:00Z"/>
          <w:rFonts w:asciiTheme="minorHAnsi" w:eastAsiaTheme="minorEastAsia" w:hAnsiTheme="minorHAnsi" w:cstheme="minorBidi"/>
          <w:noProof/>
          <w:sz w:val="22"/>
          <w:szCs w:val="22"/>
          <w:lang w:val="en-US" w:eastAsia="pt-PT"/>
        </w:rPr>
      </w:pPr>
      <w:del w:id="445" w:author="Gustavo Moreira" w:date="2021-02-14T13:05:00Z">
        <w:r w:rsidDel="00AF535C">
          <w:rPr>
            <w:noProof/>
          </w:rPr>
          <w:delText>4.3.1</w:delText>
        </w:r>
        <w:r w:rsidRPr="00C7037D" w:rsidDel="00AF535C">
          <w:rPr>
            <w:rFonts w:asciiTheme="minorHAnsi" w:eastAsiaTheme="minorEastAsia" w:hAnsiTheme="minorHAnsi" w:cstheme="minorBidi"/>
            <w:noProof/>
            <w:sz w:val="22"/>
            <w:szCs w:val="22"/>
            <w:lang w:val="en-US" w:eastAsia="pt-PT"/>
          </w:rPr>
          <w:tab/>
        </w:r>
        <w:r w:rsidDel="00AF535C">
          <w:rPr>
            <w:noProof/>
          </w:rPr>
          <w:delText>Exploratory analysis to machine learning based models for music genre classification outside a deep learning approach</w:delText>
        </w:r>
        <w:r w:rsidDel="00AF535C">
          <w:rPr>
            <w:noProof/>
          </w:rPr>
          <w:tab/>
        </w:r>
        <w:r w:rsidDel="00AF535C">
          <w:rPr>
            <w:noProof/>
          </w:rPr>
          <w:fldChar w:fldCharType="begin"/>
        </w:r>
        <w:r w:rsidDel="00AF535C">
          <w:rPr>
            <w:noProof/>
          </w:rPr>
          <w:delInstrText xml:space="preserve"> PAGEREF _Toc62986446 \h </w:delInstrText>
        </w:r>
        <w:r w:rsidDel="00AF535C">
          <w:rPr>
            <w:noProof/>
          </w:rPr>
        </w:r>
        <w:r w:rsidDel="00AF535C">
          <w:rPr>
            <w:noProof/>
          </w:rPr>
          <w:fldChar w:fldCharType="separate"/>
        </w:r>
      </w:del>
      <w:ins w:id="446" w:author="Gustavo Moreira" w:date="2021-02-21T14:13:00Z">
        <w:r w:rsidR="00F217F9">
          <w:rPr>
            <w:b/>
            <w:bCs/>
            <w:noProof/>
            <w:lang w:val="pt-BR"/>
          </w:rPr>
          <w:t>Erro! Indicador não definido.</w:t>
        </w:r>
      </w:ins>
      <w:del w:id="447" w:author="Gustavo Moreira" w:date="2021-02-14T13:05:00Z">
        <w:r w:rsidR="00323CC2" w:rsidRPr="00323CC2" w:rsidDel="00AF535C">
          <w:rPr>
            <w:b/>
            <w:bCs/>
            <w:noProof/>
            <w:lang w:val="en-US"/>
          </w:rPr>
          <w:delText>Erro! Indicador não definido.</w:delText>
        </w:r>
        <w:r w:rsidDel="00AF535C">
          <w:rPr>
            <w:noProof/>
          </w:rPr>
          <w:fldChar w:fldCharType="end"/>
        </w:r>
      </w:del>
    </w:p>
    <w:p w14:paraId="0780D16A" w14:textId="063C9791" w:rsidR="00C7037D" w:rsidRPr="00C7037D" w:rsidDel="00AF535C" w:rsidRDefault="00C7037D">
      <w:pPr>
        <w:pStyle w:val="Sumrio3"/>
        <w:rPr>
          <w:del w:id="448" w:author="Gustavo Moreira" w:date="2021-02-14T13:05:00Z"/>
          <w:rFonts w:asciiTheme="minorHAnsi" w:eastAsiaTheme="minorEastAsia" w:hAnsiTheme="minorHAnsi" w:cstheme="minorBidi"/>
          <w:noProof/>
          <w:sz w:val="22"/>
          <w:szCs w:val="22"/>
          <w:lang w:val="en-US" w:eastAsia="pt-PT"/>
        </w:rPr>
      </w:pPr>
      <w:del w:id="449" w:author="Gustavo Moreira" w:date="2021-02-14T13:05:00Z">
        <w:r w:rsidDel="00AF535C">
          <w:rPr>
            <w:noProof/>
          </w:rPr>
          <w:delText>4.3.2</w:delText>
        </w:r>
        <w:r w:rsidRPr="00C7037D" w:rsidDel="00AF535C">
          <w:rPr>
            <w:rFonts w:asciiTheme="minorHAnsi" w:eastAsiaTheme="minorEastAsia" w:hAnsiTheme="minorHAnsi" w:cstheme="minorBidi"/>
            <w:noProof/>
            <w:sz w:val="22"/>
            <w:szCs w:val="22"/>
            <w:lang w:val="en-US" w:eastAsia="pt-PT"/>
          </w:rPr>
          <w:tab/>
        </w:r>
        <w:r w:rsidDel="00AF535C">
          <w:rPr>
            <w:noProof/>
          </w:rPr>
          <w:delText>Exploratory analysis to music genre classification outside machine learning based models</w:delText>
        </w:r>
        <w:r w:rsidDel="00AF535C">
          <w:rPr>
            <w:noProof/>
          </w:rPr>
          <w:tab/>
        </w:r>
        <w:r w:rsidDel="00AF535C">
          <w:rPr>
            <w:noProof/>
          </w:rPr>
          <w:fldChar w:fldCharType="begin"/>
        </w:r>
        <w:r w:rsidDel="00AF535C">
          <w:rPr>
            <w:noProof/>
          </w:rPr>
          <w:delInstrText xml:space="preserve"> PAGEREF _Toc62986447 \h </w:delInstrText>
        </w:r>
        <w:r w:rsidDel="00AF535C">
          <w:rPr>
            <w:noProof/>
          </w:rPr>
        </w:r>
        <w:r w:rsidDel="00AF535C">
          <w:rPr>
            <w:noProof/>
          </w:rPr>
          <w:fldChar w:fldCharType="separate"/>
        </w:r>
      </w:del>
      <w:ins w:id="450" w:author="Gustavo Moreira" w:date="2021-02-21T14:13:00Z">
        <w:r w:rsidR="00F217F9">
          <w:rPr>
            <w:b/>
            <w:bCs/>
            <w:noProof/>
            <w:lang w:val="pt-BR"/>
          </w:rPr>
          <w:t>Erro! Indicador não definido.</w:t>
        </w:r>
      </w:ins>
      <w:del w:id="451" w:author="Gustavo Moreira" w:date="2021-02-14T13:05:00Z">
        <w:r w:rsidR="00323CC2" w:rsidRPr="00323CC2" w:rsidDel="00AF535C">
          <w:rPr>
            <w:b/>
            <w:bCs/>
            <w:noProof/>
            <w:lang w:val="en-US"/>
          </w:rPr>
          <w:delText>Erro! Indicador não definido.</w:delText>
        </w:r>
        <w:r w:rsidDel="00AF535C">
          <w:rPr>
            <w:noProof/>
          </w:rPr>
          <w:fldChar w:fldCharType="end"/>
        </w:r>
      </w:del>
    </w:p>
    <w:p w14:paraId="73EE8CA5" w14:textId="5D71C947" w:rsidR="00C7037D" w:rsidRPr="00C7037D" w:rsidDel="00AF535C" w:rsidRDefault="00C7037D">
      <w:pPr>
        <w:pStyle w:val="Sumrio1"/>
        <w:tabs>
          <w:tab w:val="left" w:pos="539"/>
        </w:tabs>
        <w:rPr>
          <w:del w:id="452" w:author="Gustavo Moreira" w:date="2021-02-14T13:05:00Z"/>
          <w:rFonts w:asciiTheme="minorHAnsi" w:eastAsiaTheme="minorEastAsia" w:hAnsiTheme="minorHAnsi" w:cstheme="minorBidi"/>
          <w:b w:val="0"/>
          <w:szCs w:val="22"/>
          <w:lang w:val="en-US" w:eastAsia="pt-PT"/>
        </w:rPr>
      </w:pPr>
      <w:del w:id="453" w:author="Gustavo Moreira" w:date="2021-02-14T13:05:00Z">
        <w:r w:rsidRPr="00DB7142" w:rsidDel="00AF535C">
          <w:rPr>
            <w:lang w:val="en-GB"/>
          </w:rPr>
          <w:delText>5</w:delText>
        </w:r>
        <w:r w:rsidRPr="00C7037D" w:rsidDel="00AF535C">
          <w:rPr>
            <w:rFonts w:asciiTheme="minorHAnsi" w:eastAsiaTheme="minorEastAsia" w:hAnsiTheme="minorHAnsi" w:cstheme="minorBidi"/>
            <w:b w:val="0"/>
            <w:szCs w:val="22"/>
            <w:lang w:val="en-US" w:eastAsia="pt-PT"/>
          </w:rPr>
          <w:tab/>
        </w:r>
        <w:r w:rsidRPr="00DB7142" w:rsidDel="00AF535C">
          <w:rPr>
            <w:lang w:val="en-GB"/>
          </w:rPr>
          <w:delText>Deep learning for music genre classification</w:delText>
        </w:r>
        <w:r w:rsidDel="00AF535C">
          <w:tab/>
        </w:r>
        <w:r w:rsidDel="00AF535C">
          <w:fldChar w:fldCharType="begin"/>
        </w:r>
        <w:r w:rsidDel="00AF535C">
          <w:delInstrText xml:space="preserve"> PAGEREF _Toc62986448 \h </w:delInstrText>
        </w:r>
        <w:r w:rsidDel="00AF535C">
          <w:fldChar w:fldCharType="separate"/>
        </w:r>
      </w:del>
      <w:ins w:id="454" w:author="Gustavo Moreira" w:date="2021-02-21T14:13:00Z">
        <w:r w:rsidR="00F217F9">
          <w:rPr>
            <w:bCs/>
            <w:lang w:val="pt-BR"/>
          </w:rPr>
          <w:t>Erro! Indicador não definido.</w:t>
        </w:r>
      </w:ins>
      <w:del w:id="455" w:author="Gustavo Moreira" w:date="2021-02-14T13:05:00Z">
        <w:r w:rsidR="00323CC2" w:rsidDel="00AF535C">
          <w:delText>35</w:delText>
        </w:r>
        <w:r w:rsidDel="00AF535C">
          <w:fldChar w:fldCharType="end"/>
        </w:r>
      </w:del>
    </w:p>
    <w:p w14:paraId="21969E8A" w14:textId="48169A15" w:rsidR="00C7037D" w:rsidRPr="00C7037D" w:rsidDel="00AF535C" w:rsidRDefault="00C7037D">
      <w:pPr>
        <w:pStyle w:val="Sumrio2"/>
        <w:rPr>
          <w:del w:id="456" w:author="Gustavo Moreira" w:date="2021-02-14T13:05:00Z"/>
          <w:rFonts w:asciiTheme="minorHAnsi" w:eastAsiaTheme="minorEastAsia" w:hAnsiTheme="minorHAnsi" w:cstheme="minorBidi"/>
          <w:noProof/>
          <w:sz w:val="22"/>
          <w:szCs w:val="22"/>
          <w:lang w:val="en-US" w:eastAsia="pt-PT"/>
        </w:rPr>
      </w:pPr>
      <w:del w:id="457" w:author="Gustavo Moreira" w:date="2021-02-14T13:05:00Z">
        <w:r w:rsidDel="00AF535C">
          <w:rPr>
            <w:noProof/>
          </w:rPr>
          <w:delText>5.1</w:delText>
        </w:r>
        <w:r w:rsidRPr="00C7037D" w:rsidDel="00AF535C">
          <w:rPr>
            <w:rFonts w:asciiTheme="minorHAnsi" w:eastAsiaTheme="minorEastAsia" w:hAnsiTheme="minorHAnsi" w:cstheme="minorBidi"/>
            <w:noProof/>
            <w:sz w:val="22"/>
            <w:szCs w:val="22"/>
            <w:lang w:val="en-US" w:eastAsia="pt-PT"/>
          </w:rPr>
          <w:tab/>
        </w:r>
        <w:r w:rsidDel="00AF535C">
          <w:rPr>
            <w:noProof/>
          </w:rPr>
          <w:delText>Design</w:delText>
        </w:r>
        <w:r w:rsidDel="00AF535C">
          <w:rPr>
            <w:noProof/>
          </w:rPr>
          <w:tab/>
        </w:r>
        <w:r w:rsidDel="00AF535C">
          <w:rPr>
            <w:noProof/>
          </w:rPr>
          <w:fldChar w:fldCharType="begin"/>
        </w:r>
        <w:r w:rsidDel="00AF535C">
          <w:rPr>
            <w:noProof/>
          </w:rPr>
          <w:delInstrText xml:space="preserve"> PAGEREF _Toc62986449 \h </w:delInstrText>
        </w:r>
        <w:r w:rsidDel="00AF535C">
          <w:rPr>
            <w:noProof/>
          </w:rPr>
        </w:r>
        <w:r w:rsidDel="00AF535C">
          <w:rPr>
            <w:noProof/>
          </w:rPr>
          <w:fldChar w:fldCharType="separate"/>
        </w:r>
      </w:del>
      <w:ins w:id="458" w:author="Gustavo Moreira" w:date="2021-02-21T14:13:00Z">
        <w:r w:rsidR="00F217F9">
          <w:rPr>
            <w:b/>
            <w:bCs/>
            <w:noProof/>
            <w:lang w:val="pt-BR"/>
          </w:rPr>
          <w:t>Erro! Indicador não definido.</w:t>
        </w:r>
      </w:ins>
      <w:del w:id="459" w:author="Gustavo Moreira" w:date="2021-02-14T13:05:00Z">
        <w:r w:rsidR="00323CC2" w:rsidDel="00AF535C">
          <w:rPr>
            <w:noProof/>
          </w:rPr>
          <w:delText>35</w:delText>
        </w:r>
        <w:r w:rsidDel="00AF535C">
          <w:rPr>
            <w:noProof/>
          </w:rPr>
          <w:fldChar w:fldCharType="end"/>
        </w:r>
      </w:del>
    </w:p>
    <w:p w14:paraId="2A4CCCB5" w14:textId="7D6D6EF4" w:rsidR="00C7037D" w:rsidRPr="00C7037D" w:rsidDel="00AF535C" w:rsidRDefault="00C7037D">
      <w:pPr>
        <w:pStyle w:val="Sumrio3"/>
        <w:rPr>
          <w:del w:id="460" w:author="Gustavo Moreira" w:date="2021-02-14T13:05:00Z"/>
          <w:rFonts w:asciiTheme="minorHAnsi" w:eastAsiaTheme="minorEastAsia" w:hAnsiTheme="minorHAnsi" w:cstheme="minorBidi"/>
          <w:noProof/>
          <w:sz w:val="22"/>
          <w:szCs w:val="22"/>
          <w:lang w:val="en-US" w:eastAsia="pt-PT"/>
        </w:rPr>
      </w:pPr>
      <w:del w:id="461" w:author="Gustavo Moreira" w:date="2021-02-14T13:05:00Z">
        <w:r w:rsidDel="00AF535C">
          <w:rPr>
            <w:noProof/>
          </w:rPr>
          <w:delText>5.1.1</w:delText>
        </w:r>
        <w:r w:rsidRPr="00C7037D" w:rsidDel="00AF535C">
          <w:rPr>
            <w:rFonts w:asciiTheme="minorHAnsi" w:eastAsiaTheme="minorEastAsia" w:hAnsiTheme="minorHAnsi" w:cstheme="minorBidi"/>
            <w:noProof/>
            <w:sz w:val="22"/>
            <w:szCs w:val="22"/>
            <w:lang w:val="en-US" w:eastAsia="pt-PT"/>
          </w:rPr>
          <w:tab/>
        </w:r>
        <w:r w:rsidDel="00AF535C">
          <w:rPr>
            <w:noProof/>
          </w:rPr>
          <w:delText>Requirements</w:delText>
        </w:r>
        <w:r w:rsidDel="00AF535C">
          <w:rPr>
            <w:noProof/>
          </w:rPr>
          <w:tab/>
        </w:r>
        <w:r w:rsidDel="00AF535C">
          <w:rPr>
            <w:noProof/>
          </w:rPr>
          <w:fldChar w:fldCharType="begin"/>
        </w:r>
        <w:r w:rsidDel="00AF535C">
          <w:rPr>
            <w:noProof/>
          </w:rPr>
          <w:delInstrText xml:space="preserve"> PAGEREF _Toc62986450 \h </w:delInstrText>
        </w:r>
        <w:r w:rsidDel="00AF535C">
          <w:rPr>
            <w:noProof/>
          </w:rPr>
        </w:r>
        <w:r w:rsidDel="00AF535C">
          <w:rPr>
            <w:noProof/>
          </w:rPr>
          <w:fldChar w:fldCharType="separate"/>
        </w:r>
      </w:del>
      <w:ins w:id="462" w:author="Gustavo Moreira" w:date="2021-02-21T14:13:00Z">
        <w:r w:rsidR="00F217F9">
          <w:rPr>
            <w:b/>
            <w:bCs/>
            <w:noProof/>
            <w:lang w:val="pt-BR"/>
          </w:rPr>
          <w:t>Erro! Indicador não definido.</w:t>
        </w:r>
      </w:ins>
      <w:del w:id="463" w:author="Gustavo Moreira" w:date="2021-02-14T13:05:00Z">
        <w:r w:rsidR="00323CC2" w:rsidDel="00AF535C">
          <w:rPr>
            <w:noProof/>
          </w:rPr>
          <w:delText>35</w:delText>
        </w:r>
        <w:r w:rsidDel="00AF535C">
          <w:rPr>
            <w:noProof/>
          </w:rPr>
          <w:fldChar w:fldCharType="end"/>
        </w:r>
      </w:del>
    </w:p>
    <w:p w14:paraId="5F55F48C" w14:textId="2FB29294" w:rsidR="00C7037D" w:rsidRPr="00C7037D" w:rsidDel="00AF535C" w:rsidRDefault="00C7037D">
      <w:pPr>
        <w:pStyle w:val="Sumrio3"/>
        <w:rPr>
          <w:del w:id="464" w:author="Gustavo Moreira" w:date="2021-02-14T13:05:00Z"/>
          <w:rFonts w:asciiTheme="minorHAnsi" w:eastAsiaTheme="minorEastAsia" w:hAnsiTheme="minorHAnsi" w:cstheme="minorBidi"/>
          <w:noProof/>
          <w:sz w:val="22"/>
          <w:szCs w:val="22"/>
          <w:lang w:val="en-US" w:eastAsia="pt-PT"/>
        </w:rPr>
      </w:pPr>
      <w:del w:id="465" w:author="Gustavo Moreira" w:date="2021-02-14T13:05:00Z">
        <w:r w:rsidDel="00AF535C">
          <w:rPr>
            <w:noProof/>
          </w:rPr>
          <w:delText>5.1.2</w:delText>
        </w:r>
        <w:r w:rsidRPr="00C7037D" w:rsidDel="00AF535C">
          <w:rPr>
            <w:rFonts w:asciiTheme="minorHAnsi" w:eastAsiaTheme="minorEastAsia" w:hAnsiTheme="minorHAnsi" w:cstheme="minorBidi"/>
            <w:noProof/>
            <w:sz w:val="22"/>
            <w:szCs w:val="22"/>
            <w:lang w:val="en-US" w:eastAsia="pt-PT"/>
          </w:rPr>
          <w:tab/>
        </w:r>
        <w:r w:rsidDel="00AF535C">
          <w:rPr>
            <w:noProof/>
          </w:rPr>
          <w:delText>Design alternatives</w:delText>
        </w:r>
        <w:r w:rsidDel="00AF535C">
          <w:rPr>
            <w:noProof/>
          </w:rPr>
          <w:tab/>
        </w:r>
        <w:r w:rsidDel="00AF535C">
          <w:rPr>
            <w:noProof/>
          </w:rPr>
          <w:fldChar w:fldCharType="begin"/>
        </w:r>
        <w:r w:rsidDel="00AF535C">
          <w:rPr>
            <w:noProof/>
          </w:rPr>
          <w:delInstrText xml:space="preserve"> PAGEREF _Toc62986451 \h </w:delInstrText>
        </w:r>
        <w:r w:rsidDel="00AF535C">
          <w:rPr>
            <w:noProof/>
          </w:rPr>
        </w:r>
        <w:r w:rsidDel="00AF535C">
          <w:rPr>
            <w:noProof/>
          </w:rPr>
          <w:fldChar w:fldCharType="separate"/>
        </w:r>
      </w:del>
      <w:ins w:id="466" w:author="Gustavo Moreira" w:date="2021-02-21T14:13:00Z">
        <w:r w:rsidR="00F217F9">
          <w:rPr>
            <w:b/>
            <w:bCs/>
            <w:noProof/>
            <w:lang w:val="pt-BR"/>
          </w:rPr>
          <w:t>Erro! Indicador não definido.</w:t>
        </w:r>
      </w:ins>
      <w:del w:id="467" w:author="Gustavo Moreira" w:date="2021-02-14T13:05:00Z">
        <w:r w:rsidR="00323CC2" w:rsidDel="00AF535C">
          <w:rPr>
            <w:noProof/>
          </w:rPr>
          <w:delText>35</w:delText>
        </w:r>
        <w:r w:rsidDel="00AF535C">
          <w:rPr>
            <w:noProof/>
          </w:rPr>
          <w:fldChar w:fldCharType="end"/>
        </w:r>
      </w:del>
    </w:p>
    <w:p w14:paraId="7F9392EB" w14:textId="5E0939F5" w:rsidR="00C7037D" w:rsidRPr="00C7037D" w:rsidDel="00AF535C" w:rsidRDefault="00C7037D">
      <w:pPr>
        <w:pStyle w:val="Sumrio3"/>
        <w:rPr>
          <w:del w:id="468" w:author="Gustavo Moreira" w:date="2021-02-14T13:05:00Z"/>
          <w:rFonts w:asciiTheme="minorHAnsi" w:eastAsiaTheme="minorEastAsia" w:hAnsiTheme="minorHAnsi" w:cstheme="minorBidi"/>
          <w:noProof/>
          <w:sz w:val="22"/>
          <w:szCs w:val="22"/>
          <w:lang w:val="en-US" w:eastAsia="pt-PT"/>
        </w:rPr>
      </w:pPr>
      <w:del w:id="469" w:author="Gustavo Moreira" w:date="2021-02-14T13:05:00Z">
        <w:r w:rsidDel="00AF535C">
          <w:rPr>
            <w:noProof/>
          </w:rPr>
          <w:delText>5.1.3</w:delText>
        </w:r>
        <w:r w:rsidRPr="00C7037D" w:rsidDel="00AF535C">
          <w:rPr>
            <w:rFonts w:asciiTheme="minorHAnsi" w:eastAsiaTheme="minorEastAsia" w:hAnsiTheme="minorHAnsi" w:cstheme="minorBidi"/>
            <w:noProof/>
            <w:sz w:val="22"/>
            <w:szCs w:val="22"/>
            <w:lang w:val="en-US" w:eastAsia="pt-PT"/>
          </w:rPr>
          <w:tab/>
        </w:r>
        <w:r w:rsidDel="00AF535C">
          <w:rPr>
            <w:noProof/>
          </w:rPr>
          <w:delText>Design proposal for implementation</w:delText>
        </w:r>
        <w:r w:rsidDel="00AF535C">
          <w:rPr>
            <w:noProof/>
          </w:rPr>
          <w:tab/>
        </w:r>
        <w:r w:rsidDel="00AF535C">
          <w:rPr>
            <w:noProof/>
          </w:rPr>
          <w:fldChar w:fldCharType="begin"/>
        </w:r>
        <w:r w:rsidDel="00AF535C">
          <w:rPr>
            <w:noProof/>
          </w:rPr>
          <w:delInstrText xml:space="preserve"> PAGEREF _Toc62986452 \h </w:delInstrText>
        </w:r>
        <w:r w:rsidDel="00AF535C">
          <w:rPr>
            <w:noProof/>
          </w:rPr>
        </w:r>
        <w:r w:rsidDel="00AF535C">
          <w:rPr>
            <w:noProof/>
          </w:rPr>
          <w:fldChar w:fldCharType="separate"/>
        </w:r>
      </w:del>
      <w:ins w:id="470" w:author="Gustavo Moreira" w:date="2021-02-21T14:13:00Z">
        <w:r w:rsidR="00F217F9">
          <w:rPr>
            <w:b/>
            <w:bCs/>
            <w:noProof/>
            <w:lang w:val="pt-BR"/>
          </w:rPr>
          <w:t>Erro! Indicador não definido.</w:t>
        </w:r>
      </w:ins>
      <w:del w:id="471" w:author="Gustavo Moreira" w:date="2021-02-14T13:05:00Z">
        <w:r w:rsidR="00323CC2" w:rsidDel="00AF535C">
          <w:rPr>
            <w:noProof/>
          </w:rPr>
          <w:delText>35</w:delText>
        </w:r>
        <w:r w:rsidDel="00AF535C">
          <w:rPr>
            <w:noProof/>
          </w:rPr>
          <w:fldChar w:fldCharType="end"/>
        </w:r>
      </w:del>
    </w:p>
    <w:p w14:paraId="16FEF70F" w14:textId="5B784F6F" w:rsidR="000C63AC" w:rsidRPr="00A2414C" w:rsidDel="00C743BD" w:rsidRDefault="00254177" w:rsidP="00D154A7">
      <w:pPr>
        <w:pStyle w:val="TextosemFormatao"/>
        <w:rPr>
          <w:del w:id="472" w:author="Gustavo Moreira" w:date="2021-01-16T13:49:00Z"/>
        </w:rPr>
      </w:pPr>
      <w:r w:rsidRPr="002C7B7F">
        <w:rPr>
          <w:lang w:val="pt-PT"/>
        </w:rPr>
        <w:fldChar w:fldCharType="end"/>
      </w:r>
      <w:del w:id="473" w:author="Gustavo Moreira" w:date="2021-01-16T13:49:00Z">
        <w:r w:rsidR="000C63AC" w:rsidRPr="00A2414C" w:rsidDel="00C743BD">
          <w:br w:type="page"/>
        </w:r>
      </w:del>
    </w:p>
    <w:p w14:paraId="4E58C3BB" w14:textId="77777777" w:rsidR="008F4BAC" w:rsidRPr="00A2414C" w:rsidRDefault="008F4BAC" w:rsidP="00D154A7">
      <w:pPr>
        <w:pStyle w:val="TextosemFormatao"/>
      </w:pPr>
    </w:p>
    <w:p w14:paraId="3E59A923" w14:textId="77777777" w:rsidR="00D154A7" w:rsidRPr="00A2414C" w:rsidRDefault="00D154A7" w:rsidP="00D154A7">
      <w:pPr>
        <w:pStyle w:val="AssinaturadeEmail"/>
        <w:jc w:val="center"/>
        <w:rPr>
          <w:b/>
          <w:sz w:val="36"/>
        </w:rPr>
      </w:pPr>
    </w:p>
    <w:p w14:paraId="10BA7324" w14:textId="77777777" w:rsidR="00D154A7" w:rsidRPr="00A2414C" w:rsidDel="00C743BD" w:rsidRDefault="00D154A7" w:rsidP="00D154A7">
      <w:pPr>
        <w:pStyle w:val="AssinaturadeEmail"/>
        <w:jc w:val="center"/>
        <w:rPr>
          <w:del w:id="474" w:author="Gustavo Moreira" w:date="2021-01-16T13:49:00Z"/>
          <w:b/>
          <w:sz w:val="36"/>
        </w:rPr>
      </w:pPr>
    </w:p>
    <w:p w14:paraId="5BDFF43C" w14:textId="77777777" w:rsidR="00D154A7" w:rsidRPr="00A2414C" w:rsidDel="00C743BD" w:rsidRDefault="00D154A7" w:rsidP="00D154A7">
      <w:pPr>
        <w:pStyle w:val="AssinaturadeEmail"/>
        <w:jc w:val="center"/>
        <w:rPr>
          <w:del w:id="475" w:author="Gustavo Moreira" w:date="2021-01-16T13:49:00Z"/>
          <w:b/>
          <w:sz w:val="36"/>
        </w:rPr>
      </w:pPr>
    </w:p>
    <w:p w14:paraId="39A97891" w14:textId="77777777" w:rsidR="00D154A7" w:rsidRPr="00A2414C" w:rsidDel="00C743BD" w:rsidRDefault="00D154A7" w:rsidP="00D154A7">
      <w:pPr>
        <w:pStyle w:val="AssinaturadeEmail"/>
        <w:jc w:val="center"/>
        <w:rPr>
          <w:del w:id="476" w:author="Gustavo Moreira" w:date="2021-01-16T13:49:00Z"/>
          <w:b/>
          <w:sz w:val="36"/>
        </w:rPr>
      </w:pPr>
    </w:p>
    <w:p w14:paraId="35831331" w14:textId="3FF1C51D" w:rsidR="00D154A7" w:rsidRPr="00A2414C" w:rsidDel="00C743BD" w:rsidRDefault="00D154A7">
      <w:pPr>
        <w:pStyle w:val="AssinaturadeEmail"/>
        <w:rPr>
          <w:del w:id="477" w:author="Gustavo Moreira" w:date="2021-01-16T13:49:00Z"/>
          <w:b/>
          <w:sz w:val="36"/>
        </w:rPr>
        <w:pPrChange w:id="478" w:author="Gustavo Moreira" w:date="2021-01-16T13:49:00Z">
          <w:pPr>
            <w:pStyle w:val="AssinaturadeEmail"/>
            <w:jc w:val="center"/>
          </w:pPr>
        </w:pPrChange>
      </w:pPr>
    </w:p>
    <w:p w14:paraId="00840157" w14:textId="3923C446" w:rsidR="00D154A7" w:rsidRPr="00A2414C" w:rsidDel="00C743BD" w:rsidRDefault="00D154A7">
      <w:pPr>
        <w:pStyle w:val="AssinaturadeEmail"/>
        <w:rPr>
          <w:del w:id="479" w:author="Gustavo Moreira" w:date="2021-01-16T13:49:00Z"/>
          <w:b/>
          <w:sz w:val="36"/>
        </w:rPr>
        <w:pPrChange w:id="480" w:author="Gustavo Moreira" w:date="2021-01-16T13:49:00Z">
          <w:pPr>
            <w:pStyle w:val="AssinaturadeEmail"/>
            <w:jc w:val="center"/>
          </w:pPr>
        </w:pPrChange>
      </w:pPr>
    </w:p>
    <w:p w14:paraId="63342578" w14:textId="14E81E7A" w:rsidR="008F4BAC" w:rsidRPr="00DB344C" w:rsidDel="00C743BD" w:rsidRDefault="00D154A7">
      <w:pPr>
        <w:pStyle w:val="AssinaturadeEmail"/>
        <w:rPr>
          <w:del w:id="481" w:author="Gustavo Moreira" w:date="2021-01-16T13:49:00Z"/>
          <w:b/>
          <w:color w:val="BFBFBF" w:themeColor="background1" w:themeShade="BF"/>
          <w:sz w:val="36"/>
          <w:lang w:val="en-US"/>
        </w:rPr>
        <w:pPrChange w:id="482" w:author="Gustavo Moreira" w:date="2021-01-16T13:49:00Z">
          <w:pPr>
            <w:pStyle w:val="AssinaturadeEmail"/>
            <w:jc w:val="center"/>
          </w:pPr>
        </w:pPrChange>
      </w:pPr>
      <w:del w:id="483" w:author="Gustavo Moreira" w:date="2021-01-16T13:49:00Z">
        <w:r w:rsidRPr="00DB344C" w:rsidDel="00C743BD">
          <w:rPr>
            <w:b/>
            <w:color w:val="BFBFBF" w:themeColor="background1" w:themeShade="BF"/>
            <w:sz w:val="36"/>
            <w:lang w:val="en-US"/>
          </w:rPr>
          <w:delText>Inserir página em branco apenas se necessário de modo a que a próxima secção come</w:delText>
        </w:r>
        <w:r w:rsidR="00A55DD4" w:rsidRPr="00DB344C" w:rsidDel="00C743BD">
          <w:rPr>
            <w:b/>
            <w:color w:val="BFBFBF" w:themeColor="background1" w:themeShade="BF"/>
            <w:sz w:val="36"/>
            <w:lang w:val="en-US"/>
          </w:rPr>
          <w:delText>c</w:delText>
        </w:r>
        <w:r w:rsidRPr="00DB344C" w:rsidDel="00C743BD">
          <w:rPr>
            <w:b/>
            <w:color w:val="BFBFBF" w:themeColor="background1" w:themeShade="BF"/>
            <w:sz w:val="36"/>
            <w:lang w:val="en-US"/>
          </w:rPr>
          <w:delText>e numa página à direita</w:delText>
        </w:r>
      </w:del>
    </w:p>
    <w:p w14:paraId="628E55A5" w14:textId="77777777" w:rsidR="000C63AC" w:rsidRPr="00DB344C" w:rsidRDefault="000C63AC">
      <w:pPr>
        <w:pStyle w:val="AssinaturadeEmail"/>
        <w:rPr>
          <w:b/>
          <w:color w:val="BFBFBF" w:themeColor="background1" w:themeShade="BF"/>
          <w:sz w:val="36"/>
          <w:lang w:val="en-US"/>
        </w:rPr>
        <w:sectPr w:rsidR="000C63AC" w:rsidRPr="00DB344C" w:rsidSect="000B4B63">
          <w:pgSz w:w="11906" w:h="16838"/>
          <w:pgMar w:top="1985" w:right="1474" w:bottom="1418" w:left="1985" w:header="709" w:footer="709" w:gutter="0"/>
          <w:pgNumType w:fmt="lowerRoman"/>
          <w:cols w:space="708"/>
          <w:docGrid w:linePitch="360"/>
        </w:sectPr>
        <w:pPrChange w:id="484" w:author="Gustavo Moreira" w:date="2021-01-16T13:49:00Z">
          <w:pPr>
            <w:pStyle w:val="AssinaturadeEmail"/>
            <w:jc w:val="center"/>
          </w:pPr>
        </w:pPrChange>
      </w:pPr>
    </w:p>
    <w:p w14:paraId="09787336" w14:textId="0900BF2D" w:rsidR="00D154A7" w:rsidRPr="002C7B7F" w:rsidRDefault="00D154A7" w:rsidP="0010069C">
      <w:pPr>
        <w:pStyle w:val="Ttulo"/>
        <w:rPr>
          <w:lang w:val="pt-PT"/>
        </w:rPr>
      </w:pPr>
      <w:del w:id="485" w:author="Gustavo Moreira" w:date="2021-01-16T13:47:00Z">
        <w:r w:rsidRPr="002C7B7F" w:rsidDel="00C743BD">
          <w:rPr>
            <w:lang w:val="pt-PT"/>
          </w:rPr>
          <w:lastRenderedPageBreak/>
          <w:delText>Lista de Figuras</w:delText>
        </w:r>
      </w:del>
      <w:ins w:id="486" w:author="Gustavo Moreira" w:date="2021-01-16T13:47:00Z">
        <w:r w:rsidR="00C743BD">
          <w:rPr>
            <w:lang w:val="pt-PT"/>
          </w:rPr>
          <w:t xml:space="preserve">Table of </w:t>
        </w:r>
      </w:ins>
      <w:ins w:id="487" w:author="Gustavo Moreira" w:date="2021-01-16T13:48:00Z">
        <w:r w:rsidR="00C743BD">
          <w:rPr>
            <w:lang w:val="pt-PT"/>
          </w:rPr>
          <w:t>Figures</w:t>
        </w:r>
      </w:ins>
    </w:p>
    <w:p w14:paraId="37327B27" w14:textId="33D24B46" w:rsidR="00F217F9" w:rsidRDefault="00C743BD">
      <w:pPr>
        <w:pStyle w:val="ndicedeilustraes"/>
        <w:tabs>
          <w:tab w:val="right" w:leader="dot" w:pos="8437"/>
        </w:tabs>
        <w:rPr>
          <w:ins w:id="488" w:author="Gustavo Moreira" w:date="2021-02-21T14:12:00Z"/>
          <w:noProof/>
          <w:lang w:val="pt-PT" w:eastAsia="pt-PT"/>
        </w:rPr>
      </w:pPr>
      <w:r>
        <w:rPr>
          <w:lang w:val="pt-PT"/>
        </w:rPr>
        <w:fldChar w:fldCharType="begin"/>
      </w:r>
      <w:r>
        <w:rPr>
          <w:lang w:val="pt-PT"/>
        </w:rPr>
        <w:instrText xml:space="preserve"> TOC \h \z \c "Figure" </w:instrText>
      </w:r>
      <w:r>
        <w:rPr>
          <w:lang w:val="pt-PT"/>
        </w:rPr>
        <w:fldChar w:fldCharType="separate"/>
      </w:r>
      <w:ins w:id="489" w:author="Gustavo Moreira" w:date="2021-02-21T14:12:00Z">
        <w:r w:rsidR="00F217F9" w:rsidRPr="00BE7609">
          <w:rPr>
            <w:rStyle w:val="Hyperlink"/>
            <w:noProof/>
          </w:rPr>
          <w:fldChar w:fldCharType="begin"/>
        </w:r>
        <w:r w:rsidR="00F217F9" w:rsidRPr="00BE7609">
          <w:rPr>
            <w:rStyle w:val="Hyperlink"/>
            <w:noProof/>
          </w:rPr>
          <w:instrText xml:space="preserve"> </w:instrText>
        </w:r>
        <w:r w:rsidR="00F217F9">
          <w:rPr>
            <w:noProof/>
          </w:rPr>
          <w:instrText>HYPERLINK \l "_Toc64809195"</w:instrText>
        </w:r>
        <w:r w:rsidR="00F217F9" w:rsidRPr="00BE7609">
          <w:rPr>
            <w:rStyle w:val="Hyperlink"/>
            <w:noProof/>
          </w:rPr>
          <w:instrText xml:space="preserve"> </w:instrText>
        </w:r>
        <w:r w:rsidR="00F217F9" w:rsidRPr="00BE7609">
          <w:rPr>
            <w:rStyle w:val="Hyperlink"/>
            <w:noProof/>
          </w:rPr>
          <w:fldChar w:fldCharType="separate"/>
        </w:r>
        <w:r w:rsidR="00F217F9" w:rsidRPr="00BE7609">
          <w:rPr>
            <w:rStyle w:val="Hyperlink"/>
            <w:noProof/>
          </w:rPr>
          <w:t>Figure 1 - The New Concept Development model as illustrated in the original paper (Koen et al., 2001)</w:t>
        </w:r>
        <w:r w:rsidR="00F217F9">
          <w:rPr>
            <w:noProof/>
            <w:webHidden/>
          </w:rPr>
          <w:tab/>
        </w:r>
        <w:r w:rsidR="00F217F9">
          <w:rPr>
            <w:noProof/>
            <w:webHidden/>
          </w:rPr>
          <w:fldChar w:fldCharType="begin"/>
        </w:r>
        <w:r w:rsidR="00F217F9">
          <w:rPr>
            <w:noProof/>
            <w:webHidden/>
          </w:rPr>
          <w:instrText xml:space="preserve"> PAGEREF _Toc64809195 \h </w:instrText>
        </w:r>
      </w:ins>
      <w:r w:rsidR="00F217F9">
        <w:rPr>
          <w:noProof/>
          <w:webHidden/>
        </w:rPr>
      </w:r>
      <w:r w:rsidR="00F217F9">
        <w:rPr>
          <w:noProof/>
          <w:webHidden/>
        </w:rPr>
        <w:fldChar w:fldCharType="separate"/>
      </w:r>
      <w:ins w:id="490" w:author="Gustavo Moreira" w:date="2021-02-21T14:12:00Z">
        <w:r w:rsidR="00F217F9">
          <w:rPr>
            <w:noProof/>
            <w:webHidden/>
          </w:rPr>
          <w:t>6</w:t>
        </w:r>
        <w:r w:rsidR="00F217F9">
          <w:rPr>
            <w:noProof/>
            <w:webHidden/>
          </w:rPr>
          <w:fldChar w:fldCharType="end"/>
        </w:r>
        <w:r w:rsidR="00F217F9" w:rsidRPr="00BE7609">
          <w:rPr>
            <w:rStyle w:val="Hyperlink"/>
            <w:noProof/>
          </w:rPr>
          <w:fldChar w:fldCharType="end"/>
        </w:r>
      </w:ins>
    </w:p>
    <w:p w14:paraId="26AB4B5B" w14:textId="543D9BE1" w:rsidR="00F217F9" w:rsidRDefault="00F217F9">
      <w:pPr>
        <w:pStyle w:val="ndicedeilustraes"/>
        <w:tabs>
          <w:tab w:val="right" w:leader="dot" w:pos="8437"/>
        </w:tabs>
        <w:rPr>
          <w:ins w:id="491" w:author="Gustavo Moreira" w:date="2021-02-21T14:12:00Z"/>
          <w:noProof/>
          <w:lang w:val="pt-PT" w:eastAsia="pt-PT"/>
        </w:rPr>
      </w:pPr>
      <w:ins w:id="492" w:author="Gustavo Moreira" w:date="2021-02-21T14:12:00Z">
        <w:r w:rsidRPr="00BE7609">
          <w:rPr>
            <w:rStyle w:val="Hyperlink"/>
            <w:noProof/>
          </w:rPr>
          <w:fldChar w:fldCharType="begin"/>
        </w:r>
        <w:r w:rsidRPr="00BE7609">
          <w:rPr>
            <w:rStyle w:val="Hyperlink"/>
            <w:noProof/>
          </w:rPr>
          <w:instrText xml:space="preserve"> </w:instrText>
        </w:r>
        <w:r>
          <w:rPr>
            <w:noProof/>
          </w:rPr>
          <w:instrText>HYPERLINK \l "_Toc64809196"</w:instrText>
        </w:r>
        <w:r w:rsidRPr="00BE7609">
          <w:rPr>
            <w:rStyle w:val="Hyperlink"/>
            <w:noProof/>
          </w:rPr>
          <w:instrText xml:space="preserve"> </w:instrText>
        </w:r>
        <w:r w:rsidRPr="00BE7609">
          <w:rPr>
            <w:rStyle w:val="Hyperlink"/>
            <w:noProof/>
          </w:rPr>
          <w:fldChar w:fldCharType="separate"/>
        </w:r>
        <w:r w:rsidRPr="00BE7609">
          <w:rPr>
            <w:rStyle w:val="Hyperlink"/>
            <w:noProof/>
          </w:rPr>
          <w:t>Figure 2 - The AHP hierarchy decision tree</w:t>
        </w:r>
        <w:r>
          <w:rPr>
            <w:noProof/>
            <w:webHidden/>
          </w:rPr>
          <w:tab/>
        </w:r>
        <w:r>
          <w:rPr>
            <w:noProof/>
            <w:webHidden/>
          </w:rPr>
          <w:fldChar w:fldCharType="begin"/>
        </w:r>
        <w:r>
          <w:rPr>
            <w:noProof/>
            <w:webHidden/>
          </w:rPr>
          <w:instrText xml:space="preserve"> PAGEREF _Toc64809196 \h </w:instrText>
        </w:r>
      </w:ins>
      <w:r>
        <w:rPr>
          <w:noProof/>
          <w:webHidden/>
        </w:rPr>
      </w:r>
      <w:r>
        <w:rPr>
          <w:noProof/>
          <w:webHidden/>
        </w:rPr>
        <w:fldChar w:fldCharType="separate"/>
      </w:r>
      <w:ins w:id="493" w:author="Gustavo Moreira" w:date="2021-02-21T14:12:00Z">
        <w:r>
          <w:rPr>
            <w:noProof/>
            <w:webHidden/>
          </w:rPr>
          <w:t>11</w:t>
        </w:r>
        <w:r>
          <w:rPr>
            <w:noProof/>
            <w:webHidden/>
          </w:rPr>
          <w:fldChar w:fldCharType="end"/>
        </w:r>
        <w:r w:rsidRPr="00BE7609">
          <w:rPr>
            <w:rStyle w:val="Hyperlink"/>
            <w:noProof/>
          </w:rPr>
          <w:fldChar w:fldCharType="end"/>
        </w:r>
      </w:ins>
    </w:p>
    <w:p w14:paraId="1476A0C7" w14:textId="62D8C714" w:rsidR="00F217F9" w:rsidRDefault="00F217F9">
      <w:pPr>
        <w:pStyle w:val="ndicedeilustraes"/>
        <w:tabs>
          <w:tab w:val="right" w:leader="dot" w:pos="8437"/>
        </w:tabs>
        <w:rPr>
          <w:ins w:id="494" w:author="Gustavo Moreira" w:date="2021-02-21T14:12:00Z"/>
          <w:noProof/>
          <w:lang w:val="pt-PT" w:eastAsia="pt-PT"/>
        </w:rPr>
      </w:pPr>
      <w:ins w:id="495" w:author="Gustavo Moreira" w:date="2021-02-21T14:12:00Z">
        <w:r w:rsidRPr="00BE7609">
          <w:rPr>
            <w:rStyle w:val="Hyperlink"/>
            <w:noProof/>
          </w:rPr>
          <w:fldChar w:fldCharType="begin"/>
        </w:r>
        <w:r w:rsidRPr="00BE7609">
          <w:rPr>
            <w:rStyle w:val="Hyperlink"/>
            <w:noProof/>
          </w:rPr>
          <w:instrText xml:space="preserve"> </w:instrText>
        </w:r>
        <w:r>
          <w:rPr>
            <w:noProof/>
          </w:rPr>
          <w:instrText>HYPERLINK \l "_Toc64809197"</w:instrText>
        </w:r>
        <w:r w:rsidRPr="00BE7609">
          <w:rPr>
            <w:rStyle w:val="Hyperlink"/>
            <w:noProof/>
          </w:rPr>
          <w:instrText xml:space="preserve"> </w:instrText>
        </w:r>
        <w:r w:rsidRPr="00BE7609">
          <w:rPr>
            <w:rStyle w:val="Hyperlink"/>
            <w:noProof/>
          </w:rPr>
          <w:fldChar w:fldCharType="separate"/>
        </w:r>
        <w:r w:rsidRPr="00BE7609">
          <w:rPr>
            <w:rStyle w:val="Hyperlink"/>
            <w:noProof/>
          </w:rPr>
          <w:t>Figure 3 - A representation of Artificial Intelligence scopes</w:t>
        </w:r>
        <w:r>
          <w:rPr>
            <w:noProof/>
            <w:webHidden/>
          </w:rPr>
          <w:tab/>
        </w:r>
        <w:r>
          <w:rPr>
            <w:noProof/>
            <w:webHidden/>
          </w:rPr>
          <w:fldChar w:fldCharType="begin"/>
        </w:r>
        <w:r>
          <w:rPr>
            <w:noProof/>
            <w:webHidden/>
          </w:rPr>
          <w:instrText xml:space="preserve"> PAGEREF _Toc64809197 \h </w:instrText>
        </w:r>
      </w:ins>
      <w:r>
        <w:rPr>
          <w:noProof/>
          <w:webHidden/>
        </w:rPr>
      </w:r>
      <w:r>
        <w:rPr>
          <w:noProof/>
          <w:webHidden/>
        </w:rPr>
        <w:fldChar w:fldCharType="separate"/>
      </w:r>
      <w:ins w:id="496" w:author="Gustavo Moreira" w:date="2021-02-21T14:12:00Z">
        <w:r>
          <w:rPr>
            <w:noProof/>
            <w:webHidden/>
          </w:rPr>
          <w:t>18</w:t>
        </w:r>
        <w:r>
          <w:rPr>
            <w:noProof/>
            <w:webHidden/>
          </w:rPr>
          <w:fldChar w:fldCharType="end"/>
        </w:r>
        <w:r w:rsidRPr="00BE7609">
          <w:rPr>
            <w:rStyle w:val="Hyperlink"/>
            <w:noProof/>
          </w:rPr>
          <w:fldChar w:fldCharType="end"/>
        </w:r>
      </w:ins>
    </w:p>
    <w:p w14:paraId="2602A70B" w14:textId="703BA6F9" w:rsidR="00F217F9" w:rsidRDefault="00F217F9">
      <w:pPr>
        <w:pStyle w:val="ndicedeilustraes"/>
        <w:tabs>
          <w:tab w:val="right" w:leader="dot" w:pos="8437"/>
        </w:tabs>
        <w:rPr>
          <w:ins w:id="497" w:author="Gustavo Moreira" w:date="2021-02-21T14:12:00Z"/>
          <w:noProof/>
          <w:lang w:val="pt-PT" w:eastAsia="pt-PT"/>
        </w:rPr>
      </w:pPr>
      <w:ins w:id="498" w:author="Gustavo Moreira" w:date="2021-02-21T14:12:00Z">
        <w:r w:rsidRPr="00BE7609">
          <w:rPr>
            <w:rStyle w:val="Hyperlink"/>
            <w:noProof/>
          </w:rPr>
          <w:fldChar w:fldCharType="begin"/>
        </w:r>
        <w:r w:rsidRPr="00BE7609">
          <w:rPr>
            <w:rStyle w:val="Hyperlink"/>
            <w:noProof/>
          </w:rPr>
          <w:instrText xml:space="preserve"> </w:instrText>
        </w:r>
        <w:r>
          <w:rPr>
            <w:noProof/>
          </w:rPr>
          <w:instrText>HYPERLINK \l "_Toc64809198"</w:instrText>
        </w:r>
        <w:r w:rsidRPr="00BE7609">
          <w:rPr>
            <w:rStyle w:val="Hyperlink"/>
            <w:noProof/>
          </w:rPr>
          <w:instrText xml:space="preserve"> </w:instrText>
        </w:r>
        <w:r w:rsidRPr="00BE7609">
          <w:rPr>
            <w:rStyle w:val="Hyperlink"/>
            <w:noProof/>
          </w:rPr>
          <w:fldChar w:fldCharType="separate"/>
        </w:r>
        <w:r w:rsidRPr="00BE7609">
          <w:rPr>
            <w:rStyle w:val="Hyperlink"/>
            <w:noProof/>
          </w:rPr>
          <w:t>Figure 4 - Hierarchy tree of AI categories</w:t>
        </w:r>
        <w:r>
          <w:rPr>
            <w:noProof/>
            <w:webHidden/>
          </w:rPr>
          <w:tab/>
        </w:r>
        <w:r>
          <w:rPr>
            <w:noProof/>
            <w:webHidden/>
          </w:rPr>
          <w:fldChar w:fldCharType="begin"/>
        </w:r>
        <w:r>
          <w:rPr>
            <w:noProof/>
            <w:webHidden/>
          </w:rPr>
          <w:instrText xml:space="preserve"> PAGEREF _Toc64809198 \h </w:instrText>
        </w:r>
      </w:ins>
      <w:r>
        <w:rPr>
          <w:noProof/>
          <w:webHidden/>
        </w:rPr>
      </w:r>
      <w:r>
        <w:rPr>
          <w:noProof/>
          <w:webHidden/>
        </w:rPr>
        <w:fldChar w:fldCharType="separate"/>
      </w:r>
      <w:ins w:id="499" w:author="Gustavo Moreira" w:date="2021-02-21T14:12:00Z">
        <w:r>
          <w:rPr>
            <w:noProof/>
            <w:webHidden/>
          </w:rPr>
          <w:t>19</w:t>
        </w:r>
        <w:r>
          <w:rPr>
            <w:noProof/>
            <w:webHidden/>
          </w:rPr>
          <w:fldChar w:fldCharType="end"/>
        </w:r>
        <w:r w:rsidRPr="00BE7609">
          <w:rPr>
            <w:rStyle w:val="Hyperlink"/>
            <w:noProof/>
          </w:rPr>
          <w:fldChar w:fldCharType="end"/>
        </w:r>
      </w:ins>
    </w:p>
    <w:p w14:paraId="4ECF260A" w14:textId="13BBE7E5" w:rsidR="00F217F9" w:rsidRDefault="00F217F9">
      <w:pPr>
        <w:pStyle w:val="ndicedeilustraes"/>
        <w:tabs>
          <w:tab w:val="right" w:leader="dot" w:pos="8437"/>
        </w:tabs>
        <w:rPr>
          <w:ins w:id="500" w:author="Gustavo Moreira" w:date="2021-02-21T14:12:00Z"/>
          <w:noProof/>
          <w:lang w:val="pt-PT" w:eastAsia="pt-PT"/>
        </w:rPr>
      </w:pPr>
      <w:ins w:id="501" w:author="Gustavo Moreira" w:date="2021-02-21T14:12:00Z">
        <w:r w:rsidRPr="00BE7609">
          <w:rPr>
            <w:rStyle w:val="Hyperlink"/>
            <w:noProof/>
          </w:rPr>
          <w:fldChar w:fldCharType="begin"/>
        </w:r>
        <w:r w:rsidRPr="00BE7609">
          <w:rPr>
            <w:rStyle w:val="Hyperlink"/>
            <w:noProof/>
          </w:rPr>
          <w:instrText xml:space="preserve"> </w:instrText>
        </w:r>
        <w:r>
          <w:rPr>
            <w:noProof/>
          </w:rPr>
          <w:instrText>HYPERLINK \l "_Toc64809199"</w:instrText>
        </w:r>
        <w:r w:rsidRPr="00BE7609">
          <w:rPr>
            <w:rStyle w:val="Hyperlink"/>
            <w:noProof/>
          </w:rPr>
          <w:instrText xml:space="preserve"> </w:instrText>
        </w:r>
        <w:r w:rsidRPr="00BE7609">
          <w:rPr>
            <w:rStyle w:val="Hyperlink"/>
            <w:noProof/>
          </w:rPr>
          <w:fldChar w:fldCharType="separate"/>
        </w:r>
        <w:r w:rsidRPr="00BE7609">
          <w:rPr>
            <w:rStyle w:val="Hyperlink"/>
            <w:noProof/>
          </w:rPr>
          <w:t>Figure 5 - Basic Machine Learning System Architecture</w:t>
        </w:r>
        <w:r>
          <w:rPr>
            <w:noProof/>
            <w:webHidden/>
          </w:rPr>
          <w:tab/>
        </w:r>
        <w:r>
          <w:rPr>
            <w:noProof/>
            <w:webHidden/>
          </w:rPr>
          <w:fldChar w:fldCharType="begin"/>
        </w:r>
        <w:r>
          <w:rPr>
            <w:noProof/>
            <w:webHidden/>
          </w:rPr>
          <w:instrText xml:space="preserve"> PAGEREF _Toc64809199 \h </w:instrText>
        </w:r>
      </w:ins>
      <w:r>
        <w:rPr>
          <w:noProof/>
          <w:webHidden/>
        </w:rPr>
      </w:r>
      <w:r>
        <w:rPr>
          <w:noProof/>
          <w:webHidden/>
        </w:rPr>
        <w:fldChar w:fldCharType="separate"/>
      </w:r>
      <w:ins w:id="502" w:author="Gustavo Moreira" w:date="2021-02-21T14:12:00Z">
        <w:r>
          <w:rPr>
            <w:noProof/>
            <w:webHidden/>
          </w:rPr>
          <w:t>22</w:t>
        </w:r>
        <w:r>
          <w:rPr>
            <w:noProof/>
            <w:webHidden/>
          </w:rPr>
          <w:fldChar w:fldCharType="end"/>
        </w:r>
        <w:r w:rsidRPr="00BE7609">
          <w:rPr>
            <w:rStyle w:val="Hyperlink"/>
            <w:noProof/>
          </w:rPr>
          <w:fldChar w:fldCharType="end"/>
        </w:r>
      </w:ins>
    </w:p>
    <w:p w14:paraId="7BF32DB0" w14:textId="04440FEA" w:rsidR="00F217F9" w:rsidRDefault="00F217F9">
      <w:pPr>
        <w:pStyle w:val="ndicedeilustraes"/>
        <w:tabs>
          <w:tab w:val="right" w:leader="dot" w:pos="8437"/>
        </w:tabs>
        <w:rPr>
          <w:ins w:id="503" w:author="Gustavo Moreira" w:date="2021-02-21T14:12:00Z"/>
          <w:noProof/>
          <w:lang w:val="pt-PT" w:eastAsia="pt-PT"/>
        </w:rPr>
      </w:pPr>
      <w:ins w:id="504" w:author="Gustavo Moreira" w:date="2021-02-21T14:12:00Z">
        <w:r w:rsidRPr="00BE7609">
          <w:rPr>
            <w:rStyle w:val="Hyperlink"/>
            <w:noProof/>
          </w:rPr>
          <w:fldChar w:fldCharType="begin"/>
        </w:r>
        <w:r w:rsidRPr="00BE7609">
          <w:rPr>
            <w:rStyle w:val="Hyperlink"/>
            <w:noProof/>
          </w:rPr>
          <w:instrText xml:space="preserve"> </w:instrText>
        </w:r>
        <w:r>
          <w:rPr>
            <w:noProof/>
          </w:rPr>
          <w:instrText>HYPERLINK \l "_Toc64809200"</w:instrText>
        </w:r>
        <w:r w:rsidRPr="00BE7609">
          <w:rPr>
            <w:rStyle w:val="Hyperlink"/>
            <w:noProof/>
          </w:rPr>
          <w:instrText xml:space="preserve"> </w:instrText>
        </w:r>
        <w:r w:rsidRPr="00BE7609">
          <w:rPr>
            <w:rStyle w:val="Hyperlink"/>
            <w:noProof/>
          </w:rPr>
          <w:fldChar w:fldCharType="separate"/>
        </w:r>
        <w:r w:rsidRPr="00BE7609">
          <w:rPr>
            <w:rStyle w:val="Hyperlink"/>
            <w:noProof/>
          </w:rPr>
          <w:t>Figure 6 - Typical architecture of an artificial neural network</w:t>
        </w:r>
        <w:r>
          <w:rPr>
            <w:noProof/>
            <w:webHidden/>
          </w:rPr>
          <w:tab/>
        </w:r>
        <w:r>
          <w:rPr>
            <w:noProof/>
            <w:webHidden/>
          </w:rPr>
          <w:fldChar w:fldCharType="begin"/>
        </w:r>
        <w:r>
          <w:rPr>
            <w:noProof/>
            <w:webHidden/>
          </w:rPr>
          <w:instrText xml:space="preserve"> PAGEREF _Toc64809200 \h </w:instrText>
        </w:r>
      </w:ins>
      <w:r>
        <w:rPr>
          <w:noProof/>
          <w:webHidden/>
        </w:rPr>
      </w:r>
      <w:r>
        <w:rPr>
          <w:noProof/>
          <w:webHidden/>
        </w:rPr>
        <w:fldChar w:fldCharType="separate"/>
      </w:r>
      <w:ins w:id="505" w:author="Gustavo Moreira" w:date="2021-02-21T14:12:00Z">
        <w:r>
          <w:rPr>
            <w:noProof/>
            <w:webHidden/>
          </w:rPr>
          <w:t>24</w:t>
        </w:r>
        <w:r>
          <w:rPr>
            <w:noProof/>
            <w:webHidden/>
          </w:rPr>
          <w:fldChar w:fldCharType="end"/>
        </w:r>
        <w:r w:rsidRPr="00BE7609">
          <w:rPr>
            <w:rStyle w:val="Hyperlink"/>
            <w:noProof/>
          </w:rPr>
          <w:fldChar w:fldCharType="end"/>
        </w:r>
      </w:ins>
    </w:p>
    <w:p w14:paraId="3B2CB3E5" w14:textId="682F3924" w:rsidR="00F217F9" w:rsidRDefault="00F217F9">
      <w:pPr>
        <w:pStyle w:val="ndicedeilustraes"/>
        <w:tabs>
          <w:tab w:val="right" w:leader="dot" w:pos="8437"/>
        </w:tabs>
        <w:rPr>
          <w:ins w:id="506" w:author="Gustavo Moreira" w:date="2021-02-21T14:12:00Z"/>
          <w:noProof/>
          <w:lang w:val="pt-PT" w:eastAsia="pt-PT"/>
        </w:rPr>
      </w:pPr>
      <w:ins w:id="507" w:author="Gustavo Moreira" w:date="2021-02-21T14:12:00Z">
        <w:r w:rsidRPr="00BE7609">
          <w:rPr>
            <w:rStyle w:val="Hyperlink"/>
            <w:noProof/>
          </w:rPr>
          <w:fldChar w:fldCharType="begin"/>
        </w:r>
        <w:r w:rsidRPr="00BE7609">
          <w:rPr>
            <w:rStyle w:val="Hyperlink"/>
            <w:noProof/>
          </w:rPr>
          <w:instrText xml:space="preserve"> </w:instrText>
        </w:r>
        <w:r>
          <w:rPr>
            <w:noProof/>
          </w:rPr>
          <w:instrText>HYPERLINK \l "_Toc64809201"</w:instrText>
        </w:r>
        <w:r w:rsidRPr="00BE7609">
          <w:rPr>
            <w:rStyle w:val="Hyperlink"/>
            <w:noProof/>
          </w:rPr>
          <w:instrText xml:space="preserve"> </w:instrText>
        </w:r>
        <w:r w:rsidRPr="00BE7609">
          <w:rPr>
            <w:rStyle w:val="Hyperlink"/>
            <w:noProof/>
          </w:rPr>
          <w:fldChar w:fldCharType="separate"/>
        </w:r>
        <w:r w:rsidRPr="00BE7609">
          <w:rPr>
            <w:rStyle w:val="Hyperlink"/>
            <w:noProof/>
          </w:rPr>
          <w:t>Figure 7 - Refined Venn Diagram of AI scopes</w:t>
        </w:r>
        <w:r>
          <w:rPr>
            <w:noProof/>
            <w:webHidden/>
          </w:rPr>
          <w:tab/>
        </w:r>
        <w:r>
          <w:rPr>
            <w:noProof/>
            <w:webHidden/>
          </w:rPr>
          <w:fldChar w:fldCharType="begin"/>
        </w:r>
        <w:r>
          <w:rPr>
            <w:noProof/>
            <w:webHidden/>
          </w:rPr>
          <w:instrText xml:space="preserve"> PAGEREF _Toc64809201 \h </w:instrText>
        </w:r>
      </w:ins>
      <w:r>
        <w:rPr>
          <w:noProof/>
          <w:webHidden/>
        </w:rPr>
      </w:r>
      <w:r>
        <w:rPr>
          <w:noProof/>
          <w:webHidden/>
        </w:rPr>
        <w:fldChar w:fldCharType="separate"/>
      </w:r>
      <w:ins w:id="508" w:author="Gustavo Moreira" w:date="2021-02-21T14:12:00Z">
        <w:r>
          <w:rPr>
            <w:noProof/>
            <w:webHidden/>
          </w:rPr>
          <w:t>28</w:t>
        </w:r>
        <w:r>
          <w:rPr>
            <w:noProof/>
            <w:webHidden/>
          </w:rPr>
          <w:fldChar w:fldCharType="end"/>
        </w:r>
        <w:r w:rsidRPr="00BE7609">
          <w:rPr>
            <w:rStyle w:val="Hyperlink"/>
            <w:noProof/>
          </w:rPr>
          <w:fldChar w:fldCharType="end"/>
        </w:r>
      </w:ins>
    </w:p>
    <w:p w14:paraId="3CFE34E1" w14:textId="232E7A2D" w:rsidR="00F217F9" w:rsidRDefault="00F217F9">
      <w:pPr>
        <w:pStyle w:val="ndicedeilustraes"/>
        <w:tabs>
          <w:tab w:val="right" w:leader="dot" w:pos="8437"/>
        </w:tabs>
        <w:rPr>
          <w:ins w:id="509" w:author="Gustavo Moreira" w:date="2021-02-21T14:12:00Z"/>
          <w:noProof/>
          <w:lang w:val="pt-PT" w:eastAsia="pt-PT"/>
        </w:rPr>
      </w:pPr>
      <w:ins w:id="510" w:author="Gustavo Moreira" w:date="2021-02-21T14:12:00Z">
        <w:r w:rsidRPr="00BE7609">
          <w:rPr>
            <w:rStyle w:val="Hyperlink"/>
            <w:noProof/>
          </w:rPr>
          <w:fldChar w:fldCharType="begin"/>
        </w:r>
        <w:r w:rsidRPr="00BE7609">
          <w:rPr>
            <w:rStyle w:val="Hyperlink"/>
            <w:noProof/>
          </w:rPr>
          <w:instrText xml:space="preserve"> </w:instrText>
        </w:r>
        <w:r>
          <w:rPr>
            <w:noProof/>
          </w:rPr>
          <w:instrText>HYPERLINK \l "_Toc64809202"</w:instrText>
        </w:r>
        <w:r w:rsidRPr="00BE7609">
          <w:rPr>
            <w:rStyle w:val="Hyperlink"/>
            <w:noProof/>
          </w:rPr>
          <w:instrText xml:space="preserve"> </w:instrText>
        </w:r>
        <w:r w:rsidRPr="00BE7609">
          <w:rPr>
            <w:rStyle w:val="Hyperlink"/>
            <w:noProof/>
          </w:rPr>
          <w:fldChar w:fldCharType="separate"/>
        </w:r>
        <w:r w:rsidRPr="00BE7609">
          <w:rPr>
            <w:rStyle w:val="Hyperlink"/>
            <w:noProof/>
          </w:rPr>
          <w:t>Figure 8 - Example of an audio signal represented as a waveform</w:t>
        </w:r>
        <w:r>
          <w:rPr>
            <w:noProof/>
            <w:webHidden/>
          </w:rPr>
          <w:tab/>
        </w:r>
        <w:r>
          <w:rPr>
            <w:noProof/>
            <w:webHidden/>
          </w:rPr>
          <w:fldChar w:fldCharType="begin"/>
        </w:r>
        <w:r>
          <w:rPr>
            <w:noProof/>
            <w:webHidden/>
          </w:rPr>
          <w:instrText xml:space="preserve"> PAGEREF _Toc64809202 \h </w:instrText>
        </w:r>
      </w:ins>
      <w:r>
        <w:rPr>
          <w:noProof/>
          <w:webHidden/>
        </w:rPr>
      </w:r>
      <w:r>
        <w:rPr>
          <w:noProof/>
          <w:webHidden/>
        </w:rPr>
        <w:fldChar w:fldCharType="separate"/>
      </w:r>
      <w:ins w:id="511" w:author="Gustavo Moreira" w:date="2021-02-21T14:12:00Z">
        <w:r>
          <w:rPr>
            <w:noProof/>
            <w:webHidden/>
          </w:rPr>
          <w:t>33</w:t>
        </w:r>
        <w:r>
          <w:rPr>
            <w:noProof/>
            <w:webHidden/>
          </w:rPr>
          <w:fldChar w:fldCharType="end"/>
        </w:r>
        <w:r w:rsidRPr="00BE7609">
          <w:rPr>
            <w:rStyle w:val="Hyperlink"/>
            <w:noProof/>
          </w:rPr>
          <w:fldChar w:fldCharType="end"/>
        </w:r>
      </w:ins>
    </w:p>
    <w:p w14:paraId="7F3F69A9" w14:textId="3344CEA7" w:rsidR="00F217F9" w:rsidRDefault="00F217F9">
      <w:pPr>
        <w:pStyle w:val="ndicedeilustraes"/>
        <w:tabs>
          <w:tab w:val="right" w:leader="dot" w:pos="8437"/>
        </w:tabs>
        <w:rPr>
          <w:ins w:id="512" w:author="Gustavo Moreira" w:date="2021-02-21T14:12:00Z"/>
          <w:noProof/>
          <w:lang w:val="pt-PT" w:eastAsia="pt-PT"/>
        </w:rPr>
      </w:pPr>
      <w:ins w:id="513" w:author="Gustavo Moreira" w:date="2021-02-21T14:12:00Z">
        <w:r w:rsidRPr="00BE7609">
          <w:rPr>
            <w:rStyle w:val="Hyperlink"/>
            <w:noProof/>
          </w:rPr>
          <w:fldChar w:fldCharType="begin"/>
        </w:r>
        <w:r w:rsidRPr="00BE7609">
          <w:rPr>
            <w:rStyle w:val="Hyperlink"/>
            <w:noProof/>
          </w:rPr>
          <w:instrText xml:space="preserve"> </w:instrText>
        </w:r>
        <w:r>
          <w:rPr>
            <w:noProof/>
          </w:rPr>
          <w:instrText>HYPERLINK \l "_Toc64809203"</w:instrText>
        </w:r>
        <w:r w:rsidRPr="00BE7609">
          <w:rPr>
            <w:rStyle w:val="Hyperlink"/>
            <w:noProof/>
          </w:rPr>
          <w:instrText xml:space="preserve"> </w:instrText>
        </w:r>
        <w:r w:rsidRPr="00BE7609">
          <w:rPr>
            <w:rStyle w:val="Hyperlink"/>
            <w:noProof/>
          </w:rPr>
          <w:fldChar w:fldCharType="separate"/>
        </w:r>
        <w:r w:rsidRPr="00BE7609">
          <w:rPr>
            <w:rStyle w:val="Hyperlink"/>
            <w:noProof/>
          </w:rPr>
          <w:t>Figure 9 - Use case diagram</w:t>
        </w:r>
        <w:r>
          <w:rPr>
            <w:noProof/>
            <w:webHidden/>
          </w:rPr>
          <w:tab/>
        </w:r>
        <w:r>
          <w:rPr>
            <w:noProof/>
            <w:webHidden/>
          </w:rPr>
          <w:fldChar w:fldCharType="begin"/>
        </w:r>
        <w:r>
          <w:rPr>
            <w:noProof/>
            <w:webHidden/>
          </w:rPr>
          <w:instrText xml:space="preserve"> PAGEREF _Toc64809203 \h </w:instrText>
        </w:r>
      </w:ins>
      <w:r>
        <w:rPr>
          <w:noProof/>
          <w:webHidden/>
        </w:rPr>
      </w:r>
      <w:r>
        <w:rPr>
          <w:noProof/>
          <w:webHidden/>
        </w:rPr>
        <w:fldChar w:fldCharType="separate"/>
      </w:r>
      <w:ins w:id="514" w:author="Gustavo Moreira" w:date="2021-02-21T14:12:00Z">
        <w:r>
          <w:rPr>
            <w:noProof/>
            <w:webHidden/>
          </w:rPr>
          <w:t>43</w:t>
        </w:r>
        <w:r>
          <w:rPr>
            <w:noProof/>
            <w:webHidden/>
          </w:rPr>
          <w:fldChar w:fldCharType="end"/>
        </w:r>
        <w:r w:rsidRPr="00BE7609">
          <w:rPr>
            <w:rStyle w:val="Hyperlink"/>
            <w:noProof/>
          </w:rPr>
          <w:fldChar w:fldCharType="end"/>
        </w:r>
      </w:ins>
    </w:p>
    <w:p w14:paraId="3EC57500" w14:textId="20126825" w:rsidR="00F217F9" w:rsidRDefault="00F217F9">
      <w:pPr>
        <w:pStyle w:val="ndicedeilustraes"/>
        <w:tabs>
          <w:tab w:val="right" w:leader="dot" w:pos="8437"/>
        </w:tabs>
        <w:rPr>
          <w:ins w:id="515" w:author="Gustavo Moreira" w:date="2021-02-21T14:12:00Z"/>
          <w:noProof/>
          <w:lang w:val="pt-PT" w:eastAsia="pt-PT"/>
        </w:rPr>
      </w:pPr>
      <w:ins w:id="516" w:author="Gustavo Moreira" w:date="2021-02-21T14:12:00Z">
        <w:r w:rsidRPr="00BE7609">
          <w:rPr>
            <w:rStyle w:val="Hyperlink"/>
            <w:noProof/>
          </w:rPr>
          <w:fldChar w:fldCharType="begin"/>
        </w:r>
        <w:r w:rsidRPr="00BE7609">
          <w:rPr>
            <w:rStyle w:val="Hyperlink"/>
            <w:noProof/>
          </w:rPr>
          <w:instrText xml:space="preserve"> </w:instrText>
        </w:r>
        <w:r>
          <w:rPr>
            <w:noProof/>
          </w:rPr>
          <w:instrText>HYPERLINK \l "_Toc64809204"</w:instrText>
        </w:r>
        <w:r w:rsidRPr="00BE7609">
          <w:rPr>
            <w:rStyle w:val="Hyperlink"/>
            <w:noProof/>
          </w:rPr>
          <w:instrText xml:space="preserve"> </w:instrText>
        </w:r>
        <w:r w:rsidRPr="00BE7609">
          <w:rPr>
            <w:rStyle w:val="Hyperlink"/>
            <w:noProof/>
          </w:rPr>
          <w:fldChar w:fldCharType="separate"/>
        </w:r>
        <w:r w:rsidRPr="00BE7609">
          <w:rPr>
            <w:rStyle w:val="Hyperlink"/>
            <w:noProof/>
          </w:rPr>
          <w:t>Figure 10 - Design proposal for the project</w:t>
        </w:r>
        <w:r>
          <w:rPr>
            <w:noProof/>
            <w:webHidden/>
          </w:rPr>
          <w:tab/>
        </w:r>
        <w:r>
          <w:rPr>
            <w:noProof/>
            <w:webHidden/>
          </w:rPr>
          <w:fldChar w:fldCharType="begin"/>
        </w:r>
        <w:r>
          <w:rPr>
            <w:noProof/>
            <w:webHidden/>
          </w:rPr>
          <w:instrText xml:space="preserve"> PAGEREF _Toc64809204 \h </w:instrText>
        </w:r>
      </w:ins>
      <w:r>
        <w:rPr>
          <w:noProof/>
          <w:webHidden/>
        </w:rPr>
      </w:r>
      <w:r>
        <w:rPr>
          <w:noProof/>
          <w:webHidden/>
        </w:rPr>
        <w:fldChar w:fldCharType="separate"/>
      </w:r>
      <w:ins w:id="517" w:author="Gustavo Moreira" w:date="2021-02-21T14:12:00Z">
        <w:r>
          <w:rPr>
            <w:noProof/>
            <w:webHidden/>
          </w:rPr>
          <w:t>46</w:t>
        </w:r>
        <w:r>
          <w:rPr>
            <w:noProof/>
            <w:webHidden/>
          </w:rPr>
          <w:fldChar w:fldCharType="end"/>
        </w:r>
        <w:r w:rsidRPr="00BE7609">
          <w:rPr>
            <w:rStyle w:val="Hyperlink"/>
            <w:noProof/>
          </w:rPr>
          <w:fldChar w:fldCharType="end"/>
        </w:r>
      </w:ins>
    </w:p>
    <w:p w14:paraId="38265D8A" w14:textId="3D9A330C" w:rsidR="00F217F9" w:rsidRDefault="00F217F9">
      <w:pPr>
        <w:pStyle w:val="ndicedeilustraes"/>
        <w:tabs>
          <w:tab w:val="right" w:leader="dot" w:pos="8437"/>
        </w:tabs>
        <w:rPr>
          <w:ins w:id="518" w:author="Gustavo Moreira" w:date="2021-02-21T14:12:00Z"/>
          <w:noProof/>
          <w:lang w:val="pt-PT" w:eastAsia="pt-PT"/>
        </w:rPr>
      </w:pPr>
      <w:ins w:id="519" w:author="Gustavo Moreira" w:date="2021-02-21T14:12:00Z">
        <w:r w:rsidRPr="00BE7609">
          <w:rPr>
            <w:rStyle w:val="Hyperlink"/>
            <w:noProof/>
          </w:rPr>
          <w:fldChar w:fldCharType="begin"/>
        </w:r>
        <w:r w:rsidRPr="00BE7609">
          <w:rPr>
            <w:rStyle w:val="Hyperlink"/>
            <w:noProof/>
          </w:rPr>
          <w:instrText xml:space="preserve"> </w:instrText>
        </w:r>
        <w:r>
          <w:rPr>
            <w:noProof/>
          </w:rPr>
          <w:instrText>HYPERLINK \l "_Toc64809205"</w:instrText>
        </w:r>
        <w:r w:rsidRPr="00BE7609">
          <w:rPr>
            <w:rStyle w:val="Hyperlink"/>
            <w:noProof/>
          </w:rPr>
          <w:instrText xml:space="preserve"> </w:instrText>
        </w:r>
        <w:r w:rsidRPr="00BE7609">
          <w:rPr>
            <w:rStyle w:val="Hyperlink"/>
            <w:noProof/>
          </w:rPr>
          <w:fldChar w:fldCharType="separate"/>
        </w:r>
        <w:r w:rsidRPr="00BE7609">
          <w:rPr>
            <w:rStyle w:val="Hyperlink"/>
            <w:noProof/>
          </w:rPr>
          <w:t>Figure 11 - Split percentages of different dataset types</w:t>
        </w:r>
        <w:r>
          <w:rPr>
            <w:noProof/>
            <w:webHidden/>
          </w:rPr>
          <w:tab/>
        </w:r>
        <w:r>
          <w:rPr>
            <w:noProof/>
            <w:webHidden/>
          </w:rPr>
          <w:fldChar w:fldCharType="begin"/>
        </w:r>
        <w:r>
          <w:rPr>
            <w:noProof/>
            <w:webHidden/>
          </w:rPr>
          <w:instrText xml:space="preserve"> PAGEREF _Toc64809205 \h </w:instrText>
        </w:r>
      </w:ins>
      <w:r>
        <w:rPr>
          <w:noProof/>
          <w:webHidden/>
        </w:rPr>
      </w:r>
      <w:r>
        <w:rPr>
          <w:noProof/>
          <w:webHidden/>
        </w:rPr>
        <w:fldChar w:fldCharType="separate"/>
      </w:r>
      <w:ins w:id="520" w:author="Gustavo Moreira" w:date="2021-02-21T14:12:00Z">
        <w:r>
          <w:rPr>
            <w:noProof/>
            <w:webHidden/>
          </w:rPr>
          <w:t>50</w:t>
        </w:r>
        <w:r>
          <w:rPr>
            <w:noProof/>
            <w:webHidden/>
          </w:rPr>
          <w:fldChar w:fldCharType="end"/>
        </w:r>
        <w:r w:rsidRPr="00BE7609">
          <w:rPr>
            <w:rStyle w:val="Hyperlink"/>
            <w:noProof/>
          </w:rPr>
          <w:fldChar w:fldCharType="end"/>
        </w:r>
      </w:ins>
    </w:p>
    <w:p w14:paraId="32DF371F" w14:textId="70572A89" w:rsidR="00F217F9" w:rsidRDefault="00F217F9">
      <w:pPr>
        <w:pStyle w:val="ndicedeilustraes"/>
        <w:tabs>
          <w:tab w:val="right" w:leader="dot" w:pos="8437"/>
        </w:tabs>
        <w:rPr>
          <w:ins w:id="521" w:author="Gustavo Moreira" w:date="2021-02-21T14:12:00Z"/>
          <w:noProof/>
          <w:lang w:val="pt-PT" w:eastAsia="pt-PT"/>
        </w:rPr>
      </w:pPr>
      <w:ins w:id="522" w:author="Gustavo Moreira" w:date="2021-02-21T14:12:00Z">
        <w:r w:rsidRPr="00BE7609">
          <w:rPr>
            <w:rStyle w:val="Hyperlink"/>
            <w:noProof/>
          </w:rPr>
          <w:fldChar w:fldCharType="begin"/>
        </w:r>
        <w:r w:rsidRPr="00BE7609">
          <w:rPr>
            <w:rStyle w:val="Hyperlink"/>
            <w:noProof/>
          </w:rPr>
          <w:instrText xml:space="preserve"> </w:instrText>
        </w:r>
        <w:r>
          <w:rPr>
            <w:noProof/>
          </w:rPr>
          <w:instrText>HYPERLINK \l "_Toc64809206"</w:instrText>
        </w:r>
        <w:r w:rsidRPr="00BE7609">
          <w:rPr>
            <w:rStyle w:val="Hyperlink"/>
            <w:noProof/>
          </w:rPr>
          <w:instrText xml:space="preserve"> </w:instrText>
        </w:r>
        <w:r w:rsidRPr="00BE7609">
          <w:rPr>
            <w:rStyle w:val="Hyperlink"/>
            <w:noProof/>
          </w:rPr>
          <w:fldChar w:fldCharType="separate"/>
        </w:r>
        <w:r w:rsidRPr="00BE7609">
          <w:rPr>
            <w:rStyle w:val="Hyperlink"/>
            <w:noProof/>
          </w:rPr>
          <w:t>Figure 12 - Comparison between the different datasets used in deep learning models</w:t>
        </w:r>
        <w:r>
          <w:rPr>
            <w:noProof/>
            <w:webHidden/>
          </w:rPr>
          <w:tab/>
        </w:r>
        <w:r>
          <w:rPr>
            <w:noProof/>
            <w:webHidden/>
          </w:rPr>
          <w:fldChar w:fldCharType="begin"/>
        </w:r>
        <w:r>
          <w:rPr>
            <w:noProof/>
            <w:webHidden/>
          </w:rPr>
          <w:instrText xml:space="preserve"> PAGEREF _Toc64809206 \h </w:instrText>
        </w:r>
      </w:ins>
      <w:r>
        <w:rPr>
          <w:noProof/>
          <w:webHidden/>
        </w:rPr>
      </w:r>
      <w:r>
        <w:rPr>
          <w:noProof/>
          <w:webHidden/>
        </w:rPr>
        <w:fldChar w:fldCharType="separate"/>
      </w:r>
      <w:ins w:id="523" w:author="Gustavo Moreira" w:date="2021-02-21T14:12:00Z">
        <w:r>
          <w:rPr>
            <w:noProof/>
            <w:webHidden/>
          </w:rPr>
          <w:t>51</w:t>
        </w:r>
        <w:r>
          <w:rPr>
            <w:noProof/>
            <w:webHidden/>
          </w:rPr>
          <w:fldChar w:fldCharType="end"/>
        </w:r>
        <w:r w:rsidRPr="00BE7609">
          <w:rPr>
            <w:rStyle w:val="Hyperlink"/>
            <w:noProof/>
          </w:rPr>
          <w:fldChar w:fldCharType="end"/>
        </w:r>
      </w:ins>
    </w:p>
    <w:p w14:paraId="6EC716A0" w14:textId="52E51DC3" w:rsidR="00C7037D" w:rsidDel="00AF535C" w:rsidRDefault="003856FB">
      <w:pPr>
        <w:pStyle w:val="ndicedeilustraes"/>
        <w:tabs>
          <w:tab w:val="right" w:leader="dot" w:pos="8437"/>
        </w:tabs>
        <w:rPr>
          <w:del w:id="524" w:author="Gustavo Moreira" w:date="2021-02-14T13:06:00Z"/>
          <w:noProof/>
          <w:lang w:val="pt-PT" w:eastAsia="pt-PT"/>
        </w:rPr>
      </w:pPr>
      <w:del w:id="525" w:author="Gustavo Moreira" w:date="2021-02-14T13:06:00Z">
        <w:r w:rsidDel="00AF535C">
          <w:rPr>
            <w:noProof/>
          </w:rPr>
          <w:fldChar w:fldCharType="begin"/>
        </w:r>
        <w:r w:rsidDel="00AF535C">
          <w:rPr>
            <w:noProof/>
          </w:rPr>
          <w:delInstrText xml:space="preserve"> HYPERLINK \l "_Toc62986624" </w:delInstrText>
        </w:r>
        <w:r w:rsidDel="00AF535C">
          <w:rPr>
            <w:noProof/>
          </w:rPr>
          <w:fldChar w:fldCharType="separate"/>
        </w:r>
      </w:del>
      <w:ins w:id="526" w:author="Gustavo Moreira" w:date="2021-02-21T14:12:00Z">
        <w:r w:rsidR="00F217F9">
          <w:rPr>
            <w:b/>
            <w:bCs/>
            <w:noProof/>
            <w:lang w:val="pt-BR"/>
          </w:rPr>
          <w:t>Erro! A referência de hiperlink não é válida.</w:t>
        </w:r>
      </w:ins>
      <w:del w:id="527" w:author="Gustavo Moreira" w:date="2021-02-14T13:06:00Z">
        <w:r w:rsidR="00C7037D" w:rsidRPr="00B25C85" w:rsidDel="00AF535C">
          <w:rPr>
            <w:rStyle w:val="Hyperlink"/>
            <w:noProof/>
          </w:rPr>
          <w:delText>Figure 1 - The New Concept Development model as illustrated in the original paper (Koen et al., 2001)</w:delText>
        </w:r>
        <w:r w:rsidR="00C7037D" w:rsidDel="00AF535C">
          <w:rPr>
            <w:noProof/>
            <w:webHidden/>
          </w:rPr>
          <w:tab/>
        </w:r>
        <w:r w:rsidR="00C7037D" w:rsidDel="00AF535C">
          <w:rPr>
            <w:noProof/>
            <w:webHidden/>
          </w:rPr>
          <w:fldChar w:fldCharType="begin"/>
        </w:r>
        <w:r w:rsidR="00C7037D" w:rsidDel="00AF535C">
          <w:rPr>
            <w:noProof/>
            <w:webHidden/>
          </w:rPr>
          <w:delInstrText xml:space="preserve"> PAGEREF _Toc62986624 \h </w:delInstrText>
        </w:r>
        <w:r w:rsidR="00C7037D" w:rsidDel="00AF535C">
          <w:rPr>
            <w:noProof/>
            <w:webHidden/>
          </w:rPr>
        </w:r>
        <w:r w:rsidR="00C7037D" w:rsidDel="00AF535C">
          <w:rPr>
            <w:noProof/>
            <w:webHidden/>
          </w:rPr>
          <w:fldChar w:fldCharType="separate"/>
        </w:r>
        <w:r w:rsidR="00AF535C" w:rsidDel="00AF535C">
          <w:rPr>
            <w:noProof/>
            <w:webHidden/>
          </w:rPr>
          <w:delText>7</w:delText>
        </w:r>
        <w:r w:rsidR="00C7037D" w:rsidDel="00AF535C">
          <w:rPr>
            <w:noProof/>
            <w:webHidden/>
          </w:rPr>
          <w:fldChar w:fldCharType="end"/>
        </w:r>
        <w:r w:rsidDel="00AF535C">
          <w:rPr>
            <w:noProof/>
          </w:rPr>
          <w:fldChar w:fldCharType="end"/>
        </w:r>
      </w:del>
    </w:p>
    <w:p w14:paraId="66BBE106" w14:textId="162EE1FB" w:rsidR="00C7037D" w:rsidDel="00AF535C" w:rsidRDefault="003856FB">
      <w:pPr>
        <w:pStyle w:val="ndicedeilustraes"/>
        <w:tabs>
          <w:tab w:val="right" w:leader="dot" w:pos="8437"/>
        </w:tabs>
        <w:rPr>
          <w:del w:id="528" w:author="Gustavo Moreira" w:date="2021-02-14T13:06:00Z"/>
          <w:noProof/>
          <w:lang w:val="pt-PT" w:eastAsia="pt-PT"/>
        </w:rPr>
      </w:pPr>
      <w:del w:id="529" w:author="Gustavo Moreira" w:date="2021-02-14T13:06:00Z">
        <w:r w:rsidDel="00AF535C">
          <w:rPr>
            <w:noProof/>
          </w:rPr>
          <w:fldChar w:fldCharType="begin"/>
        </w:r>
        <w:r w:rsidDel="00AF535C">
          <w:rPr>
            <w:noProof/>
          </w:rPr>
          <w:delInstrText xml:space="preserve"> HYPERLINK \l "_Toc62986625" </w:delInstrText>
        </w:r>
        <w:r w:rsidDel="00AF535C">
          <w:rPr>
            <w:noProof/>
          </w:rPr>
          <w:fldChar w:fldCharType="separate"/>
        </w:r>
      </w:del>
      <w:ins w:id="530" w:author="Gustavo Moreira" w:date="2021-02-21T14:12:00Z">
        <w:r w:rsidR="00F217F9">
          <w:rPr>
            <w:b/>
            <w:bCs/>
            <w:noProof/>
            <w:lang w:val="pt-BR"/>
          </w:rPr>
          <w:t>Erro! A referência de hiperlink não é válida.</w:t>
        </w:r>
      </w:ins>
      <w:del w:id="531" w:author="Gustavo Moreira" w:date="2021-02-14T13:06:00Z">
        <w:r w:rsidR="00C7037D" w:rsidRPr="00B25C85" w:rsidDel="00AF535C">
          <w:rPr>
            <w:rStyle w:val="Hyperlink"/>
            <w:noProof/>
          </w:rPr>
          <w:delText>Figure 2 - The AHP hierarchy decision tree</w:delText>
        </w:r>
        <w:r w:rsidR="00C7037D" w:rsidDel="00AF535C">
          <w:rPr>
            <w:noProof/>
            <w:webHidden/>
          </w:rPr>
          <w:tab/>
        </w:r>
        <w:r w:rsidR="00C7037D" w:rsidDel="00AF535C">
          <w:rPr>
            <w:noProof/>
            <w:webHidden/>
          </w:rPr>
          <w:fldChar w:fldCharType="begin"/>
        </w:r>
        <w:r w:rsidR="00C7037D" w:rsidDel="00AF535C">
          <w:rPr>
            <w:noProof/>
            <w:webHidden/>
          </w:rPr>
          <w:delInstrText xml:space="preserve"> PAGEREF _Toc62986625 \h </w:delInstrText>
        </w:r>
        <w:r w:rsidR="00C7037D" w:rsidDel="00AF535C">
          <w:rPr>
            <w:noProof/>
            <w:webHidden/>
          </w:rPr>
        </w:r>
        <w:r w:rsidR="00C7037D" w:rsidDel="00AF535C">
          <w:rPr>
            <w:noProof/>
            <w:webHidden/>
          </w:rPr>
          <w:fldChar w:fldCharType="separate"/>
        </w:r>
        <w:r w:rsidR="00AF535C" w:rsidDel="00AF535C">
          <w:rPr>
            <w:noProof/>
            <w:webHidden/>
          </w:rPr>
          <w:delText>12</w:delText>
        </w:r>
        <w:r w:rsidR="00C7037D" w:rsidDel="00AF535C">
          <w:rPr>
            <w:noProof/>
            <w:webHidden/>
          </w:rPr>
          <w:fldChar w:fldCharType="end"/>
        </w:r>
        <w:r w:rsidDel="00AF535C">
          <w:rPr>
            <w:noProof/>
          </w:rPr>
          <w:fldChar w:fldCharType="end"/>
        </w:r>
      </w:del>
    </w:p>
    <w:p w14:paraId="50B48868" w14:textId="5E3B0FE5" w:rsidR="00C7037D" w:rsidDel="00AF535C" w:rsidRDefault="003856FB">
      <w:pPr>
        <w:pStyle w:val="ndicedeilustraes"/>
        <w:tabs>
          <w:tab w:val="right" w:leader="dot" w:pos="8437"/>
        </w:tabs>
        <w:rPr>
          <w:del w:id="532" w:author="Gustavo Moreira" w:date="2021-02-14T13:06:00Z"/>
          <w:noProof/>
          <w:lang w:val="pt-PT" w:eastAsia="pt-PT"/>
        </w:rPr>
      </w:pPr>
      <w:del w:id="533" w:author="Gustavo Moreira" w:date="2021-02-14T13:06:00Z">
        <w:r w:rsidDel="00AF535C">
          <w:rPr>
            <w:noProof/>
          </w:rPr>
          <w:fldChar w:fldCharType="begin"/>
        </w:r>
        <w:r w:rsidDel="00AF535C">
          <w:rPr>
            <w:noProof/>
          </w:rPr>
          <w:delInstrText xml:space="preserve"> HYPERLINK \l "_Toc62986626" </w:delInstrText>
        </w:r>
        <w:r w:rsidDel="00AF535C">
          <w:rPr>
            <w:noProof/>
          </w:rPr>
          <w:fldChar w:fldCharType="separate"/>
        </w:r>
      </w:del>
      <w:ins w:id="534" w:author="Gustavo Moreira" w:date="2021-02-21T14:12:00Z">
        <w:r w:rsidR="00F217F9">
          <w:rPr>
            <w:b/>
            <w:bCs/>
            <w:noProof/>
            <w:lang w:val="pt-BR"/>
          </w:rPr>
          <w:t>Erro! A referência de hiperlink não é válida.</w:t>
        </w:r>
      </w:ins>
      <w:del w:id="535" w:author="Gustavo Moreira" w:date="2021-02-14T13:06:00Z">
        <w:r w:rsidR="00C7037D" w:rsidRPr="00B25C85" w:rsidDel="00AF535C">
          <w:rPr>
            <w:rStyle w:val="Hyperlink"/>
            <w:noProof/>
          </w:rPr>
          <w:delText>Figure 3 - A representation of Artificial Intelligence scopes</w:delText>
        </w:r>
        <w:r w:rsidR="00C7037D" w:rsidDel="00AF535C">
          <w:rPr>
            <w:noProof/>
            <w:webHidden/>
          </w:rPr>
          <w:tab/>
        </w:r>
        <w:r w:rsidR="00C7037D" w:rsidDel="00AF535C">
          <w:rPr>
            <w:noProof/>
            <w:webHidden/>
          </w:rPr>
          <w:fldChar w:fldCharType="begin"/>
        </w:r>
        <w:r w:rsidR="00C7037D" w:rsidDel="00AF535C">
          <w:rPr>
            <w:noProof/>
            <w:webHidden/>
          </w:rPr>
          <w:delInstrText xml:space="preserve"> PAGEREF _Toc62986626 \h </w:delInstrText>
        </w:r>
        <w:r w:rsidR="00C7037D" w:rsidDel="00AF535C">
          <w:rPr>
            <w:noProof/>
            <w:webHidden/>
          </w:rPr>
        </w:r>
        <w:r w:rsidR="00C7037D" w:rsidDel="00AF535C">
          <w:rPr>
            <w:noProof/>
            <w:webHidden/>
          </w:rPr>
          <w:fldChar w:fldCharType="separate"/>
        </w:r>
        <w:r w:rsidR="00AF535C" w:rsidDel="00AF535C">
          <w:rPr>
            <w:noProof/>
            <w:webHidden/>
          </w:rPr>
          <w:delText>20</w:delText>
        </w:r>
        <w:r w:rsidR="00C7037D" w:rsidDel="00AF535C">
          <w:rPr>
            <w:noProof/>
            <w:webHidden/>
          </w:rPr>
          <w:fldChar w:fldCharType="end"/>
        </w:r>
        <w:r w:rsidDel="00AF535C">
          <w:rPr>
            <w:noProof/>
          </w:rPr>
          <w:fldChar w:fldCharType="end"/>
        </w:r>
      </w:del>
    </w:p>
    <w:p w14:paraId="38E1E6D5" w14:textId="46B0604A" w:rsidR="00C7037D" w:rsidDel="00AF535C" w:rsidRDefault="003856FB">
      <w:pPr>
        <w:pStyle w:val="ndicedeilustraes"/>
        <w:tabs>
          <w:tab w:val="right" w:leader="dot" w:pos="8437"/>
        </w:tabs>
        <w:rPr>
          <w:del w:id="536" w:author="Gustavo Moreira" w:date="2021-02-14T13:06:00Z"/>
          <w:noProof/>
          <w:lang w:val="pt-PT" w:eastAsia="pt-PT"/>
        </w:rPr>
      </w:pPr>
      <w:del w:id="537" w:author="Gustavo Moreira" w:date="2021-02-14T13:06:00Z">
        <w:r w:rsidDel="00AF535C">
          <w:rPr>
            <w:noProof/>
          </w:rPr>
          <w:fldChar w:fldCharType="begin"/>
        </w:r>
        <w:r w:rsidDel="00AF535C">
          <w:rPr>
            <w:noProof/>
          </w:rPr>
          <w:delInstrText xml:space="preserve"> HYPERLINK \l "_Toc62986627" </w:delInstrText>
        </w:r>
        <w:r w:rsidDel="00AF535C">
          <w:rPr>
            <w:noProof/>
          </w:rPr>
          <w:fldChar w:fldCharType="separate"/>
        </w:r>
      </w:del>
      <w:ins w:id="538" w:author="Gustavo Moreira" w:date="2021-02-21T14:12:00Z">
        <w:r w:rsidR="00F217F9">
          <w:rPr>
            <w:b/>
            <w:bCs/>
            <w:noProof/>
            <w:lang w:val="pt-BR"/>
          </w:rPr>
          <w:t>Erro! A referência de hiperlink não é válida.</w:t>
        </w:r>
      </w:ins>
      <w:del w:id="539" w:author="Gustavo Moreira" w:date="2021-02-14T13:06:00Z">
        <w:r w:rsidR="00C7037D" w:rsidRPr="00B25C85" w:rsidDel="00AF535C">
          <w:rPr>
            <w:rStyle w:val="Hyperlink"/>
            <w:noProof/>
          </w:rPr>
          <w:delText>Figure 4 - Hierarchy tree of AI categories</w:delText>
        </w:r>
        <w:r w:rsidR="00C7037D" w:rsidDel="00AF535C">
          <w:rPr>
            <w:noProof/>
            <w:webHidden/>
          </w:rPr>
          <w:tab/>
        </w:r>
        <w:r w:rsidR="00C7037D" w:rsidDel="00AF535C">
          <w:rPr>
            <w:noProof/>
            <w:webHidden/>
          </w:rPr>
          <w:fldChar w:fldCharType="begin"/>
        </w:r>
        <w:r w:rsidR="00C7037D" w:rsidDel="00AF535C">
          <w:rPr>
            <w:noProof/>
            <w:webHidden/>
          </w:rPr>
          <w:delInstrText xml:space="preserve"> PAGEREF _Toc62986627 \h </w:delInstrText>
        </w:r>
        <w:r w:rsidR="00C7037D" w:rsidDel="00AF535C">
          <w:rPr>
            <w:noProof/>
            <w:webHidden/>
          </w:rPr>
        </w:r>
        <w:r w:rsidR="00C7037D" w:rsidDel="00AF535C">
          <w:rPr>
            <w:noProof/>
            <w:webHidden/>
          </w:rPr>
          <w:fldChar w:fldCharType="separate"/>
        </w:r>
        <w:r w:rsidR="00AF535C" w:rsidDel="00AF535C">
          <w:rPr>
            <w:noProof/>
            <w:webHidden/>
          </w:rPr>
          <w:delText>21</w:delText>
        </w:r>
        <w:r w:rsidR="00C7037D" w:rsidDel="00AF535C">
          <w:rPr>
            <w:noProof/>
            <w:webHidden/>
          </w:rPr>
          <w:fldChar w:fldCharType="end"/>
        </w:r>
        <w:r w:rsidDel="00AF535C">
          <w:rPr>
            <w:noProof/>
          </w:rPr>
          <w:fldChar w:fldCharType="end"/>
        </w:r>
      </w:del>
    </w:p>
    <w:p w14:paraId="4D61462E" w14:textId="570A040F" w:rsidR="00C7037D" w:rsidDel="00AF535C" w:rsidRDefault="003856FB">
      <w:pPr>
        <w:pStyle w:val="ndicedeilustraes"/>
        <w:tabs>
          <w:tab w:val="right" w:leader="dot" w:pos="8437"/>
        </w:tabs>
        <w:rPr>
          <w:del w:id="540" w:author="Gustavo Moreira" w:date="2021-02-14T13:06:00Z"/>
          <w:noProof/>
          <w:lang w:val="pt-PT" w:eastAsia="pt-PT"/>
        </w:rPr>
      </w:pPr>
      <w:del w:id="541" w:author="Gustavo Moreira" w:date="2021-02-14T13:06:00Z">
        <w:r w:rsidDel="00AF535C">
          <w:rPr>
            <w:noProof/>
          </w:rPr>
          <w:fldChar w:fldCharType="begin"/>
        </w:r>
        <w:r w:rsidDel="00AF535C">
          <w:rPr>
            <w:noProof/>
          </w:rPr>
          <w:delInstrText xml:space="preserve"> HYPERLINK \l "_Toc62986628" </w:delInstrText>
        </w:r>
        <w:r w:rsidDel="00AF535C">
          <w:rPr>
            <w:noProof/>
          </w:rPr>
          <w:fldChar w:fldCharType="separate"/>
        </w:r>
      </w:del>
      <w:ins w:id="542" w:author="Gustavo Moreira" w:date="2021-02-21T14:12:00Z">
        <w:r w:rsidR="00F217F9">
          <w:rPr>
            <w:b/>
            <w:bCs/>
            <w:noProof/>
            <w:lang w:val="pt-BR"/>
          </w:rPr>
          <w:t>Erro! A referência de hiperlink não é válida.</w:t>
        </w:r>
      </w:ins>
      <w:del w:id="543" w:author="Gustavo Moreira" w:date="2021-02-14T13:06:00Z">
        <w:r w:rsidR="00C7037D" w:rsidRPr="00B25C85" w:rsidDel="00AF535C">
          <w:rPr>
            <w:rStyle w:val="Hyperlink"/>
            <w:noProof/>
          </w:rPr>
          <w:delText>Figure 5 - Basic Machine Learning System Architecture</w:delText>
        </w:r>
        <w:r w:rsidR="00C7037D" w:rsidDel="00AF535C">
          <w:rPr>
            <w:noProof/>
            <w:webHidden/>
          </w:rPr>
          <w:tab/>
        </w:r>
        <w:r w:rsidR="00C7037D" w:rsidDel="00AF535C">
          <w:rPr>
            <w:noProof/>
            <w:webHidden/>
          </w:rPr>
          <w:fldChar w:fldCharType="begin"/>
        </w:r>
        <w:r w:rsidR="00C7037D" w:rsidDel="00AF535C">
          <w:rPr>
            <w:noProof/>
            <w:webHidden/>
          </w:rPr>
          <w:delInstrText xml:space="preserve"> PAGEREF _Toc62986628 \h </w:delInstrText>
        </w:r>
        <w:r w:rsidR="00C7037D" w:rsidDel="00AF535C">
          <w:rPr>
            <w:noProof/>
            <w:webHidden/>
          </w:rPr>
        </w:r>
        <w:r w:rsidR="00C7037D" w:rsidDel="00AF535C">
          <w:rPr>
            <w:noProof/>
            <w:webHidden/>
          </w:rPr>
          <w:fldChar w:fldCharType="separate"/>
        </w:r>
        <w:r w:rsidR="00AF535C" w:rsidDel="00AF535C">
          <w:rPr>
            <w:noProof/>
            <w:webHidden/>
          </w:rPr>
          <w:delText>24</w:delText>
        </w:r>
        <w:r w:rsidR="00C7037D" w:rsidDel="00AF535C">
          <w:rPr>
            <w:noProof/>
            <w:webHidden/>
          </w:rPr>
          <w:fldChar w:fldCharType="end"/>
        </w:r>
        <w:r w:rsidDel="00AF535C">
          <w:rPr>
            <w:noProof/>
          </w:rPr>
          <w:fldChar w:fldCharType="end"/>
        </w:r>
      </w:del>
    </w:p>
    <w:p w14:paraId="27CE3385" w14:textId="68A778AF" w:rsidR="00C7037D" w:rsidDel="00AF535C" w:rsidRDefault="003856FB">
      <w:pPr>
        <w:pStyle w:val="ndicedeilustraes"/>
        <w:tabs>
          <w:tab w:val="right" w:leader="dot" w:pos="8437"/>
        </w:tabs>
        <w:rPr>
          <w:del w:id="544" w:author="Gustavo Moreira" w:date="2021-02-14T13:06:00Z"/>
          <w:noProof/>
          <w:lang w:val="pt-PT" w:eastAsia="pt-PT"/>
        </w:rPr>
      </w:pPr>
      <w:del w:id="545" w:author="Gustavo Moreira" w:date="2021-02-14T13:06:00Z">
        <w:r w:rsidDel="00AF535C">
          <w:rPr>
            <w:noProof/>
          </w:rPr>
          <w:fldChar w:fldCharType="begin"/>
        </w:r>
        <w:r w:rsidDel="00AF535C">
          <w:rPr>
            <w:noProof/>
          </w:rPr>
          <w:delInstrText xml:space="preserve"> HYPERLINK \l "_Toc62986629" </w:delInstrText>
        </w:r>
        <w:r w:rsidDel="00AF535C">
          <w:rPr>
            <w:noProof/>
          </w:rPr>
          <w:fldChar w:fldCharType="separate"/>
        </w:r>
      </w:del>
      <w:ins w:id="546" w:author="Gustavo Moreira" w:date="2021-02-21T14:12:00Z">
        <w:r w:rsidR="00F217F9">
          <w:rPr>
            <w:b/>
            <w:bCs/>
            <w:noProof/>
            <w:lang w:val="pt-BR"/>
          </w:rPr>
          <w:t>Erro! A referência de hiperlink não é válida.</w:t>
        </w:r>
      </w:ins>
      <w:del w:id="547" w:author="Gustavo Moreira" w:date="2021-02-14T13:06:00Z">
        <w:r w:rsidR="00C7037D" w:rsidRPr="00B25C85" w:rsidDel="00AF535C">
          <w:rPr>
            <w:rStyle w:val="Hyperlink"/>
            <w:noProof/>
          </w:rPr>
          <w:delText>Figure 6 - Typical architecture of an artificial neural network</w:delText>
        </w:r>
        <w:r w:rsidR="00C7037D" w:rsidDel="00AF535C">
          <w:rPr>
            <w:noProof/>
            <w:webHidden/>
          </w:rPr>
          <w:tab/>
        </w:r>
        <w:r w:rsidR="00C7037D" w:rsidDel="00AF535C">
          <w:rPr>
            <w:noProof/>
            <w:webHidden/>
          </w:rPr>
          <w:fldChar w:fldCharType="begin"/>
        </w:r>
        <w:r w:rsidR="00C7037D" w:rsidDel="00AF535C">
          <w:rPr>
            <w:noProof/>
            <w:webHidden/>
          </w:rPr>
          <w:delInstrText xml:space="preserve"> PAGEREF _Toc62986629 \h </w:delInstrText>
        </w:r>
        <w:r w:rsidR="00C7037D" w:rsidDel="00AF535C">
          <w:rPr>
            <w:noProof/>
            <w:webHidden/>
          </w:rPr>
        </w:r>
        <w:r w:rsidR="00C7037D" w:rsidDel="00AF535C">
          <w:rPr>
            <w:noProof/>
            <w:webHidden/>
          </w:rPr>
          <w:fldChar w:fldCharType="separate"/>
        </w:r>
        <w:r w:rsidR="00AF535C" w:rsidDel="00AF535C">
          <w:rPr>
            <w:noProof/>
            <w:webHidden/>
          </w:rPr>
          <w:delText>26</w:delText>
        </w:r>
        <w:r w:rsidR="00C7037D" w:rsidDel="00AF535C">
          <w:rPr>
            <w:noProof/>
            <w:webHidden/>
          </w:rPr>
          <w:fldChar w:fldCharType="end"/>
        </w:r>
        <w:r w:rsidDel="00AF535C">
          <w:rPr>
            <w:noProof/>
          </w:rPr>
          <w:fldChar w:fldCharType="end"/>
        </w:r>
      </w:del>
    </w:p>
    <w:p w14:paraId="2C9B42DE" w14:textId="2234CE1F" w:rsidR="00C7037D" w:rsidDel="00AF535C" w:rsidRDefault="003856FB">
      <w:pPr>
        <w:pStyle w:val="ndicedeilustraes"/>
        <w:tabs>
          <w:tab w:val="right" w:leader="dot" w:pos="8437"/>
        </w:tabs>
        <w:rPr>
          <w:del w:id="548" w:author="Gustavo Moreira" w:date="2021-02-14T13:06:00Z"/>
          <w:noProof/>
          <w:lang w:val="pt-PT" w:eastAsia="pt-PT"/>
        </w:rPr>
      </w:pPr>
      <w:del w:id="549" w:author="Gustavo Moreira" w:date="2021-02-14T13:06:00Z">
        <w:r w:rsidDel="00AF535C">
          <w:rPr>
            <w:noProof/>
          </w:rPr>
          <w:fldChar w:fldCharType="begin"/>
        </w:r>
        <w:r w:rsidDel="00AF535C">
          <w:rPr>
            <w:noProof/>
          </w:rPr>
          <w:delInstrText xml:space="preserve"> HYPERLINK \l "_Toc62986630" </w:delInstrText>
        </w:r>
        <w:r w:rsidDel="00AF535C">
          <w:rPr>
            <w:noProof/>
          </w:rPr>
          <w:fldChar w:fldCharType="separate"/>
        </w:r>
      </w:del>
      <w:ins w:id="550" w:author="Gustavo Moreira" w:date="2021-02-21T14:12:00Z">
        <w:r w:rsidR="00F217F9">
          <w:rPr>
            <w:b/>
            <w:bCs/>
            <w:noProof/>
            <w:lang w:val="pt-BR"/>
          </w:rPr>
          <w:t>Erro! A referência de hiperlink não é válida.</w:t>
        </w:r>
      </w:ins>
      <w:del w:id="551" w:author="Gustavo Moreira" w:date="2021-02-14T13:06:00Z">
        <w:r w:rsidR="00C7037D" w:rsidRPr="00B25C85" w:rsidDel="00AF535C">
          <w:rPr>
            <w:rStyle w:val="Hyperlink"/>
            <w:noProof/>
          </w:rPr>
          <w:delText>Figure 7 - Refined Venn Diagram of AI scopes</w:delText>
        </w:r>
        <w:r w:rsidR="00C7037D" w:rsidDel="00AF535C">
          <w:rPr>
            <w:noProof/>
            <w:webHidden/>
          </w:rPr>
          <w:tab/>
        </w:r>
        <w:r w:rsidR="00C7037D" w:rsidDel="00AF535C">
          <w:rPr>
            <w:noProof/>
            <w:webHidden/>
          </w:rPr>
          <w:fldChar w:fldCharType="begin"/>
        </w:r>
        <w:r w:rsidR="00C7037D" w:rsidDel="00AF535C">
          <w:rPr>
            <w:noProof/>
            <w:webHidden/>
          </w:rPr>
          <w:delInstrText xml:space="preserve"> PAGEREF _Toc62986630 \h </w:delInstrText>
        </w:r>
        <w:r w:rsidR="00C7037D" w:rsidDel="00AF535C">
          <w:rPr>
            <w:noProof/>
            <w:webHidden/>
          </w:rPr>
        </w:r>
        <w:r w:rsidR="00C7037D" w:rsidDel="00AF535C">
          <w:rPr>
            <w:noProof/>
            <w:webHidden/>
          </w:rPr>
          <w:fldChar w:fldCharType="separate"/>
        </w:r>
        <w:r w:rsidR="00AF535C" w:rsidDel="00AF535C">
          <w:rPr>
            <w:noProof/>
            <w:webHidden/>
          </w:rPr>
          <w:delText>30</w:delText>
        </w:r>
        <w:r w:rsidR="00C7037D" w:rsidDel="00AF535C">
          <w:rPr>
            <w:noProof/>
            <w:webHidden/>
          </w:rPr>
          <w:fldChar w:fldCharType="end"/>
        </w:r>
        <w:r w:rsidDel="00AF535C">
          <w:rPr>
            <w:noProof/>
          </w:rPr>
          <w:fldChar w:fldCharType="end"/>
        </w:r>
      </w:del>
    </w:p>
    <w:p w14:paraId="6CE8910B" w14:textId="5B611869" w:rsidR="000B4B63" w:rsidRPr="002C7B7F" w:rsidDel="00C743BD" w:rsidRDefault="00C743BD">
      <w:pPr>
        <w:pStyle w:val="ndicedeilustraes"/>
        <w:tabs>
          <w:tab w:val="left" w:pos="255"/>
          <w:tab w:val="center" w:pos="4223"/>
          <w:tab w:val="right" w:leader="dot" w:pos="8437"/>
        </w:tabs>
        <w:rPr>
          <w:del w:id="552" w:author="Gustavo Moreira" w:date="2021-01-16T13:46:00Z"/>
          <w:noProof/>
          <w:lang w:val="pt-PT"/>
        </w:rPr>
        <w:pPrChange w:id="553" w:author="Gustavo Moreira" w:date="2021-01-16T13:49:00Z">
          <w:pPr>
            <w:pStyle w:val="ndicedeilustraes"/>
            <w:tabs>
              <w:tab w:val="right" w:leader="dot" w:pos="8437"/>
            </w:tabs>
          </w:pPr>
        </w:pPrChange>
      </w:pPr>
      <w:r>
        <w:rPr>
          <w:lang w:val="pt-PT"/>
        </w:rPr>
        <w:fldChar w:fldCharType="end"/>
      </w:r>
      <w:r>
        <w:rPr>
          <w:lang w:val="pt-PT"/>
        </w:rPr>
        <w:tab/>
      </w:r>
      <w:r>
        <w:rPr>
          <w:lang w:val="pt-PT"/>
        </w:rPr>
        <w:tab/>
      </w:r>
      <w:r>
        <w:rPr>
          <w:lang w:val="pt-PT"/>
        </w:rPr>
        <w:tab/>
      </w:r>
      <w:r>
        <w:rPr>
          <w:lang w:val="pt-PT"/>
        </w:rPr>
        <w:tab/>
      </w:r>
      <w:r>
        <w:rPr>
          <w:lang w:val="pt-PT"/>
        </w:rPr>
        <w:tab/>
      </w:r>
      <w:r>
        <w:rPr>
          <w:lang w:val="pt-PT"/>
        </w:rPr>
        <w:tab/>
      </w:r>
      <w:r>
        <w:rPr>
          <w:lang w:val="pt-PT"/>
        </w:rPr>
        <w:tab/>
      </w:r>
      <w:r>
        <w:rPr>
          <w:lang w:val="pt-PT"/>
        </w:rPr>
        <w:tab/>
      </w:r>
      <w:r>
        <w:rPr>
          <w:lang w:val="pt-PT"/>
        </w:rPr>
        <w:tab/>
      </w:r>
      <w:r>
        <w:rPr>
          <w:lang w:val="pt-PT"/>
        </w:rPr>
        <w:tab/>
      </w:r>
      <w:r>
        <w:rPr>
          <w:lang w:val="pt-PT"/>
        </w:rPr>
        <w:tab/>
      </w:r>
      <w:r>
        <w:rPr>
          <w:lang w:val="pt-PT"/>
        </w:rPr>
        <w:tab/>
      </w:r>
      <w:del w:id="554" w:author="Gustavo Moreira" w:date="2021-01-16T13:49:00Z">
        <w:r w:rsidR="00254177" w:rsidRPr="002C7B7F" w:rsidDel="00C743BD">
          <w:rPr>
            <w:lang w:val="pt-PT"/>
          </w:rPr>
          <w:fldChar w:fldCharType="begin"/>
        </w:r>
        <w:r w:rsidR="00CB7C2B" w:rsidRPr="002C7B7F" w:rsidDel="00C743BD">
          <w:rPr>
            <w:lang w:val="pt-PT"/>
          </w:rPr>
          <w:delInstrText xml:space="preserve"> TOC \c "Figura" </w:delInstrText>
        </w:r>
        <w:r w:rsidR="00254177" w:rsidRPr="002C7B7F" w:rsidDel="00C743BD">
          <w:rPr>
            <w:lang w:val="pt-PT"/>
          </w:rPr>
          <w:fldChar w:fldCharType="separate"/>
        </w:r>
        <w:r w:rsidDel="00C743BD">
          <w:rPr>
            <w:b/>
            <w:bCs/>
            <w:noProof/>
            <w:lang w:val="pt-BR"/>
          </w:rPr>
          <w:delText>Nenhuma entrada de índice de ilustrações foi.</w:delText>
        </w:r>
      </w:del>
      <w:del w:id="555" w:author="Gustavo Moreira" w:date="2021-01-16T13:46:00Z">
        <w:r w:rsidR="000B4B63" w:rsidRPr="002C7B7F" w:rsidDel="00C743BD">
          <w:rPr>
            <w:noProof/>
            <w:lang w:val="pt-PT"/>
          </w:rPr>
          <w:delText>Figura 1 – Esta legenda tem só uma linha</w:delText>
        </w:r>
        <w:r w:rsidR="000B4B63" w:rsidRPr="002C7B7F" w:rsidDel="00C743BD">
          <w:rPr>
            <w:noProof/>
            <w:lang w:val="pt-PT"/>
          </w:rPr>
          <w:tab/>
        </w:r>
        <w:r w:rsidR="000B4B63" w:rsidRPr="002C7B7F" w:rsidDel="00C743BD">
          <w:rPr>
            <w:noProof/>
            <w:lang w:val="pt-PT"/>
          </w:rPr>
          <w:fldChar w:fldCharType="begin"/>
        </w:r>
        <w:r w:rsidR="000B4B63" w:rsidRPr="002C7B7F" w:rsidDel="00C743BD">
          <w:rPr>
            <w:noProof/>
            <w:lang w:val="pt-PT"/>
          </w:rPr>
          <w:delInstrText xml:space="preserve"> PAGEREF _Toc314147220 \h </w:delInstrText>
        </w:r>
        <w:r w:rsidR="000B4B63" w:rsidRPr="002C7B7F" w:rsidDel="00C743BD">
          <w:rPr>
            <w:noProof/>
            <w:lang w:val="pt-PT"/>
          </w:rPr>
        </w:r>
        <w:r w:rsidR="000B4B63" w:rsidRPr="002C7B7F" w:rsidDel="00C743BD">
          <w:rPr>
            <w:noProof/>
            <w:lang w:val="pt-PT"/>
          </w:rPr>
          <w:fldChar w:fldCharType="separate"/>
        </w:r>
        <w:r w:rsidR="002C7B7F" w:rsidRPr="002C7B7F" w:rsidDel="00C743BD">
          <w:rPr>
            <w:noProof/>
            <w:lang w:val="pt-PT"/>
          </w:rPr>
          <w:delText>4</w:delText>
        </w:r>
        <w:r w:rsidR="000B4B63" w:rsidRPr="002C7B7F" w:rsidDel="00C743BD">
          <w:rPr>
            <w:noProof/>
            <w:lang w:val="pt-PT"/>
          </w:rPr>
          <w:fldChar w:fldCharType="end"/>
        </w:r>
      </w:del>
    </w:p>
    <w:p w14:paraId="31113634" w14:textId="0E57D30C" w:rsidR="000B4B63" w:rsidRPr="002C7B7F" w:rsidDel="00C743BD" w:rsidRDefault="000B4B63">
      <w:pPr>
        <w:pStyle w:val="ndicedeilustraes"/>
        <w:tabs>
          <w:tab w:val="right" w:leader="dot" w:pos="8437"/>
        </w:tabs>
        <w:rPr>
          <w:del w:id="556" w:author="Gustavo Moreira" w:date="2021-01-16T13:46:00Z"/>
          <w:noProof/>
          <w:lang w:val="pt-PT"/>
        </w:rPr>
      </w:pPr>
      <w:del w:id="557" w:author="Gustavo Moreira" w:date="2021-01-16T13:46:00Z">
        <w:r w:rsidRPr="002C7B7F" w:rsidDel="00C743BD">
          <w:rPr>
            <w:noProof/>
            <w:lang w:val="pt-PT"/>
          </w:rPr>
          <w:delText>Figura 2 – Esta legenda tem mais do que uma linha, por isso é justificada à esquerda, fonte calibri 10 pt.</w:delText>
        </w:r>
        <w:r w:rsidRPr="002C7B7F" w:rsidDel="00C743BD">
          <w:rPr>
            <w:noProof/>
            <w:lang w:val="pt-PT"/>
          </w:rPr>
          <w:tab/>
        </w:r>
        <w:r w:rsidRPr="002C7B7F" w:rsidDel="00C743BD">
          <w:rPr>
            <w:noProof/>
            <w:lang w:val="pt-PT"/>
          </w:rPr>
          <w:fldChar w:fldCharType="begin"/>
        </w:r>
        <w:r w:rsidRPr="002C7B7F" w:rsidDel="00C743BD">
          <w:rPr>
            <w:noProof/>
            <w:lang w:val="pt-PT"/>
          </w:rPr>
          <w:delInstrText xml:space="preserve"> PAGEREF _Toc314147221 \h </w:delInstrText>
        </w:r>
        <w:r w:rsidRPr="002C7B7F" w:rsidDel="00C743BD">
          <w:rPr>
            <w:noProof/>
            <w:lang w:val="pt-PT"/>
          </w:rPr>
        </w:r>
        <w:r w:rsidRPr="002C7B7F" w:rsidDel="00C743BD">
          <w:rPr>
            <w:noProof/>
            <w:lang w:val="pt-PT"/>
          </w:rPr>
          <w:fldChar w:fldCharType="separate"/>
        </w:r>
        <w:r w:rsidR="002C7B7F" w:rsidRPr="002C7B7F" w:rsidDel="00C743BD">
          <w:rPr>
            <w:noProof/>
            <w:lang w:val="pt-PT"/>
          </w:rPr>
          <w:delText>4</w:delText>
        </w:r>
        <w:r w:rsidRPr="002C7B7F" w:rsidDel="00C743BD">
          <w:rPr>
            <w:noProof/>
            <w:lang w:val="pt-PT"/>
          </w:rPr>
          <w:fldChar w:fldCharType="end"/>
        </w:r>
      </w:del>
    </w:p>
    <w:p w14:paraId="7C592F3F" w14:textId="5A483AEA" w:rsidR="000B4B63" w:rsidRPr="002C7B7F" w:rsidDel="00C743BD" w:rsidRDefault="000B4B63">
      <w:pPr>
        <w:pStyle w:val="ndicedeilustraes"/>
        <w:tabs>
          <w:tab w:val="right" w:leader="dot" w:pos="8437"/>
        </w:tabs>
        <w:rPr>
          <w:del w:id="558" w:author="Gustavo Moreira" w:date="2021-01-16T13:46:00Z"/>
          <w:noProof/>
          <w:lang w:val="pt-PT"/>
        </w:rPr>
      </w:pPr>
      <w:del w:id="559" w:author="Gustavo Moreira" w:date="2021-01-16T13:46:00Z">
        <w:r w:rsidRPr="002C7B7F" w:rsidDel="00C743BD">
          <w:rPr>
            <w:noProof/>
            <w:lang w:val="pt-PT"/>
          </w:rPr>
          <w:delText>Figura 3 – teste 3</w:delText>
        </w:r>
        <w:r w:rsidRPr="002C7B7F" w:rsidDel="00C743BD">
          <w:rPr>
            <w:noProof/>
            <w:lang w:val="pt-PT"/>
          </w:rPr>
          <w:tab/>
        </w:r>
        <w:r w:rsidRPr="002C7B7F" w:rsidDel="00C743BD">
          <w:rPr>
            <w:noProof/>
            <w:lang w:val="pt-PT"/>
          </w:rPr>
          <w:fldChar w:fldCharType="begin"/>
        </w:r>
        <w:r w:rsidRPr="002C7B7F" w:rsidDel="00C743BD">
          <w:rPr>
            <w:noProof/>
            <w:lang w:val="pt-PT"/>
          </w:rPr>
          <w:delInstrText xml:space="preserve"> PAGEREF _Toc314147222 \h </w:delInstrText>
        </w:r>
        <w:r w:rsidRPr="002C7B7F" w:rsidDel="00C743BD">
          <w:rPr>
            <w:noProof/>
            <w:lang w:val="pt-PT"/>
          </w:rPr>
        </w:r>
        <w:r w:rsidRPr="002C7B7F" w:rsidDel="00C743BD">
          <w:rPr>
            <w:noProof/>
            <w:lang w:val="pt-PT"/>
          </w:rPr>
          <w:fldChar w:fldCharType="separate"/>
        </w:r>
        <w:r w:rsidR="002C7B7F" w:rsidRPr="002C7B7F" w:rsidDel="00C743BD">
          <w:rPr>
            <w:noProof/>
            <w:lang w:val="pt-PT"/>
          </w:rPr>
          <w:delText>4</w:delText>
        </w:r>
        <w:r w:rsidRPr="002C7B7F" w:rsidDel="00C743BD">
          <w:rPr>
            <w:noProof/>
            <w:lang w:val="pt-PT"/>
          </w:rPr>
          <w:fldChar w:fldCharType="end"/>
        </w:r>
      </w:del>
    </w:p>
    <w:p w14:paraId="0476733C" w14:textId="20090EC2" w:rsidR="000B4B63" w:rsidRPr="002C7B7F" w:rsidDel="00C743BD" w:rsidRDefault="000B4B63">
      <w:pPr>
        <w:pStyle w:val="ndicedeilustraes"/>
        <w:tabs>
          <w:tab w:val="right" w:leader="dot" w:pos="8437"/>
        </w:tabs>
        <w:rPr>
          <w:del w:id="560" w:author="Gustavo Moreira" w:date="2021-01-16T13:46:00Z"/>
          <w:noProof/>
          <w:lang w:val="pt-PT"/>
        </w:rPr>
      </w:pPr>
      <w:del w:id="561" w:author="Gustavo Moreira" w:date="2021-01-16T13:46:00Z">
        <w:r w:rsidRPr="002C7B7F" w:rsidDel="00C743BD">
          <w:rPr>
            <w:noProof/>
            <w:lang w:val="pt-PT"/>
          </w:rPr>
          <w:delText>Figura 4 – teste 4</w:delText>
        </w:r>
        <w:r w:rsidRPr="002C7B7F" w:rsidDel="00C743BD">
          <w:rPr>
            <w:noProof/>
            <w:lang w:val="pt-PT"/>
          </w:rPr>
          <w:tab/>
        </w:r>
        <w:r w:rsidRPr="002C7B7F" w:rsidDel="00C743BD">
          <w:rPr>
            <w:noProof/>
            <w:lang w:val="pt-PT"/>
          </w:rPr>
          <w:fldChar w:fldCharType="begin"/>
        </w:r>
        <w:r w:rsidRPr="002C7B7F" w:rsidDel="00C743BD">
          <w:rPr>
            <w:noProof/>
            <w:lang w:val="pt-PT"/>
          </w:rPr>
          <w:delInstrText xml:space="preserve"> PAGEREF _Toc314147223 \h </w:delInstrText>
        </w:r>
        <w:r w:rsidRPr="002C7B7F" w:rsidDel="00C743BD">
          <w:rPr>
            <w:noProof/>
            <w:lang w:val="pt-PT"/>
          </w:rPr>
        </w:r>
        <w:r w:rsidRPr="002C7B7F" w:rsidDel="00C743BD">
          <w:rPr>
            <w:noProof/>
            <w:lang w:val="pt-PT"/>
          </w:rPr>
          <w:fldChar w:fldCharType="separate"/>
        </w:r>
        <w:r w:rsidR="002C7B7F" w:rsidRPr="002C7B7F" w:rsidDel="00C743BD">
          <w:rPr>
            <w:noProof/>
            <w:lang w:val="pt-PT"/>
          </w:rPr>
          <w:delText>4</w:delText>
        </w:r>
        <w:r w:rsidRPr="002C7B7F" w:rsidDel="00C743BD">
          <w:rPr>
            <w:noProof/>
            <w:lang w:val="pt-PT"/>
          </w:rPr>
          <w:fldChar w:fldCharType="end"/>
        </w:r>
      </w:del>
    </w:p>
    <w:p w14:paraId="4F2F7546" w14:textId="7633241E" w:rsidR="00D154A7" w:rsidRPr="002C7B7F" w:rsidDel="00C743BD" w:rsidRDefault="00254177" w:rsidP="00D154A7">
      <w:pPr>
        <w:pStyle w:val="TextosemFormatao"/>
        <w:rPr>
          <w:del w:id="562" w:author="Gustavo Moreira" w:date="2021-01-16T13:49:00Z"/>
          <w:lang w:val="pt-PT"/>
        </w:rPr>
      </w:pPr>
      <w:del w:id="563" w:author="Gustavo Moreira" w:date="2021-01-16T13:49:00Z">
        <w:r w:rsidRPr="002C7B7F" w:rsidDel="00C743BD">
          <w:rPr>
            <w:lang w:val="pt-PT"/>
          </w:rPr>
          <w:fldChar w:fldCharType="end"/>
        </w:r>
      </w:del>
    </w:p>
    <w:p w14:paraId="6AB2EC46" w14:textId="752F1C1F" w:rsidR="00D154A7" w:rsidRPr="002C7B7F" w:rsidDel="00C743BD" w:rsidRDefault="00D154A7">
      <w:pPr>
        <w:rPr>
          <w:del w:id="564" w:author="Gustavo Moreira" w:date="2021-01-16T13:49:00Z"/>
          <w:rFonts w:ascii="Consolas" w:hAnsi="Consolas" w:cs="Consolas"/>
          <w:sz w:val="21"/>
          <w:szCs w:val="21"/>
          <w:lang w:val="pt-PT"/>
        </w:rPr>
      </w:pPr>
      <w:del w:id="565" w:author="Gustavo Moreira" w:date="2021-01-16T13:49:00Z">
        <w:r w:rsidRPr="002C7B7F" w:rsidDel="00C743BD">
          <w:rPr>
            <w:lang w:val="pt-PT"/>
          </w:rPr>
          <w:br w:type="page"/>
        </w:r>
      </w:del>
    </w:p>
    <w:p w14:paraId="6D1F1E35" w14:textId="77777777" w:rsidR="00D154A7" w:rsidRPr="002C7B7F" w:rsidRDefault="00D154A7" w:rsidP="00D154A7">
      <w:pPr>
        <w:pStyle w:val="AssinaturadeEmail"/>
        <w:jc w:val="center"/>
        <w:rPr>
          <w:b/>
          <w:sz w:val="36"/>
          <w:lang w:val="pt-PT"/>
        </w:rPr>
      </w:pPr>
    </w:p>
    <w:p w14:paraId="5DD6BCDB" w14:textId="77777777" w:rsidR="00D154A7" w:rsidRPr="002C7B7F" w:rsidRDefault="00D154A7" w:rsidP="00D154A7">
      <w:pPr>
        <w:pStyle w:val="AssinaturadeEmail"/>
        <w:jc w:val="center"/>
        <w:rPr>
          <w:b/>
          <w:sz w:val="36"/>
          <w:lang w:val="pt-PT"/>
        </w:rPr>
      </w:pPr>
    </w:p>
    <w:p w14:paraId="12180317" w14:textId="77777777" w:rsidR="00D154A7" w:rsidRPr="002C7B7F" w:rsidRDefault="00D154A7" w:rsidP="00D154A7">
      <w:pPr>
        <w:pStyle w:val="AssinaturadeEmail"/>
        <w:jc w:val="center"/>
        <w:rPr>
          <w:b/>
          <w:sz w:val="36"/>
          <w:lang w:val="pt-PT"/>
        </w:rPr>
      </w:pPr>
    </w:p>
    <w:p w14:paraId="3E3B418D" w14:textId="77777777" w:rsidR="00D154A7" w:rsidRPr="002C7B7F" w:rsidRDefault="00D154A7" w:rsidP="00D154A7">
      <w:pPr>
        <w:pStyle w:val="AssinaturadeEmail"/>
        <w:jc w:val="center"/>
        <w:rPr>
          <w:b/>
          <w:sz w:val="36"/>
          <w:lang w:val="pt-PT"/>
        </w:rPr>
      </w:pPr>
    </w:p>
    <w:p w14:paraId="024EA0E8" w14:textId="77777777" w:rsidR="00D154A7" w:rsidRPr="002C7B7F" w:rsidRDefault="00D154A7" w:rsidP="00D154A7">
      <w:pPr>
        <w:pStyle w:val="AssinaturadeEmail"/>
        <w:jc w:val="center"/>
        <w:rPr>
          <w:b/>
          <w:sz w:val="36"/>
          <w:lang w:val="pt-PT"/>
        </w:rPr>
      </w:pPr>
    </w:p>
    <w:p w14:paraId="1D7FA03A" w14:textId="77777777" w:rsidR="00D154A7" w:rsidRPr="002C7B7F" w:rsidRDefault="00D154A7" w:rsidP="00D154A7">
      <w:pPr>
        <w:pStyle w:val="AssinaturadeEmail"/>
        <w:jc w:val="center"/>
        <w:rPr>
          <w:b/>
          <w:sz w:val="36"/>
          <w:lang w:val="pt-PT"/>
        </w:rPr>
      </w:pPr>
    </w:p>
    <w:p w14:paraId="44329089" w14:textId="77777777" w:rsidR="00D154A7" w:rsidRPr="002C7B7F" w:rsidRDefault="00D154A7" w:rsidP="00D154A7">
      <w:pPr>
        <w:pStyle w:val="AssinaturadeEmail"/>
        <w:jc w:val="center"/>
        <w:rPr>
          <w:b/>
          <w:sz w:val="36"/>
          <w:lang w:val="pt-PT"/>
        </w:rPr>
      </w:pPr>
    </w:p>
    <w:p w14:paraId="62DFC2D7" w14:textId="77777777" w:rsidR="00D154A7" w:rsidRPr="002C7B7F" w:rsidRDefault="00D154A7" w:rsidP="00D154A7">
      <w:pPr>
        <w:pStyle w:val="AssinaturadeEmail"/>
        <w:jc w:val="center"/>
        <w:rPr>
          <w:b/>
          <w:sz w:val="36"/>
          <w:lang w:val="pt-PT"/>
        </w:rPr>
      </w:pPr>
    </w:p>
    <w:p w14:paraId="3D42A199" w14:textId="77777777" w:rsidR="000E7766" w:rsidRPr="002C7B7F" w:rsidRDefault="00D154A7" w:rsidP="00D154A7">
      <w:pPr>
        <w:pStyle w:val="AssinaturadeEmail"/>
        <w:jc w:val="center"/>
        <w:rPr>
          <w:b/>
          <w:color w:val="BFBFBF" w:themeColor="background1" w:themeShade="BF"/>
          <w:sz w:val="36"/>
          <w:lang w:val="pt-PT"/>
        </w:rPr>
        <w:sectPr w:rsidR="000E7766" w:rsidRPr="002C7B7F" w:rsidSect="000B4B63">
          <w:headerReference w:type="even" r:id="rId12"/>
          <w:headerReference w:type="default" r:id="rId13"/>
          <w:pgSz w:w="11906" w:h="16838"/>
          <w:pgMar w:top="1985" w:right="1474" w:bottom="1418" w:left="1985" w:header="709" w:footer="709" w:gutter="0"/>
          <w:pgNumType w:fmt="lowerRoman"/>
          <w:cols w:space="708"/>
          <w:titlePg/>
          <w:docGrid w:linePitch="360"/>
        </w:sectPr>
      </w:pPr>
      <w:r w:rsidRPr="002C7B7F">
        <w:rPr>
          <w:b/>
          <w:color w:val="BFBFBF" w:themeColor="background1" w:themeShade="BF"/>
          <w:sz w:val="36"/>
          <w:lang w:val="pt-PT"/>
        </w:rPr>
        <w:t>Inserir página em branco apenas se necessário de modo a que a próxima secção come</w:t>
      </w:r>
      <w:r w:rsidR="00A55DD4" w:rsidRPr="002C7B7F">
        <w:rPr>
          <w:b/>
          <w:color w:val="BFBFBF" w:themeColor="background1" w:themeShade="BF"/>
          <w:sz w:val="36"/>
          <w:lang w:val="pt-PT"/>
        </w:rPr>
        <w:t>c</w:t>
      </w:r>
      <w:r w:rsidRPr="002C7B7F">
        <w:rPr>
          <w:b/>
          <w:color w:val="BFBFBF" w:themeColor="background1" w:themeShade="BF"/>
          <w:sz w:val="36"/>
          <w:lang w:val="pt-PT"/>
        </w:rPr>
        <w:t>e numa página à direita</w:t>
      </w:r>
    </w:p>
    <w:p w14:paraId="403E4F36" w14:textId="77777777" w:rsidR="00D154A7" w:rsidRPr="002C7B7F" w:rsidRDefault="000E7766" w:rsidP="0010069C">
      <w:pPr>
        <w:pStyle w:val="Ttulo"/>
        <w:rPr>
          <w:lang w:val="pt-PT"/>
        </w:rPr>
      </w:pPr>
      <w:r w:rsidRPr="002C7B7F">
        <w:rPr>
          <w:lang w:val="pt-PT"/>
        </w:rPr>
        <w:lastRenderedPageBreak/>
        <w:t>Lista de T</w:t>
      </w:r>
      <w:r w:rsidR="00D154A7" w:rsidRPr="002C7B7F">
        <w:rPr>
          <w:lang w:val="pt-PT"/>
        </w:rPr>
        <w:t>abelas</w:t>
      </w:r>
    </w:p>
    <w:p w14:paraId="3EAAC401" w14:textId="782972E3" w:rsidR="00D154A7" w:rsidRPr="002C7B7F" w:rsidRDefault="00DB344C" w:rsidP="00D154A7">
      <w:pPr>
        <w:pStyle w:val="TextosemFormatao"/>
        <w:rPr>
          <w:lang w:val="pt-PT"/>
        </w:rPr>
      </w:pPr>
      <w:r>
        <w:rPr>
          <w:lang w:val="pt-PT"/>
        </w:rPr>
        <w:fldChar w:fldCharType="begin"/>
      </w:r>
      <w:r>
        <w:rPr>
          <w:lang w:val="pt-PT"/>
        </w:rPr>
        <w:instrText xml:space="preserve"> TOC \h \z \c "Tabela" </w:instrText>
      </w:r>
      <w:r>
        <w:rPr>
          <w:lang w:val="pt-PT"/>
        </w:rPr>
        <w:fldChar w:fldCharType="separate"/>
      </w:r>
      <w:r>
        <w:rPr>
          <w:b/>
          <w:bCs/>
          <w:noProof/>
          <w:lang w:val="pt-BR"/>
        </w:rPr>
        <w:t>Nenhuma entrada de índice de ilustrações foi encontrada.</w:t>
      </w:r>
      <w:r>
        <w:rPr>
          <w:lang w:val="pt-PT"/>
        </w:rPr>
        <w:fldChar w:fldCharType="end"/>
      </w:r>
    </w:p>
    <w:p w14:paraId="382E3F84" w14:textId="77777777" w:rsidR="00D154A7" w:rsidRPr="002C7B7F" w:rsidRDefault="00D154A7">
      <w:pPr>
        <w:rPr>
          <w:rFonts w:ascii="Consolas" w:hAnsi="Consolas" w:cs="Consolas"/>
          <w:sz w:val="21"/>
          <w:szCs w:val="21"/>
          <w:lang w:val="pt-PT"/>
        </w:rPr>
      </w:pPr>
      <w:r w:rsidRPr="002C7B7F">
        <w:rPr>
          <w:lang w:val="pt-PT"/>
        </w:rPr>
        <w:br w:type="page"/>
      </w:r>
    </w:p>
    <w:p w14:paraId="61478D08" w14:textId="77777777" w:rsidR="00D154A7" w:rsidRPr="002C7B7F" w:rsidRDefault="00D154A7" w:rsidP="00D154A7">
      <w:pPr>
        <w:pStyle w:val="AssinaturadeEmail"/>
        <w:jc w:val="center"/>
        <w:rPr>
          <w:b/>
          <w:sz w:val="36"/>
          <w:lang w:val="pt-PT"/>
        </w:rPr>
      </w:pPr>
    </w:p>
    <w:p w14:paraId="10FA6332" w14:textId="77777777" w:rsidR="00D154A7" w:rsidRPr="002C7B7F" w:rsidRDefault="00D154A7" w:rsidP="00D154A7">
      <w:pPr>
        <w:pStyle w:val="AssinaturadeEmail"/>
        <w:jc w:val="center"/>
        <w:rPr>
          <w:b/>
          <w:sz w:val="36"/>
          <w:lang w:val="pt-PT"/>
        </w:rPr>
      </w:pPr>
    </w:p>
    <w:p w14:paraId="70BC2F3B" w14:textId="77777777" w:rsidR="00D154A7" w:rsidRPr="002C7B7F" w:rsidRDefault="00D154A7" w:rsidP="00D154A7">
      <w:pPr>
        <w:pStyle w:val="AssinaturadeEmail"/>
        <w:jc w:val="center"/>
        <w:rPr>
          <w:b/>
          <w:sz w:val="36"/>
          <w:lang w:val="pt-PT"/>
        </w:rPr>
      </w:pPr>
    </w:p>
    <w:p w14:paraId="7E6CE1DE" w14:textId="77777777" w:rsidR="00D154A7" w:rsidRPr="002C7B7F" w:rsidRDefault="00D154A7" w:rsidP="00D154A7">
      <w:pPr>
        <w:pStyle w:val="AssinaturadeEmail"/>
        <w:jc w:val="center"/>
        <w:rPr>
          <w:b/>
          <w:sz w:val="36"/>
          <w:lang w:val="pt-PT"/>
        </w:rPr>
      </w:pPr>
    </w:p>
    <w:p w14:paraId="3221F02B" w14:textId="77777777" w:rsidR="00D154A7" w:rsidRPr="002C7B7F" w:rsidRDefault="00D154A7" w:rsidP="00D154A7">
      <w:pPr>
        <w:pStyle w:val="AssinaturadeEmail"/>
        <w:jc w:val="center"/>
        <w:rPr>
          <w:b/>
          <w:sz w:val="36"/>
          <w:lang w:val="pt-PT"/>
        </w:rPr>
      </w:pPr>
    </w:p>
    <w:p w14:paraId="5B077876" w14:textId="77777777" w:rsidR="00D154A7" w:rsidRPr="002C7B7F" w:rsidRDefault="00D154A7" w:rsidP="00D154A7">
      <w:pPr>
        <w:pStyle w:val="AssinaturadeEmail"/>
        <w:jc w:val="center"/>
        <w:rPr>
          <w:b/>
          <w:sz w:val="36"/>
          <w:lang w:val="pt-PT"/>
        </w:rPr>
      </w:pPr>
    </w:p>
    <w:p w14:paraId="48A534B6" w14:textId="77777777" w:rsidR="00D154A7" w:rsidRPr="002C7B7F" w:rsidRDefault="00D154A7" w:rsidP="00D154A7">
      <w:pPr>
        <w:pStyle w:val="AssinaturadeEmail"/>
        <w:jc w:val="center"/>
        <w:rPr>
          <w:b/>
          <w:sz w:val="36"/>
          <w:lang w:val="pt-PT"/>
        </w:rPr>
      </w:pPr>
    </w:p>
    <w:p w14:paraId="04E40EE6" w14:textId="77777777" w:rsidR="00D154A7" w:rsidRPr="002C7B7F" w:rsidRDefault="00D154A7" w:rsidP="00D154A7">
      <w:pPr>
        <w:pStyle w:val="AssinaturadeEmail"/>
        <w:jc w:val="center"/>
        <w:rPr>
          <w:b/>
          <w:sz w:val="36"/>
          <w:lang w:val="pt-PT"/>
        </w:rPr>
      </w:pPr>
    </w:p>
    <w:p w14:paraId="3C1C4CCB" w14:textId="77777777" w:rsidR="000E7766" w:rsidRPr="002C7B7F" w:rsidRDefault="00D154A7" w:rsidP="00D154A7">
      <w:pPr>
        <w:pStyle w:val="AssinaturadeEmail"/>
        <w:jc w:val="center"/>
        <w:rPr>
          <w:b/>
          <w:color w:val="BFBFBF" w:themeColor="background1" w:themeShade="BF"/>
          <w:sz w:val="36"/>
          <w:lang w:val="pt-PT"/>
        </w:rPr>
        <w:sectPr w:rsidR="000E7766" w:rsidRPr="002C7B7F" w:rsidSect="000B4B63">
          <w:pgSz w:w="11906" w:h="16838"/>
          <w:pgMar w:top="1985" w:right="1474" w:bottom="1418" w:left="1985" w:header="709" w:footer="709" w:gutter="0"/>
          <w:pgNumType w:fmt="lowerRoman"/>
          <w:cols w:space="708"/>
          <w:titlePg/>
          <w:docGrid w:linePitch="360"/>
        </w:sectPr>
      </w:pPr>
      <w:r w:rsidRPr="002C7B7F">
        <w:rPr>
          <w:b/>
          <w:color w:val="BFBFBF" w:themeColor="background1" w:themeShade="BF"/>
          <w:sz w:val="36"/>
          <w:lang w:val="pt-PT"/>
        </w:rPr>
        <w:t>Inserir página em branco apenas se necessário de modo a que a próxima secção come</w:t>
      </w:r>
      <w:r w:rsidR="00A55DD4" w:rsidRPr="002C7B7F">
        <w:rPr>
          <w:b/>
          <w:color w:val="BFBFBF" w:themeColor="background1" w:themeShade="BF"/>
          <w:sz w:val="36"/>
          <w:lang w:val="pt-PT"/>
        </w:rPr>
        <w:t>c</w:t>
      </w:r>
      <w:r w:rsidRPr="002C7B7F">
        <w:rPr>
          <w:b/>
          <w:color w:val="BFBFBF" w:themeColor="background1" w:themeShade="BF"/>
          <w:sz w:val="36"/>
          <w:lang w:val="pt-PT"/>
        </w:rPr>
        <w:t>e numa página à direita</w:t>
      </w:r>
    </w:p>
    <w:p w14:paraId="24BAED47" w14:textId="77777777" w:rsidR="00D154A7" w:rsidRPr="002C7B7F" w:rsidRDefault="00DF4932" w:rsidP="0010069C">
      <w:pPr>
        <w:pStyle w:val="Ttulo"/>
        <w:rPr>
          <w:lang w:val="pt-PT"/>
        </w:rPr>
      </w:pPr>
      <w:r w:rsidRPr="002C7B7F">
        <w:rPr>
          <w:lang w:val="pt-PT"/>
        </w:rPr>
        <w:lastRenderedPageBreak/>
        <w:t>Acrónimos</w:t>
      </w:r>
      <w:r w:rsidR="00D154A7" w:rsidRPr="002C7B7F">
        <w:rPr>
          <w:lang w:val="pt-PT"/>
        </w:rPr>
        <w:t xml:space="preserve"> e Símbolos</w:t>
      </w:r>
    </w:p>
    <w:p w14:paraId="322D74FE" w14:textId="77777777" w:rsidR="00D154A7" w:rsidRPr="002C7B7F" w:rsidRDefault="00D154A7" w:rsidP="00D154A7">
      <w:pPr>
        <w:pStyle w:val="TextosemFormatao"/>
        <w:rPr>
          <w:lang w:val="pt-PT"/>
        </w:rPr>
      </w:pPr>
    </w:p>
    <w:p w14:paraId="14EDF098" w14:textId="77777777" w:rsidR="00D154A7" w:rsidRPr="002C7B7F" w:rsidRDefault="00D154A7" w:rsidP="00D154A7">
      <w:pPr>
        <w:rPr>
          <w:b/>
          <w:sz w:val="28"/>
          <w:lang w:val="pt-PT"/>
        </w:rPr>
      </w:pPr>
      <w:r w:rsidRPr="002C7B7F">
        <w:rPr>
          <w:b/>
          <w:sz w:val="28"/>
          <w:lang w:val="pt-PT"/>
        </w:rPr>
        <w:t>Lista de A</w:t>
      </w:r>
      <w:r w:rsidR="00DF4932" w:rsidRPr="002C7B7F">
        <w:rPr>
          <w:b/>
          <w:sz w:val="28"/>
          <w:lang w:val="pt-PT"/>
        </w:rPr>
        <w:t xml:space="preserve">crónimos </w:t>
      </w:r>
    </w:p>
    <w:p w14:paraId="35322515" w14:textId="112FD5EA" w:rsidR="00D154A7" w:rsidRPr="002C7B7F" w:rsidRDefault="00D154A7" w:rsidP="007366C5">
      <w:pPr>
        <w:rPr>
          <w:lang w:val="pt-PT"/>
        </w:rPr>
      </w:pPr>
      <w:r w:rsidRPr="002C7B7F">
        <w:rPr>
          <w:b/>
          <w:lang w:val="pt-PT"/>
        </w:rPr>
        <w:t>IA</w:t>
      </w:r>
      <w:r w:rsidRPr="002C7B7F">
        <w:rPr>
          <w:lang w:val="pt-PT"/>
        </w:rPr>
        <w:tab/>
      </w:r>
      <w:r w:rsidRPr="002C7B7F">
        <w:rPr>
          <w:lang w:val="pt-PT"/>
        </w:rPr>
        <w:tab/>
        <w:t xml:space="preserve"> Inteligência Artificial</w:t>
      </w:r>
    </w:p>
    <w:p w14:paraId="5FC57051" w14:textId="77777777" w:rsidR="00DF4932" w:rsidRPr="002C7B7F" w:rsidRDefault="00CE0B8B" w:rsidP="00CE0B8B">
      <w:pPr>
        <w:rPr>
          <w:b/>
          <w:sz w:val="28"/>
          <w:lang w:val="pt-PT"/>
        </w:rPr>
      </w:pPr>
      <w:r w:rsidRPr="002C7B7F">
        <w:rPr>
          <w:b/>
          <w:sz w:val="28"/>
          <w:lang w:val="pt-PT"/>
        </w:rPr>
        <w:t>Lista de Símbolos</w:t>
      </w:r>
    </w:p>
    <w:p w14:paraId="3472BD86" w14:textId="77777777" w:rsidR="00CE0B8B" w:rsidRPr="002C7B7F" w:rsidRDefault="00CE0B8B" w:rsidP="00CE0B8B">
      <w:pPr>
        <w:rPr>
          <w:lang w:val="pt-PT"/>
        </w:rPr>
      </w:pPr>
      <w:r w:rsidRPr="002C7B7F">
        <w:rPr>
          <w:b/>
          <w:lang w:val="pt-PT"/>
        </w:rPr>
        <w:t>β</w:t>
      </w:r>
      <w:r w:rsidRPr="002C7B7F">
        <w:rPr>
          <w:lang w:val="pt-PT"/>
        </w:rPr>
        <w:tab/>
      </w:r>
      <w:r w:rsidRPr="002C7B7F">
        <w:rPr>
          <w:lang w:val="pt-PT"/>
        </w:rPr>
        <w:tab/>
      </w:r>
      <w:r w:rsidRPr="002C7B7F">
        <w:rPr>
          <w:lang w:val="pt-PT"/>
        </w:rPr>
        <w:tab/>
        <w:t>Largura de banda</w:t>
      </w:r>
    </w:p>
    <w:p w14:paraId="41358D8A" w14:textId="77777777" w:rsidR="00CE0B8B" w:rsidRPr="002C7B7F" w:rsidRDefault="00CE0B8B">
      <w:pPr>
        <w:rPr>
          <w:rFonts w:ascii="Consolas" w:hAnsi="Consolas" w:cs="Consolas"/>
          <w:sz w:val="21"/>
          <w:szCs w:val="21"/>
          <w:lang w:val="pt-PT"/>
        </w:rPr>
      </w:pPr>
      <w:r w:rsidRPr="002C7B7F">
        <w:rPr>
          <w:lang w:val="pt-PT"/>
        </w:rPr>
        <w:br w:type="page"/>
      </w:r>
    </w:p>
    <w:p w14:paraId="3E83B9EE" w14:textId="77777777" w:rsidR="00CE0B8B" w:rsidRPr="002C7B7F" w:rsidRDefault="00CE0B8B" w:rsidP="00CE0B8B">
      <w:pPr>
        <w:pStyle w:val="TextosemFormatao"/>
        <w:rPr>
          <w:lang w:val="pt-PT"/>
        </w:rPr>
      </w:pPr>
    </w:p>
    <w:p w14:paraId="5E80AE49" w14:textId="77777777" w:rsidR="00CE0B8B" w:rsidRPr="002C7B7F" w:rsidRDefault="00CE0B8B" w:rsidP="00CE0B8B">
      <w:pPr>
        <w:pStyle w:val="TextosemFormatao"/>
        <w:rPr>
          <w:lang w:val="pt-PT"/>
        </w:rPr>
      </w:pPr>
    </w:p>
    <w:p w14:paraId="09AB03A9" w14:textId="77777777" w:rsidR="00CE0B8B" w:rsidRPr="002C7B7F" w:rsidRDefault="00CE0B8B" w:rsidP="00CE0B8B">
      <w:pPr>
        <w:pStyle w:val="TextosemFormatao"/>
        <w:rPr>
          <w:lang w:val="pt-PT"/>
        </w:rPr>
      </w:pPr>
    </w:p>
    <w:p w14:paraId="00B81568" w14:textId="77777777" w:rsidR="00CE0B8B" w:rsidRPr="002C7B7F" w:rsidRDefault="00CE0B8B" w:rsidP="00CE0B8B">
      <w:pPr>
        <w:pStyle w:val="TextosemFormatao"/>
        <w:rPr>
          <w:lang w:val="pt-PT"/>
        </w:rPr>
      </w:pPr>
    </w:p>
    <w:p w14:paraId="3119F44C" w14:textId="77777777" w:rsidR="00CE0B8B" w:rsidRPr="002C7B7F" w:rsidRDefault="00CE0B8B" w:rsidP="00CE0B8B">
      <w:pPr>
        <w:pStyle w:val="TextosemFormatao"/>
        <w:rPr>
          <w:lang w:val="pt-PT"/>
        </w:rPr>
      </w:pPr>
    </w:p>
    <w:p w14:paraId="4BBDE652" w14:textId="77777777" w:rsidR="00CE0B8B" w:rsidRPr="002C7B7F" w:rsidRDefault="00CE0B8B" w:rsidP="00CE0B8B">
      <w:pPr>
        <w:pStyle w:val="TextosemFormatao"/>
        <w:rPr>
          <w:lang w:val="pt-PT"/>
        </w:rPr>
      </w:pPr>
    </w:p>
    <w:p w14:paraId="4F39AD8B" w14:textId="77777777" w:rsidR="00CE0B8B" w:rsidRPr="002C7B7F" w:rsidRDefault="00CE0B8B" w:rsidP="00CE0B8B">
      <w:pPr>
        <w:pStyle w:val="TextosemFormatao"/>
        <w:rPr>
          <w:lang w:val="pt-PT"/>
        </w:rPr>
      </w:pPr>
    </w:p>
    <w:p w14:paraId="72C3963E" w14:textId="77777777" w:rsidR="00481C22" w:rsidRPr="002C7B7F" w:rsidRDefault="00CE0B8B" w:rsidP="00CE0B8B">
      <w:pPr>
        <w:pStyle w:val="AssinaturadeEmail"/>
        <w:jc w:val="center"/>
        <w:rPr>
          <w:b/>
          <w:color w:val="BFBFBF" w:themeColor="background1" w:themeShade="BF"/>
          <w:sz w:val="36"/>
          <w:lang w:val="pt-PT"/>
        </w:rPr>
      </w:pPr>
      <w:r w:rsidRPr="002C7B7F">
        <w:rPr>
          <w:b/>
          <w:color w:val="BFBFBF" w:themeColor="background1" w:themeShade="BF"/>
          <w:sz w:val="36"/>
          <w:lang w:val="pt-PT"/>
        </w:rPr>
        <w:t>Inserir página em branco apenas se necessário de modo a que a próxima secção come</w:t>
      </w:r>
      <w:r w:rsidR="00A55DD4" w:rsidRPr="002C7B7F">
        <w:rPr>
          <w:b/>
          <w:color w:val="BFBFBF" w:themeColor="background1" w:themeShade="BF"/>
          <w:sz w:val="36"/>
          <w:lang w:val="pt-PT"/>
        </w:rPr>
        <w:t>c</w:t>
      </w:r>
      <w:r w:rsidRPr="002C7B7F">
        <w:rPr>
          <w:b/>
          <w:color w:val="BFBFBF" w:themeColor="background1" w:themeShade="BF"/>
          <w:sz w:val="36"/>
          <w:lang w:val="pt-PT"/>
        </w:rPr>
        <w:t>e numa página à direita</w:t>
      </w:r>
    </w:p>
    <w:p w14:paraId="5467C62D" w14:textId="77777777" w:rsidR="00971D76" w:rsidRPr="002C7B7F" w:rsidRDefault="00971D76" w:rsidP="00CE0B8B">
      <w:pPr>
        <w:pStyle w:val="AssinaturadeEmail"/>
        <w:jc w:val="center"/>
        <w:rPr>
          <w:b/>
          <w:color w:val="BFBFBF" w:themeColor="background1" w:themeShade="BF"/>
          <w:sz w:val="36"/>
          <w:lang w:val="pt-PT"/>
        </w:rPr>
      </w:pPr>
    </w:p>
    <w:p w14:paraId="2C2A9DB7" w14:textId="77777777" w:rsidR="00971D76" w:rsidRPr="002C7B7F" w:rsidRDefault="00971D76">
      <w:pPr>
        <w:rPr>
          <w:b/>
          <w:color w:val="BFBFBF" w:themeColor="background1" w:themeShade="BF"/>
          <w:sz w:val="36"/>
          <w:lang w:val="pt-PT"/>
        </w:rPr>
        <w:sectPr w:rsidR="00971D76" w:rsidRPr="002C7B7F" w:rsidSect="000B4B63">
          <w:footerReference w:type="even" r:id="rId14"/>
          <w:pgSz w:w="11906" w:h="16838"/>
          <w:pgMar w:top="1985" w:right="1474" w:bottom="1418" w:left="1985" w:header="709" w:footer="709" w:gutter="0"/>
          <w:pgNumType w:fmt="lowerRoman"/>
          <w:cols w:space="708"/>
          <w:titlePg/>
          <w:docGrid w:linePitch="360"/>
        </w:sectPr>
      </w:pPr>
    </w:p>
    <w:p w14:paraId="79F1487F" w14:textId="6B237A70" w:rsidR="00424E04" w:rsidRDefault="00AB22FC">
      <w:pPr>
        <w:pStyle w:val="Ttulo1"/>
      </w:pPr>
      <w:bookmarkStart w:id="566" w:name="_Toc312707138"/>
      <w:bookmarkStart w:id="567" w:name="_Toc64809207"/>
      <w:bookmarkStart w:id="568" w:name="_Toc55708697"/>
      <w:bookmarkStart w:id="569" w:name="_Toc110319565"/>
      <w:bookmarkEnd w:id="566"/>
      <w:r>
        <w:lastRenderedPageBreak/>
        <w:t>Introduction</w:t>
      </w:r>
      <w:bookmarkEnd w:id="567"/>
    </w:p>
    <w:p w14:paraId="4B1D07B5" w14:textId="6A6EF626" w:rsidR="00B06751" w:rsidRPr="00B12037" w:rsidRDefault="00B12037" w:rsidP="00B06751">
      <w:r w:rsidRPr="00B12037">
        <w:t xml:space="preserve">This chapter has as </w:t>
      </w:r>
      <w:r>
        <w:t xml:space="preserve">exclusive purpose to introduce the </w:t>
      </w:r>
      <w:r w:rsidR="00676A71">
        <w:t xml:space="preserve">work that is described by this document. It contains </w:t>
      </w:r>
      <w:r w:rsidR="0008187F">
        <w:t>the scope definition, the purpose that the work tries to achieve</w:t>
      </w:r>
      <w:r w:rsidR="007E6095">
        <w:t>, the intrinsic value that is provided to the society by it and an overall structure of this document.</w:t>
      </w:r>
    </w:p>
    <w:p w14:paraId="38773A3B" w14:textId="23F10902" w:rsidR="00424E04" w:rsidRDefault="00C44794">
      <w:pPr>
        <w:pStyle w:val="Ttulo2"/>
      </w:pPr>
      <w:bookmarkStart w:id="570" w:name="_Toc64809208"/>
      <w:bookmarkEnd w:id="568"/>
      <w:bookmarkEnd w:id="569"/>
      <w:r>
        <w:t>Context</w:t>
      </w:r>
      <w:bookmarkEnd w:id="570"/>
    </w:p>
    <w:p w14:paraId="3478AFF8" w14:textId="1F31F1EE" w:rsidR="00B75360" w:rsidRDefault="00AE7877" w:rsidP="00AE7877">
      <w:r w:rsidRPr="00AE7877">
        <w:t>Over the years that c</w:t>
      </w:r>
      <w:r>
        <w:t xml:space="preserve">ompose our humanity, </w:t>
      </w:r>
      <w:r w:rsidR="0014113A">
        <w:t xml:space="preserve">music has been part of the human nature. Rhythm and sounds are </w:t>
      </w:r>
      <w:proofErr w:type="gramStart"/>
      <w:r w:rsidR="0014113A">
        <w:t>fairly easily</w:t>
      </w:r>
      <w:proofErr w:type="gramEnd"/>
      <w:r w:rsidR="0014113A">
        <w:t xml:space="preserve"> categorized into music genres.</w:t>
      </w:r>
      <w:r w:rsidR="00B75360">
        <w:t xml:space="preserve"> Classifying a music into genres has never been a problem for humans, </w:t>
      </w:r>
      <w:proofErr w:type="gramStart"/>
      <w:r w:rsidR="00B75360">
        <w:t>as long as</w:t>
      </w:r>
      <w:proofErr w:type="gramEnd"/>
      <w:r w:rsidR="00B75360">
        <w:t xml:space="preserve"> they previously understand the concept. It is a task that can be accomplished even by listening to only a small extract of music, </w:t>
      </w:r>
      <w:r w:rsidR="008F3435">
        <w:t>even of five seconds or less.</w:t>
      </w:r>
      <w:r w:rsidR="0005272D">
        <w:t xml:space="preserve"> Subgenres are also easily identifiable by humans, assuming they are familiarized with the genre in question. For example, for someone who know trance music, it should also easily identify i</w:t>
      </w:r>
      <w:ins w:id="571" w:author="Gustavo Moreira" w:date="2021-02-20T16:40:00Z">
        <w:r w:rsidR="00A5145A">
          <w:t>t</w:t>
        </w:r>
      </w:ins>
      <w:del w:id="572" w:author="Gustavo Moreira" w:date="2021-02-20T16:35:00Z">
        <w:r w:rsidR="0005272D" w:rsidDel="009502DA">
          <w:delText>t</w:delText>
        </w:r>
      </w:del>
      <w:ins w:id="573" w:author="Gustavo Moreira" w:date="2021-02-20T16:35:00Z">
        <w:r w:rsidR="009502DA">
          <w:t>s</w:t>
        </w:r>
      </w:ins>
      <w:ins w:id="574" w:author="Gustavo Moreira" w:date="2021-02-20T16:40:00Z">
        <w:r w:rsidR="00A5145A">
          <w:t xml:space="preserve"> </w:t>
        </w:r>
      </w:ins>
      <w:del w:id="575" w:author="Gustavo Moreira" w:date="2021-02-20T16:34:00Z">
        <w:r w:rsidR="0005272D" w:rsidDel="009502DA">
          <w:delText xml:space="preserve">’s </w:delText>
        </w:r>
      </w:del>
      <w:r w:rsidR="0005272D">
        <w:t xml:space="preserve">subgenres, for instance, </w:t>
      </w:r>
      <w:proofErr w:type="spellStart"/>
      <w:r w:rsidR="0005272D">
        <w:t>psy</w:t>
      </w:r>
      <w:proofErr w:type="spellEnd"/>
      <w:r w:rsidR="0005272D">
        <w:t xml:space="preserve">-trance, melodic-trance, </w:t>
      </w:r>
      <w:r w:rsidR="000B1342">
        <w:t>hardstyle, amongst many others.</w:t>
      </w:r>
    </w:p>
    <w:p w14:paraId="2283A7DC" w14:textId="5E5A1C16" w:rsidR="000B1342" w:rsidRDefault="0055124A" w:rsidP="00AE7877">
      <w:r>
        <w:t xml:space="preserve">With the increasing number of songs reaching </w:t>
      </w:r>
      <w:r w:rsidR="00B70D46">
        <w:t>peak</w:t>
      </w:r>
      <w:r>
        <w:t xml:space="preserve"> levels every day</w:t>
      </w:r>
      <w:r w:rsidR="00B70D46">
        <w:t xml:space="preserve">, it becomes humanly impossible </w:t>
      </w:r>
      <w:r w:rsidR="00A51009">
        <w:t xml:space="preserve">to classify each song individually. </w:t>
      </w:r>
    </w:p>
    <w:p w14:paraId="395FC90C" w14:textId="60184377" w:rsidR="00A51009" w:rsidRDefault="004D16F1" w:rsidP="00AE7877">
      <w:r>
        <w:t>The music streaming service industry</w:t>
      </w:r>
      <w:r w:rsidR="0014113A">
        <w:t xml:space="preserve"> is growing at a fast pace, and now there is more offer for consumers than ever before.</w:t>
      </w:r>
    </w:p>
    <w:p w14:paraId="172467DD" w14:textId="64B10021" w:rsidR="00C23438" w:rsidRDefault="00C23438" w:rsidP="00AE7877">
      <w:r>
        <w:t xml:space="preserve">As </w:t>
      </w:r>
      <w:r w:rsidR="00DC3D5E">
        <w:t>the consumption of music through music streaming services become more and more a standard, it also become</w:t>
      </w:r>
      <w:r w:rsidR="0014113A">
        <w:t>s</w:t>
      </w:r>
      <w:r w:rsidR="00DC3D5E">
        <w:t xml:space="preserve"> </w:t>
      </w:r>
      <w:r w:rsidR="0014113A">
        <w:t>imperative</w:t>
      </w:r>
      <w:r w:rsidR="00DC3D5E">
        <w:t xml:space="preserve"> to guarantee that a good quality</w:t>
      </w:r>
      <w:r w:rsidR="000B0851">
        <w:t xml:space="preserve"> </w:t>
      </w:r>
      <w:r w:rsidR="00DC3D5E">
        <w:t>service is provided.</w:t>
      </w:r>
    </w:p>
    <w:p w14:paraId="4E7ED9F3" w14:textId="3894B9D5" w:rsidR="00020228" w:rsidRDefault="00DC3D5E" w:rsidP="00AE7877">
      <w:r>
        <w:t xml:space="preserve">That implies a </w:t>
      </w:r>
      <w:proofErr w:type="gramStart"/>
      <w:r>
        <w:t>state of the art</w:t>
      </w:r>
      <w:proofErr w:type="gramEnd"/>
      <w:r>
        <w:t xml:space="preserve"> music genre classification, with </w:t>
      </w:r>
      <w:r w:rsidRPr="00047637">
        <w:t>accurate</w:t>
      </w:r>
      <w:r>
        <w:t xml:space="preserve"> subgenre </w:t>
      </w:r>
      <w:r w:rsidR="007C0E87">
        <w:t xml:space="preserve">labelling. As it becomes impossible for a human, or </w:t>
      </w:r>
      <w:r w:rsidR="00D5201C">
        <w:t xml:space="preserve">group of humans, to classify the entire catalogue of music available, </w:t>
      </w:r>
      <w:r w:rsidR="00020228" w:rsidRPr="00020228">
        <w:t xml:space="preserve">the question that this </w:t>
      </w:r>
      <w:r w:rsidR="0014113A">
        <w:t>dissertation</w:t>
      </w:r>
      <w:r w:rsidR="00020228" w:rsidRPr="00020228">
        <w:t xml:space="preserve"> tries to answer is whether a machine learning system </w:t>
      </w:r>
      <w:proofErr w:type="gramStart"/>
      <w:r w:rsidR="00020228" w:rsidRPr="00020228">
        <w:t>is capable of doing</w:t>
      </w:r>
      <w:proofErr w:type="gramEnd"/>
      <w:r w:rsidR="00020228" w:rsidRPr="00020228">
        <w:t xml:space="preserve"> music genre classification faster and more reliable that a human does.</w:t>
      </w:r>
      <w:r w:rsidR="00020228">
        <w:t xml:space="preserve"> </w:t>
      </w:r>
    </w:p>
    <w:p w14:paraId="54D3E989" w14:textId="1D2615B5" w:rsidR="00A87C14" w:rsidDel="00A5145A" w:rsidRDefault="000E1F24" w:rsidP="00A87C14">
      <w:pPr>
        <w:rPr>
          <w:del w:id="576" w:author="Gustavo Moreira" w:date="2020-11-14T16:35:00Z"/>
        </w:rPr>
      </w:pPr>
      <w:r>
        <w:lastRenderedPageBreak/>
        <w:t>Nowadays, the</w:t>
      </w:r>
      <w:r w:rsidR="0062798F">
        <w:t xml:space="preserve"> mainstream music streaming companies like Spotify, Apple, Amazon, and many other heavily really on </w:t>
      </w:r>
      <w:r w:rsidR="0014113A">
        <w:t>machine learning algorithms to</w:t>
      </w:r>
      <w:r w:rsidR="0062798F">
        <w:t xml:space="preserve"> </w:t>
      </w:r>
      <w:r w:rsidR="0014113A">
        <w:t>automatically perform</w:t>
      </w:r>
      <w:r w:rsidR="00157C6D">
        <w:t xml:space="preserve"> music genre classification</w:t>
      </w:r>
      <w:r w:rsidR="0014113A">
        <w:t>.</w:t>
      </w:r>
      <w:ins w:id="577" w:author="Gustavo Moreira" w:date="2021-02-13T11:18:00Z">
        <w:r w:rsidR="003856FB">
          <w:t xml:space="preserve"> </w:t>
        </w:r>
      </w:ins>
      <w:r w:rsidR="00A87C14">
        <w:t xml:space="preserve">It is extremely important to keep researching on this topic, improving the </w:t>
      </w:r>
      <w:r w:rsidR="00FA7F45" w:rsidRPr="00FA7F45">
        <w:t xml:space="preserve">automation of music </w:t>
      </w:r>
      <w:proofErr w:type="gramStart"/>
      <w:r w:rsidR="00FA7F45" w:rsidRPr="00FA7F45">
        <w:t>classification</w:t>
      </w:r>
      <w:proofErr w:type="gramEnd"/>
      <w:r w:rsidR="00FA7F45" w:rsidRPr="00FA7F45">
        <w:t xml:space="preserve"> </w:t>
      </w:r>
      <w:r w:rsidR="00A87C14">
        <w:t>and expanding the genres that are classified.</w:t>
      </w:r>
      <w:del w:id="578" w:author="Gustavo Moreira" w:date="2020-11-14T16:35:00Z">
        <w:r w:rsidR="00A87C14" w:rsidDel="00A87C14">
          <w:delText xml:space="preserve"> </w:delText>
        </w:r>
      </w:del>
    </w:p>
    <w:p w14:paraId="6A012192" w14:textId="2811D14B" w:rsidR="00047637" w:rsidRPr="00AE7877" w:rsidRDefault="00A5145A" w:rsidP="00AE7877">
      <w:ins w:id="579" w:author="Gustavo Moreira" w:date="2021-02-20T16:39:00Z">
        <w:r>
          <w:t xml:space="preserve"> </w:t>
        </w:r>
      </w:ins>
    </w:p>
    <w:p w14:paraId="2AE037AA" w14:textId="21407C1F" w:rsidR="00CE6245" w:rsidRPr="009502DA" w:rsidRDefault="003B51B0">
      <w:pPr>
        <w:pStyle w:val="Ttulo2"/>
        <w:numPr>
          <w:ilvl w:val="1"/>
          <w:numId w:val="49"/>
        </w:numPr>
        <w:pPrChange w:id="580" w:author="Gustavo Moreira" w:date="2021-02-20T17:51:00Z">
          <w:pPr>
            <w:pStyle w:val="Ttulo2"/>
          </w:pPr>
        </w:pPrChange>
      </w:pPr>
      <w:bookmarkStart w:id="581" w:name="_Toc64809209"/>
      <w:r w:rsidRPr="009502DA">
        <w:t>Problem</w:t>
      </w:r>
      <w:bookmarkEnd w:id="581"/>
    </w:p>
    <w:p w14:paraId="10E1E7F7" w14:textId="0A2DA9B5" w:rsidR="00047637" w:rsidRDefault="0014113A" w:rsidP="00047637">
      <w:pPr>
        <w:rPr>
          <w:lang w:val="en-US"/>
        </w:rPr>
      </w:pPr>
      <w:r>
        <w:rPr>
          <w:lang w:val="en-US"/>
        </w:rPr>
        <w:t>Today the worldwide music catalog, thanks to globalization, increase of accessibility to the internet and quality of life improvement</w:t>
      </w:r>
      <w:r w:rsidR="004E4100">
        <w:rPr>
          <w:lang w:val="en-US"/>
        </w:rPr>
        <w:t>,</w:t>
      </w:r>
      <w:r>
        <w:rPr>
          <w:lang w:val="en-US"/>
        </w:rPr>
        <w:t xml:space="preserve"> of the society in general, allows to the population to consume music by paying a monthly fee streaming service</w:t>
      </w:r>
      <w:ins w:id="582" w:author="Gustavo Moreira" w:date="2021-02-20T16:33:00Z">
        <w:r w:rsidR="009502DA">
          <w:rPr>
            <w:lang w:val="en-US"/>
          </w:rPr>
          <w:t xml:space="preserve"> </w:t>
        </w:r>
      </w:ins>
      <w:r>
        <w:rPr>
          <w:lang w:val="en-US"/>
        </w:rPr>
        <w:t xml:space="preserve">which on the other hand, should provide a service of quality </w:t>
      </w:r>
      <w:r w:rsidR="004E4100">
        <w:rPr>
          <w:lang w:val="en-US"/>
        </w:rPr>
        <w:t xml:space="preserve">with a </w:t>
      </w:r>
      <w:r>
        <w:rPr>
          <w:lang w:val="en-US"/>
        </w:rPr>
        <w:t>rigorous content.</w:t>
      </w:r>
    </w:p>
    <w:p w14:paraId="65A6DDBE" w14:textId="6D7DD5D2" w:rsidR="00F665C9" w:rsidRDefault="00047637" w:rsidP="00047637">
      <w:pPr>
        <w:rPr>
          <w:lang w:val="en-US"/>
        </w:rPr>
      </w:pPr>
      <w:r>
        <w:rPr>
          <w:lang w:val="en-US"/>
        </w:rPr>
        <w:t xml:space="preserve">If the </w:t>
      </w:r>
      <w:r w:rsidR="003856FB">
        <w:rPr>
          <w:lang w:val="en-US"/>
        </w:rPr>
        <w:t xml:space="preserve">sentence </w:t>
      </w:r>
      <w:r>
        <w:rPr>
          <w:lang w:val="en-US"/>
        </w:rPr>
        <w:t xml:space="preserve">above is not enough to convince the reader that the amount of data that is being uploaded to the internet and made available to consumers </w:t>
      </w:r>
      <w:r w:rsidR="00F665C9">
        <w:rPr>
          <w:lang w:val="en-US"/>
        </w:rPr>
        <w:t>is massive, the following mathematical analysis will help statistically understand the scale of the problem.</w:t>
      </w:r>
    </w:p>
    <w:p w14:paraId="38795913" w14:textId="716CCDAD" w:rsidR="00F665C9" w:rsidRDefault="00F665C9" w:rsidP="00047637">
      <w:pPr>
        <w:rPr>
          <w:lang w:val="en-US"/>
        </w:rPr>
      </w:pPr>
      <w:r>
        <w:rPr>
          <w:lang w:val="en-US"/>
        </w:rPr>
        <w:t xml:space="preserve">The average </w:t>
      </w:r>
      <w:r w:rsidR="00020228">
        <w:rPr>
          <w:lang w:val="en-US"/>
        </w:rPr>
        <w:t>duration</w:t>
      </w:r>
      <w:r>
        <w:rPr>
          <w:lang w:val="en-US"/>
        </w:rPr>
        <w:t xml:space="preserve"> of a song is three to five minutes. </w:t>
      </w:r>
      <w:proofErr w:type="gramStart"/>
      <w:r>
        <w:rPr>
          <w:lang w:val="en-US"/>
        </w:rPr>
        <w:t>For the purpose of</w:t>
      </w:r>
      <w:proofErr w:type="gramEnd"/>
      <w:r>
        <w:rPr>
          <w:lang w:val="en-US"/>
        </w:rPr>
        <w:t xml:space="preserve"> this </w:t>
      </w:r>
      <w:r w:rsidR="00020228">
        <w:rPr>
          <w:lang w:val="en-US"/>
        </w:rPr>
        <w:t>study</w:t>
      </w:r>
      <w:r>
        <w:rPr>
          <w:lang w:val="en-US"/>
        </w:rPr>
        <w:t xml:space="preserve">, let’s assume that the average length of a song is four minutes. </w:t>
      </w:r>
    </w:p>
    <w:p w14:paraId="3E40D265" w14:textId="5C9CB8E2" w:rsidR="00F665C9" w:rsidRDefault="00F665C9" w:rsidP="00047637">
      <w:pPr>
        <w:rPr>
          <w:lang w:val="en-US"/>
        </w:rPr>
      </w:pPr>
      <w:r>
        <w:rPr>
          <w:lang w:val="en-US"/>
        </w:rPr>
        <w:t>The regular work length during a single day is of eight hours, in other words, 480 minutes.</w:t>
      </w:r>
    </w:p>
    <w:p w14:paraId="036D8FCB" w14:textId="416B4C49" w:rsidR="00F665C9" w:rsidRDefault="00F665C9" w:rsidP="00047637">
      <w:pPr>
        <w:rPr>
          <w:lang w:val="en-US"/>
        </w:rPr>
      </w:pPr>
      <w:r>
        <w:rPr>
          <w:lang w:val="en-US"/>
        </w:rPr>
        <w:t xml:space="preserve">If a single person spends every single minute of </w:t>
      </w:r>
      <w:del w:id="583" w:author="Gustavo Moreira" w:date="2021-02-20T16:34:00Z">
        <w:r w:rsidDel="009502DA">
          <w:rPr>
            <w:lang w:val="en-US"/>
          </w:rPr>
          <w:delText xml:space="preserve"> </w:delText>
        </w:r>
      </w:del>
      <w:r>
        <w:rPr>
          <w:lang w:val="en-US"/>
        </w:rPr>
        <w:t>working hours listening to music with the single task of classifying it</w:t>
      </w:r>
      <w:r w:rsidR="00020228">
        <w:rPr>
          <w:lang w:val="en-US"/>
        </w:rPr>
        <w:t>s</w:t>
      </w:r>
      <w:r>
        <w:rPr>
          <w:lang w:val="en-US"/>
        </w:rPr>
        <w:t xml:space="preserve"> gender, it would be able to only classify 120 songs during a day.</w:t>
      </w:r>
    </w:p>
    <w:p w14:paraId="05E8E5D6" w14:textId="23FAC53F" w:rsidR="0014113A" w:rsidRDefault="0014113A" w:rsidP="00047637">
      <w:pPr>
        <w:rPr>
          <w:lang w:val="en-US"/>
        </w:rPr>
      </w:pPr>
      <w:r>
        <w:rPr>
          <w:lang w:val="en-US"/>
        </w:rPr>
        <w:t xml:space="preserve">In chapter 3, the amount of data related to music upload is analyzed and explored </w:t>
      </w:r>
      <w:r w:rsidR="00012867">
        <w:rPr>
          <w:lang w:val="en-US"/>
        </w:rPr>
        <w:t>in detail, where the reader can understand why relying only on humans to perform such task is currently considered hideous.</w:t>
      </w:r>
      <w:ins w:id="584" w:author="Fátima Rodrigues" w:date="2021-02-12T08:36:00Z">
        <w:r w:rsidR="00FC2A9E">
          <w:rPr>
            <w:lang w:val="en-US"/>
          </w:rPr>
          <w:t xml:space="preserve">     </w:t>
        </w:r>
      </w:ins>
    </w:p>
    <w:p w14:paraId="2A0B0DA9" w14:textId="7027D8F3" w:rsidR="00F665C9" w:rsidRPr="00DC0512" w:rsidRDefault="00F665C9" w:rsidP="00DC0512">
      <w:pPr>
        <w:rPr>
          <w:u w:val="single"/>
          <w:lang w:val="en-US"/>
        </w:rPr>
      </w:pPr>
      <w:r>
        <w:rPr>
          <w:lang w:val="en-US"/>
        </w:rPr>
        <w:t>Machine learning is the main study topic, with the purpose of providing valuable assistan</w:t>
      </w:r>
      <w:r w:rsidR="00012867">
        <w:rPr>
          <w:lang w:val="en-US"/>
        </w:rPr>
        <w:t xml:space="preserve">ce </w:t>
      </w:r>
      <w:r>
        <w:rPr>
          <w:lang w:val="en-US"/>
        </w:rPr>
        <w:t xml:space="preserve">to humans </w:t>
      </w:r>
      <w:proofErr w:type="gramStart"/>
      <w:r>
        <w:rPr>
          <w:lang w:val="en-US"/>
        </w:rPr>
        <w:t>in order to</w:t>
      </w:r>
      <w:proofErr w:type="gramEnd"/>
      <w:r>
        <w:rPr>
          <w:lang w:val="en-US"/>
        </w:rPr>
        <w:t xml:space="preserve"> classify music genres.</w:t>
      </w:r>
    </w:p>
    <w:p w14:paraId="04A0A5CE" w14:textId="3763FB65" w:rsidR="00EB2ED4" w:rsidRPr="00D052E8" w:rsidRDefault="00AB22FC">
      <w:pPr>
        <w:pStyle w:val="Ttulo2"/>
        <w:rPr>
          <w:rPrChange w:id="585" w:author="Gustavo Moreira" w:date="2021-02-20T17:30:00Z">
            <w:rPr>
              <w:lang w:val="pt-PT"/>
            </w:rPr>
          </w:rPrChange>
        </w:rPr>
      </w:pPr>
      <w:bookmarkStart w:id="586" w:name="_Toc64809210"/>
      <w:r w:rsidRPr="00D052E8">
        <w:rPr>
          <w:rPrChange w:id="587" w:author="Gustavo Moreira" w:date="2021-02-20T17:30:00Z">
            <w:rPr>
              <w:lang w:val="pt-PT"/>
            </w:rPr>
          </w:rPrChange>
        </w:rPr>
        <w:t>Objectives</w:t>
      </w:r>
      <w:bookmarkEnd w:id="586"/>
    </w:p>
    <w:p w14:paraId="17E6C561" w14:textId="28540EB8" w:rsidR="00F665C9" w:rsidRDefault="00F665C9" w:rsidP="00F665C9">
      <w:pPr>
        <w:rPr>
          <w:lang w:val="en-US"/>
        </w:rPr>
      </w:pPr>
      <w:r w:rsidRPr="00C45317">
        <w:rPr>
          <w:lang w:val="en-US"/>
        </w:rPr>
        <w:t>It is the purpose o</w:t>
      </w:r>
      <w:r>
        <w:rPr>
          <w:lang w:val="en-US"/>
        </w:rPr>
        <w:t xml:space="preserve">f this document to </w:t>
      </w:r>
      <w:r w:rsidR="00FA03B7">
        <w:rPr>
          <w:lang w:val="en-US"/>
        </w:rPr>
        <w:t xml:space="preserve">present a deep </w:t>
      </w:r>
      <w:proofErr w:type="gramStart"/>
      <w:r w:rsidR="00FA03B7">
        <w:rPr>
          <w:lang w:val="en-US"/>
        </w:rPr>
        <w:t>learning based</w:t>
      </w:r>
      <w:proofErr w:type="gramEnd"/>
      <w:r w:rsidR="00FA03B7">
        <w:rPr>
          <w:lang w:val="en-US"/>
        </w:rPr>
        <w:t xml:space="preserve"> solution that improves the speed of music genre classification, without losing the accuracy that is obtained by humans.</w:t>
      </w:r>
    </w:p>
    <w:p w14:paraId="3BC575F2" w14:textId="4793F126" w:rsidR="00FA03B7" w:rsidRDefault="00FA03B7" w:rsidP="00F665C9">
      <w:pPr>
        <w:rPr>
          <w:lang w:val="en-US"/>
        </w:rPr>
      </w:pPr>
      <w:r>
        <w:rPr>
          <w:lang w:val="en-US"/>
        </w:rPr>
        <w:t xml:space="preserve">This objective is wide in the spectrum regarding the meaning that can be associated to it. Therefore, defining sub objectives can help reduce the spectrum of the goal and provide valuable assistance to achieve the </w:t>
      </w:r>
      <w:del w:id="588" w:author="Fátima Rodrigues" w:date="2020-11-17T19:07:00Z">
        <w:r w:rsidDel="008451A3">
          <w:rPr>
            <w:lang w:val="en-US"/>
          </w:rPr>
          <w:delText>defined</w:delText>
        </w:r>
      </w:del>
      <w:ins w:id="589" w:author="Fátima Rodrigues" w:date="2020-11-17T19:07:00Z">
        <w:r w:rsidR="008451A3">
          <w:rPr>
            <w:lang w:val="en-US"/>
          </w:rPr>
          <w:t>main</w:t>
        </w:r>
      </w:ins>
      <w:r>
        <w:rPr>
          <w:lang w:val="en-US"/>
        </w:rPr>
        <w:t xml:space="preserve"> objective. Having this in consideration, the sub objectives are the following:</w:t>
      </w:r>
    </w:p>
    <w:p w14:paraId="140A2106" w14:textId="07F1044E" w:rsidR="00FA03B7" w:rsidRDefault="00FA03B7" w:rsidP="00C45317">
      <w:pPr>
        <w:pStyle w:val="PargrafodaLista"/>
        <w:numPr>
          <w:ilvl w:val="0"/>
          <w:numId w:val="9"/>
        </w:numPr>
        <w:ind w:left="360"/>
        <w:rPr>
          <w:lang w:val="en-US"/>
        </w:rPr>
      </w:pPr>
      <w:r>
        <w:rPr>
          <w:lang w:val="en-US"/>
        </w:rPr>
        <w:t xml:space="preserve">Study previous work developed with the single purpose of classify music genres automatically. Machine and deep </w:t>
      </w:r>
      <w:proofErr w:type="gramStart"/>
      <w:r>
        <w:rPr>
          <w:lang w:val="en-US"/>
        </w:rPr>
        <w:t>learning based</w:t>
      </w:r>
      <w:proofErr w:type="gramEnd"/>
      <w:r>
        <w:rPr>
          <w:lang w:val="en-US"/>
        </w:rPr>
        <w:t xml:space="preserve"> projects are preferrable and the biggest focus of research, but alternatives paradigms and implementation should not be discarded and should have a dedicated section to evaluate </w:t>
      </w:r>
      <w:proofErr w:type="spellStart"/>
      <w:r>
        <w:rPr>
          <w:lang w:val="en-US"/>
        </w:rPr>
        <w:t>it’s</w:t>
      </w:r>
      <w:proofErr w:type="spellEnd"/>
      <w:r>
        <w:rPr>
          <w:lang w:val="en-US"/>
        </w:rPr>
        <w:t xml:space="preserve"> performance and viability.</w:t>
      </w:r>
    </w:p>
    <w:p w14:paraId="443EE081" w14:textId="72D482E9" w:rsidR="00FA03B7" w:rsidRDefault="00FA03B7" w:rsidP="00C45317">
      <w:pPr>
        <w:pStyle w:val="PargrafodaLista"/>
        <w:numPr>
          <w:ilvl w:val="0"/>
          <w:numId w:val="9"/>
        </w:numPr>
        <w:ind w:left="360"/>
        <w:rPr>
          <w:lang w:val="en-US"/>
        </w:rPr>
      </w:pPr>
      <w:r>
        <w:rPr>
          <w:lang w:val="en-US"/>
        </w:rPr>
        <w:lastRenderedPageBreak/>
        <w:t xml:space="preserve">Study the available deep learning frameworks that are widely available and embraced by the developer community and select one to perform the practical part of the dissertation. The usage of a widely available framework deeply reduces the risk of failure of a project. </w:t>
      </w:r>
    </w:p>
    <w:p w14:paraId="586D62F4" w14:textId="508C9DD6" w:rsidR="00FA03B7" w:rsidRDefault="004D4A35" w:rsidP="00C45317">
      <w:pPr>
        <w:pStyle w:val="PargrafodaLista"/>
        <w:numPr>
          <w:ilvl w:val="0"/>
          <w:numId w:val="9"/>
        </w:numPr>
        <w:ind w:left="360"/>
        <w:rPr>
          <w:lang w:val="en-US"/>
        </w:rPr>
      </w:pPr>
      <w:r>
        <w:rPr>
          <w:lang w:val="en-US"/>
        </w:rPr>
        <w:t xml:space="preserve">Implement a machine learning based solution that classify a pre-selected number of music genres. This implementation should </w:t>
      </w:r>
      <w:del w:id="590" w:author="Fátima Rodrigues" w:date="2021-02-12T09:45:00Z">
        <w:r w:rsidDel="009C19E2">
          <w:rPr>
            <w:lang w:val="en-US"/>
          </w:rPr>
          <w:delText>th</w:delText>
        </w:r>
      </w:del>
      <w:ins w:id="591" w:author="Fátima Rodrigues" w:date="2021-02-12T09:45:00Z">
        <w:r w:rsidR="009C19E2">
          <w:rPr>
            <w:lang w:val="en-US"/>
          </w:rPr>
          <w:t>st</w:t>
        </w:r>
      </w:ins>
      <w:r>
        <w:rPr>
          <w:lang w:val="en-US"/>
        </w:rPr>
        <w:t xml:space="preserve">rive to always use </w:t>
      </w:r>
      <w:del w:id="592" w:author="Fátima Rodrigues" w:date="2021-02-12T09:46:00Z">
        <w:r w:rsidDel="009C19E2">
          <w:rPr>
            <w:lang w:val="en-US"/>
          </w:rPr>
          <w:delText xml:space="preserve">development </w:delText>
        </w:r>
      </w:del>
      <w:ins w:id="593" w:author="Fátima Rodrigues" w:date="2021-02-12T08:39:00Z">
        <w:r w:rsidR="00FC2A9E">
          <w:rPr>
            <w:lang w:val="en-US"/>
          </w:rPr>
          <w:t xml:space="preserve">the </w:t>
        </w:r>
      </w:ins>
      <w:ins w:id="594" w:author="Gustavo Moreira" w:date="2020-11-14T17:13:00Z">
        <w:r>
          <w:rPr>
            <w:lang w:val="en-US"/>
          </w:rPr>
          <w:t xml:space="preserve">best </w:t>
        </w:r>
      </w:ins>
      <w:ins w:id="595" w:author="Fátima Rodrigues" w:date="2021-02-12T09:46:00Z">
        <w:r w:rsidR="009C19E2">
          <w:rPr>
            <w:lang w:val="en-US"/>
          </w:rPr>
          <w:t xml:space="preserve">development </w:t>
        </w:r>
      </w:ins>
      <w:ins w:id="596" w:author="Fátima Rodrigues" w:date="2020-11-17T19:08:00Z">
        <w:r w:rsidR="008451A3">
          <w:rPr>
            <w:lang w:val="en-US"/>
          </w:rPr>
          <w:t>practices and</w:t>
        </w:r>
      </w:ins>
      <w:r>
        <w:rPr>
          <w:lang w:val="en-US"/>
        </w:rPr>
        <w:t xml:space="preserve"> reach the goal of performance better and faster than humans.</w:t>
      </w:r>
    </w:p>
    <w:p w14:paraId="5C90A199" w14:textId="6547D735" w:rsidR="004D4A35" w:rsidRPr="00C45317" w:rsidDel="00A5145A" w:rsidRDefault="004D4A35" w:rsidP="00C45317">
      <w:pPr>
        <w:pStyle w:val="PargrafodaLista"/>
        <w:numPr>
          <w:ilvl w:val="0"/>
          <w:numId w:val="9"/>
        </w:numPr>
        <w:ind w:left="360"/>
        <w:rPr>
          <w:del w:id="597" w:author="Gustavo Moreira" w:date="2021-02-20T16:40:00Z"/>
          <w:lang w:val="en-US"/>
        </w:rPr>
      </w:pPr>
      <w:r>
        <w:rPr>
          <w:lang w:val="en-US"/>
        </w:rPr>
        <w:t xml:space="preserve">Implement a basic </w:t>
      </w:r>
      <w:r w:rsidRPr="00074701">
        <w:rPr>
          <w:lang w:val="en-US"/>
        </w:rPr>
        <w:t>application</w:t>
      </w:r>
      <w:r>
        <w:rPr>
          <w:lang w:val="en-US"/>
        </w:rPr>
        <w:t xml:space="preserve"> that connects to the machine learning based solution to classify songs without human assistance.</w:t>
      </w:r>
      <w:r w:rsidR="00522354">
        <w:rPr>
          <w:lang w:val="en-US"/>
        </w:rPr>
        <w:t xml:space="preserve"> This application should accept an audio file and output a music genre.</w:t>
      </w:r>
    </w:p>
    <w:p w14:paraId="76DF4763" w14:textId="1E8A7CCF" w:rsidR="0033773D" w:rsidDel="00A5145A" w:rsidRDefault="00AB22FC">
      <w:pPr>
        <w:pStyle w:val="PargrafodaLista"/>
        <w:numPr>
          <w:ilvl w:val="0"/>
          <w:numId w:val="9"/>
        </w:numPr>
        <w:ind w:left="360"/>
        <w:rPr>
          <w:del w:id="598" w:author="Gustavo Moreira" w:date="2020-11-14T17:43:00Z"/>
        </w:rPr>
        <w:pPrChange w:id="599" w:author="Gustavo Moreira" w:date="2021-02-20T16:40:00Z">
          <w:pPr>
            <w:pStyle w:val="Ttulo2"/>
          </w:pPr>
        </w:pPrChange>
      </w:pPr>
      <w:del w:id="600" w:author="Gustavo Moreira" w:date="2021-02-20T16:40:00Z">
        <w:r w:rsidDel="00A5145A">
          <w:delText>Value analysis</w:delText>
        </w:r>
        <w:r w:rsidR="00E67AD9" w:rsidDel="00A5145A">
          <w:delText>T</w:delText>
        </w:r>
        <w:r w:rsidR="0033773D" w:rsidDel="00A5145A">
          <w:delText>he amount of data in form of music genre available in the internet is massive and the trend if</w:delText>
        </w:r>
        <w:r w:rsidR="008451A3" w:rsidDel="00A5145A">
          <w:delText>is</w:delText>
        </w:r>
        <w:r w:rsidR="0033773D" w:rsidDel="00A5145A">
          <w:delText xml:space="preserve"> for this number to keep increasing in the next following years at a constant rate.</w:delText>
        </w:r>
        <w:r w:rsidR="00E67AD9" w:rsidRPr="00E67AD9" w:rsidDel="00A5145A">
          <w:delText xml:space="preserve"> The system to be developed will be an asset for music streaming companies and people in particular, since it will reduce the time spent in the task of searching music for a specific genre</w:delText>
        </w:r>
      </w:del>
    </w:p>
    <w:p w14:paraId="1A93C444" w14:textId="77777777" w:rsidR="00A5145A" w:rsidRPr="00A5145A" w:rsidRDefault="00A5145A">
      <w:pPr>
        <w:pStyle w:val="PargrafodaLista"/>
        <w:numPr>
          <w:ilvl w:val="0"/>
          <w:numId w:val="9"/>
        </w:numPr>
        <w:ind w:left="360"/>
        <w:rPr>
          <w:ins w:id="601" w:author="Gustavo Moreira" w:date="2021-02-20T16:40:00Z"/>
        </w:rPr>
        <w:pPrChange w:id="602" w:author="Gustavo Moreira" w:date="2021-02-20T16:40:00Z">
          <w:pPr>
            <w:ind w:left="-510"/>
          </w:pPr>
        </w:pPrChange>
      </w:pPr>
    </w:p>
    <w:p w14:paraId="77235F3C" w14:textId="5C74DC23" w:rsidR="005256B9" w:rsidRDefault="0093025B">
      <w:pPr>
        <w:pStyle w:val="Ttulo2"/>
      </w:pPr>
      <w:bookmarkStart w:id="603" w:name="_Toc64809211"/>
      <w:r w:rsidRPr="008F71E8">
        <w:t>Document</w:t>
      </w:r>
      <w:r>
        <w:t xml:space="preserve"> Structure</w:t>
      </w:r>
      <w:bookmarkEnd w:id="603"/>
    </w:p>
    <w:p w14:paraId="0A2E1843" w14:textId="3C2D9E26" w:rsidR="00956FCF" w:rsidRDefault="00956FCF" w:rsidP="00956FCF">
      <w:pPr>
        <w:ind w:left="-510"/>
      </w:pPr>
      <w:r>
        <w:t>This document is structured in 6 different chapters, each chapter containing sections, followed by all supporting references and the appendix for further details of the process.</w:t>
      </w:r>
    </w:p>
    <w:p w14:paraId="4759274D" w14:textId="6DFCCE0F" w:rsidR="00956FCF" w:rsidRDefault="00956FCF" w:rsidP="00956FCF">
      <w:pPr>
        <w:ind w:left="-510"/>
      </w:pPr>
      <w:r>
        <w:t>Each chapter is summarized below:</w:t>
      </w:r>
    </w:p>
    <w:p w14:paraId="1E1B64FA" w14:textId="10708129" w:rsidR="00956FCF" w:rsidRDefault="00956FCF" w:rsidP="00956FCF">
      <w:pPr>
        <w:pStyle w:val="PargrafodaLista"/>
        <w:numPr>
          <w:ilvl w:val="0"/>
          <w:numId w:val="11"/>
        </w:numPr>
      </w:pPr>
      <w:r>
        <w:t>Introductory chapter that contextualizes the reader about the topic of the document, the problem that is identified, the solution that is proposed and the approach that is used to achieve the proposed goal.</w:t>
      </w:r>
    </w:p>
    <w:p w14:paraId="4717BA8A" w14:textId="74FB8DB3" w:rsidR="00956FCF" w:rsidRPr="00C45317" w:rsidRDefault="00AA6D00" w:rsidP="00956FCF">
      <w:pPr>
        <w:pStyle w:val="PargrafodaLista"/>
        <w:numPr>
          <w:ilvl w:val="0"/>
          <w:numId w:val="11"/>
        </w:numPr>
      </w:pPr>
      <w:r>
        <w:t>Presents a formal definition of the value analysis that this work</w:t>
      </w:r>
      <w:del w:id="604" w:author="Fátima Rodrigues" w:date="2021-02-12T09:59:00Z">
        <w:r w:rsidDel="00E67AD9">
          <w:delText>s</w:delText>
        </w:r>
      </w:del>
      <w:r>
        <w:t xml:space="preserve"> intends to bring to the society, going through different models, such as New Concept Development </w:t>
      </w:r>
      <w:del w:id="605" w:author="Fátima Rodrigues" w:date="2021-02-12T10:00:00Z">
        <w:r w:rsidDel="00E67AD9">
          <w:delText>an</w:delText>
        </w:r>
      </w:del>
      <w:ins w:id="606" w:author="Fátima Rodrigues" w:date="2021-02-12T10:00:00Z">
        <w:r w:rsidR="00E67AD9">
          <w:t>and</w:t>
        </w:r>
      </w:ins>
      <w:r>
        <w:t xml:space="preserve"> Analytic Hierarchy Process. From a business point of view, the Canvas Business Model is used.</w:t>
      </w:r>
    </w:p>
    <w:p w14:paraId="202B9C6E" w14:textId="510621C8" w:rsidR="00AA6D00" w:rsidRDefault="00AA6D00" w:rsidP="00956FCF">
      <w:pPr>
        <w:pStyle w:val="PargrafodaLista"/>
        <w:numPr>
          <w:ilvl w:val="0"/>
          <w:numId w:val="11"/>
        </w:numPr>
      </w:pPr>
      <w:r>
        <w:t>A deep dive into the meaning of Machine Learning and Deep Learning, containing a dissection of the meaning of these two concepts, to help the reader easily identify terms and notations used in the following chapters.</w:t>
      </w:r>
    </w:p>
    <w:p w14:paraId="0247D91B" w14:textId="3C982484" w:rsidR="00AA6D00" w:rsidRDefault="00AA6D00" w:rsidP="00AA6D00">
      <w:pPr>
        <w:pStyle w:val="PargrafodaLista"/>
        <w:numPr>
          <w:ilvl w:val="0"/>
          <w:numId w:val="11"/>
        </w:numPr>
      </w:pPr>
      <w:r>
        <w:t xml:space="preserve">A </w:t>
      </w:r>
      <w:proofErr w:type="gramStart"/>
      <w:r>
        <w:t>state of the art</w:t>
      </w:r>
      <w:proofErr w:type="gramEnd"/>
      <w:r>
        <w:t xml:space="preserve"> chapter dedicated to study relevant work previously done by other researchers on the topic, presenting the achieved results, highlighted concerns and identified future work that needs to be done to improve current proposals.</w:t>
      </w:r>
    </w:p>
    <w:p w14:paraId="33BDB126" w14:textId="2B911B32" w:rsidR="00AA6D00" w:rsidRDefault="00AA6D00" w:rsidP="00F60E6E">
      <w:pPr>
        <w:pStyle w:val="PargrafodaLista"/>
        <w:numPr>
          <w:ilvl w:val="0"/>
          <w:numId w:val="11"/>
        </w:numPr>
      </w:pPr>
      <w:r>
        <w:t xml:space="preserve">A chapter dedicated to the system requirements design </w:t>
      </w:r>
      <w:r w:rsidR="00F60E6E">
        <w:t>for the solution to be implemented.</w:t>
      </w:r>
    </w:p>
    <w:p w14:paraId="3235C80E" w14:textId="14410515" w:rsidR="00F60E6E" w:rsidRDefault="00F60E6E" w:rsidP="00F60E6E">
      <w:pPr>
        <w:pStyle w:val="PargrafodaLista"/>
        <w:numPr>
          <w:ilvl w:val="0"/>
          <w:numId w:val="11"/>
        </w:numPr>
      </w:pPr>
      <w:r>
        <w:t>[TBD]</w:t>
      </w:r>
    </w:p>
    <w:p w14:paraId="3563D0F6" w14:textId="51544ACD" w:rsidR="00F60E6E" w:rsidRDefault="00F60E6E" w:rsidP="00F60E6E"/>
    <w:p w14:paraId="29C687B8" w14:textId="77777777" w:rsidR="00F60E6E" w:rsidRPr="00074701" w:rsidRDefault="00F60E6E" w:rsidP="00DC0512"/>
    <w:p w14:paraId="70DE23AA" w14:textId="77777777" w:rsidR="009520C5" w:rsidRPr="00C45317" w:rsidRDefault="009520C5">
      <w:pPr>
        <w:pStyle w:val="Text"/>
        <w:rPr>
          <w:lang w:val="en-US"/>
        </w:rPr>
      </w:pPr>
    </w:p>
    <w:p w14:paraId="150B1BE9" w14:textId="77777777" w:rsidR="00A55DD4" w:rsidRPr="00C45317" w:rsidRDefault="00687AA7">
      <w:pPr>
        <w:rPr>
          <w:lang w:val="en-US"/>
        </w:rPr>
      </w:pPr>
      <w:r w:rsidRPr="00C45317">
        <w:rPr>
          <w:lang w:val="en-US"/>
        </w:rPr>
        <w:br w:type="page"/>
      </w:r>
    </w:p>
    <w:p w14:paraId="663A6387" w14:textId="77777777" w:rsidR="00A55DD4" w:rsidRPr="00C45317" w:rsidRDefault="00A55DD4">
      <w:pPr>
        <w:rPr>
          <w:lang w:val="en-US"/>
        </w:rPr>
      </w:pPr>
    </w:p>
    <w:p w14:paraId="6909207C" w14:textId="77777777" w:rsidR="00A55DD4" w:rsidRPr="00C45317" w:rsidRDefault="00A55DD4">
      <w:pPr>
        <w:rPr>
          <w:lang w:val="en-US"/>
        </w:rPr>
      </w:pPr>
    </w:p>
    <w:p w14:paraId="1E302B36" w14:textId="77777777" w:rsidR="00A55DD4" w:rsidRPr="00C45317" w:rsidRDefault="00A55DD4">
      <w:pPr>
        <w:rPr>
          <w:lang w:val="en-US"/>
        </w:rPr>
      </w:pPr>
    </w:p>
    <w:p w14:paraId="38F67B41" w14:textId="77777777" w:rsidR="00A55DD4" w:rsidRPr="00C45317" w:rsidRDefault="00A55DD4">
      <w:pPr>
        <w:rPr>
          <w:lang w:val="en-US"/>
        </w:rPr>
      </w:pPr>
    </w:p>
    <w:p w14:paraId="62E32EC6" w14:textId="77777777" w:rsidR="00A55DD4" w:rsidRPr="00C45317" w:rsidRDefault="00A55DD4">
      <w:pPr>
        <w:rPr>
          <w:lang w:val="en-US"/>
        </w:rPr>
      </w:pPr>
    </w:p>
    <w:p w14:paraId="40864AAE" w14:textId="77777777" w:rsidR="00A55DD4" w:rsidRPr="00C45317" w:rsidRDefault="00A55DD4">
      <w:pPr>
        <w:rPr>
          <w:lang w:val="en-US"/>
        </w:rPr>
      </w:pPr>
    </w:p>
    <w:p w14:paraId="7AEBCC80" w14:textId="77777777" w:rsidR="00A55DD4" w:rsidRPr="002C7B7F" w:rsidRDefault="00A55DD4" w:rsidP="00A55DD4">
      <w:pPr>
        <w:pStyle w:val="AssinaturadeEmail"/>
        <w:jc w:val="center"/>
        <w:rPr>
          <w:b/>
          <w:color w:val="BFBFBF" w:themeColor="background1" w:themeShade="BF"/>
          <w:sz w:val="36"/>
          <w:lang w:val="pt-PT"/>
        </w:rPr>
      </w:pPr>
      <w:r w:rsidRPr="002C7B7F">
        <w:rPr>
          <w:b/>
          <w:color w:val="BFBFBF" w:themeColor="background1" w:themeShade="BF"/>
          <w:sz w:val="36"/>
          <w:lang w:val="pt-PT"/>
        </w:rPr>
        <w:t>Inserir página em branco apenas se necessário de modo a que o próximo capítulo comece numa página à direita</w:t>
      </w:r>
    </w:p>
    <w:p w14:paraId="43113BCB" w14:textId="77777777" w:rsidR="00395B16" w:rsidRPr="002C7B7F" w:rsidRDefault="00395B16">
      <w:pPr>
        <w:rPr>
          <w:lang w:val="pt-PT"/>
        </w:rPr>
        <w:sectPr w:rsidR="00395B16" w:rsidRPr="002C7B7F" w:rsidSect="000B4B63">
          <w:headerReference w:type="even" r:id="rId15"/>
          <w:headerReference w:type="first" r:id="rId16"/>
          <w:footerReference w:type="first" r:id="rId17"/>
          <w:pgSz w:w="11906" w:h="16838"/>
          <w:pgMar w:top="1985" w:right="1474" w:bottom="1418" w:left="1985" w:header="709" w:footer="709" w:gutter="0"/>
          <w:pgNumType w:start="1"/>
          <w:cols w:space="708"/>
          <w:titlePg/>
          <w:docGrid w:linePitch="360"/>
        </w:sectPr>
      </w:pPr>
    </w:p>
    <w:p w14:paraId="072FA6CD" w14:textId="18EC103D" w:rsidR="00221B43" w:rsidRDefault="0093025B">
      <w:pPr>
        <w:pStyle w:val="Ttulo1"/>
        <w:pPrChange w:id="607" w:author="Gustavo Moreira" w:date="2021-02-20T17:52:00Z">
          <w:pPr>
            <w:pStyle w:val="Ttulo1"/>
            <w:numPr>
              <w:numId w:val="49"/>
            </w:numPr>
            <w:ind w:left="0" w:firstLine="0"/>
          </w:pPr>
        </w:pPrChange>
      </w:pPr>
      <w:bookmarkStart w:id="608" w:name="_Toc64809212"/>
      <w:r>
        <w:lastRenderedPageBreak/>
        <w:t>Value analysis</w:t>
      </w:r>
      <w:bookmarkEnd w:id="608"/>
    </w:p>
    <w:p w14:paraId="24BA045D" w14:textId="77777777" w:rsidR="00FC2E8B" w:rsidRPr="00FC2E8B" w:rsidRDefault="00FC2E8B" w:rsidP="00FC2E8B">
      <w:pPr>
        <w:rPr>
          <w:lang w:val="en-US"/>
        </w:rPr>
      </w:pPr>
      <w:r w:rsidRPr="00FC2E8B">
        <w:rPr>
          <w:lang w:val="en-US"/>
        </w:rPr>
        <w:t xml:space="preserve">This chapter presents to the reader the value analysis made in the context of this work. Value analysis “is an organized creative approach which has as purpose the efficient identification of unnecessary cost, </w:t>
      </w:r>
      <w:proofErr w:type="spellStart"/>
      <w:r w:rsidRPr="00FC2E8B">
        <w:rPr>
          <w:lang w:val="en-US"/>
        </w:rPr>
        <w:t>i.e</w:t>
      </w:r>
      <w:proofErr w:type="spellEnd"/>
      <w:r w:rsidRPr="00FC2E8B">
        <w:rPr>
          <w:lang w:val="en-US"/>
        </w:rPr>
        <w:t>, cost which provides neither quality nor use” (Lawrence Miles, 1946), therefore, the primary objective of this chapter is to assess how to increase the value of the work at the lowest possible cost without sacrificing quality.</w:t>
      </w:r>
    </w:p>
    <w:p w14:paraId="0F463D07" w14:textId="77777777" w:rsidR="00FC2E8B" w:rsidRPr="00FC2E8B" w:rsidRDefault="00FC2E8B" w:rsidP="00FC2E8B">
      <w:pPr>
        <w:rPr>
          <w:lang w:val="en-US"/>
        </w:rPr>
      </w:pPr>
      <w:proofErr w:type="gramStart"/>
      <w:r w:rsidRPr="00FC2E8B">
        <w:rPr>
          <w:lang w:val="en-US"/>
        </w:rPr>
        <w:t>In order to</w:t>
      </w:r>
      <w:proofErr w:type="gramEnd"/>
      <w:r w:rsidRPr="00FC2E8B">
        <w:rPr>
          <w:lang w:val="en-US"/>
        </w:rPr>
        <w:t xml:space="preserve"> create value, this analysis reflects on the real problem that was introduced in the previous chapter and presents ideas that bring value to the customer. Automatic music classification is not a completely new topic, therefore, bringing value to the customer might be the increase of speed classifying one single song, increasing the accuracy of classification, or even reducing the cost of development and achieving similar results when comparing to existing solutions.</w:t>
      </w:r>
    </w:p>
    <w:p w14:paraId="07FCC3A6" w14:textId="149FF5D6" w:rsidR="00FC2E8B" w:rsidRPr="00FC2E8B" w:rsidRDefault="00FC2E8B" w:rsidP="00FC2E8B">
      <w:pPr>
        <w:rPr>
          <w:ins w:id="609" w:author="Gustavo Moreira" w:date="2021-01-16T13:03:00Z"/>
          <w:lang w:val="en-US"/>
        </w:rPr>
      </w:pPr>
      <w:r w:rsidRPr="00FC2E8B">
        <w:rPr>
          <w:lang w:val="en-US"/>
        </w:rPr>
        <w:t xml:space="preserve">The following section of this chapter </w:t>
      </w:r>
      <w:r w:rsidRPr="00A31F44">
        <w:rPr>
          <w:lang w:val="en-US"/>
        </w:rPr>
        <w:t>concretizes</w:t>
      </w:r>
      <w:r w:rsidRPr="00FC2E8B">
        <w:rPr>
          <w:lang w:val="en-US"/>
        </w:rPr>
        <w:t xml:space="preserve"> the above based on the use of the New Concept Development (NCD) model of Peter Koen (Koen et al., 2001). The New Concept Development model ideas will further be complemented with an even more business-oriented model, the business model canvas, to provide a clear vision of the value that this work brings to society.</w:t>
      </w:r>
    </w:p>
    <w:p w14:paraId="4A1EC7F6" w14:textId="1BFBD28A" w:rsidR="00424E04" w:rsidRPr="00D052E8" w:rsidRDefault="00895C3A">
      <w:pPr>
        <w:pStyle w:val="Ttulo2"/>
        <w:numPr>
          <w:ilvl w:val="1"/>
          <w:numId w:val="50"/>
        </w:numPr>
        <w:rPr>
          <w:rPrChange w:id="610" w:author="Gustavo Moreira" w:date="2021-02-20T17:30:00Z">
            <w:rPr>
              <w:lang w:val="pt-PT"/>
            </w:rPr>
          </w:rPrChange>
        </w:rPr>
        <w:pPrChange w:id="611" w:author="Gustavo Moreira" w:date="2021-02-20T17:51:00Z">
          <w:pPr>
            <w:pStyle w:val="Ttulo2"/>
          </w:pPr>
        </w:pPrChange>
      </w:pPr>
      <w:bookmarkStart w:id="612" w:name="_Toc64809213"/>
      <w:r w:rsidRPr="00D052E8">
        <w:rPr>
          <w:rPrChange w:id="613" w:author="Gustavo Moreira" w:date="2021-02-20T17:30:00Z">
            <w:rPr>
              <w:lang w:val="pt-PT"/>
            </w:rPr>
          </w:rPrChange>
        </w:rPr>
        <w:t>New Con</w:t>
      </w:r>
      <w:r w:rsidR="00522354" w:rsidRPr="00D052E8">
        <w:rPr>
          <w:rPrChange w:id="614" w:author="Gustavo Moreira" w:date="2021-02-20T17:30:00Z">
            <w:rPr>
              <w:lang w:val="pt-PT"/>
            </w:rPr>
          </w:rPrChange>
        </w:rPr>
        <w:t>ce</w:t>
      </w:r>
      <w:del w:id="615" w:author="Gustavo Moreira" w:date="2020-11-14T17:27:00Z">
        <w:r w:rsidRPr="00D052E8" w:rsidDel="00522354">
          <w:rPr>
            <w:rPrChange w:id="616" w:author="Gustavo Moreira" w:date="2021-02-20T17:30:00Z">
              <w:rPr>
                <w:lang w:val="pt-PT"/>
              </w:rPr>
            </w:rPrChange>
          </w:rPr>
          <w:delText>ec</w:delText>
        </w:r>
      </w:del>
      <w:r w:rsidRPr="00D052E8">
        <w:rPr>
          <w:rPrChange w:id="617" w:author="Gustavo Moreira" w:date="2021-02-20T17:30:00Z">
            <w:rPr>
              <w:lang w:val="pt-PT"/>
            </w:rPr>
          </w:rPrChange>
        </w:rPr>
        <w:t>pt Development Model</w:t>
      </w:r>
      <w:bookmarkEnd w:id="612"/>
    </w:p>
    <w:p w14:paraId="2BD7482B" w14:textId="0C5CD8B4" w:rsidR="00E5744B" w:rsidRDefault="00332C8E" w:rsidP="007B0B4B">
      <w:pPr>
        <w:rPr>
          <w:lang w:val="en-US"/>
        </w:rPr>
      </w:pPr>
      <w:r w:rsidRPr="00C45317">
        <w:rPr>
          <w:lang w:val="en-US"/>
        </w:rPr>
        <w:t xml:space="preserve">The New Concept Development </w:t>
      </w:r>
      <w:r>
        <w:rPr>
          <w:lang w:val="en-US"/>
        </w:rPr>
        <w:t>model (NDC) is a framework develop</w:t>
      </w:r>
      <w:r w:rsidR="00531EA2">
        <w:rPr>
          <w:lang w:val="en-US"/>
        </w:rPr>
        <w:t>ed</w:t>
      </w:r>
      <w:r>
        <w:rPr>
          <w:lang w:val="en-US"/>
        </w:rPr>
        <w:t xml:space="preserve"> with the single purpose of providing a concrete way of establishing new products based on an initial idea, increasing the act of creativity in the world. It was built based on the idea that there is a “widely-perceived lack of high-profit ideas entering the New Product Process Development (NPPD)” (Koen et al., 2001). To fight this issue, the New Concept Development model provides a common language (framework) of the key components that drives innovation further (Koen et al., 2001).</w:t>
      </w:r>
    </w:p>
    <w:p w14:paraId="664DD65B" w14:textId="73BB9EC2" w:rsidR="00E5744B" w:rsidRDefault="00E5744B" w:rsidP="007B0B4B">
      <w:pPr>
        <w:rPr>
          <w:lang w:val="en-US"/>
        </w:rPr>
      </w:pPr>
      <w:r>
        <w:rPr>
          <w:lang w:val="en-US"/>
        </w:rPr>
        <w:t>There are three key components that compose the New Concept Development model:</w:t>
      </w:r>
    </w:p>
    <w:p w14:paraId="7FC6615F" w14:textId="78319A2B" w:rsidR="00E5744B" w:rsidRDefault="00E5744B" w:rsidP="00E5744B">
      <w:pPr>
        <w:pStyle w:val="PargrafodaLista"/>
        <w:numPr>
          <w:ilvl w:val="0"/>
          <w:numId w:val="12"/>
        </w:numPr>
        <w:rPr>
          <w:lang w:val="en-US"/>
        </w:rPr>
      </w:pPr>
      <w:r>
        <w:rPr>
          <w:lang w:val="en-US"/>
        </w:rPr>
        <w:lastRenderedPageBreak/>
        <w:t>The inner area, that defines the five key elements comprising the Front End of Innovation (FEI). These elements are:</w:t>
      </w:r>
    </w:p>
    <w:p w14:paraId="21F456A3" w14:textId="4C5A4354" w:rsidR="00E5744B" w:rsidRDefault="00E5744B" w:rsidP="00E5744B">
      <w:pPr>
        <w:pStyle w:val="PargrafodaLista"/>
        <w:numPr>
          <w:ilvl w:val="1"/>
          <w:numId w:val="12"/>
        </w:numPr>
        <w:rPr>
          <w:lang w:val="en-US"/>
        </w:rPr>
      </w:pPr>
      <w:r>
        <w:rPr>
          <w:lang w:val="en-US"/>
        </w:rPr>
        <w:t>Opportunity Analysis</w:t>
      </w:r>
    </w:p>
    <w:p w14:paraId="3DD5D777" w14:textId="5C01F460" w:rsidR="00E5744B" w:rsidRDefault="00E5744B" w:rsidP="00E5744B">
      <w:pPr>
        <w:pStyle w:val="PargrafodaLista"/>
        <w:numPr>
          <w:ilvl w:val="1"/>
          <w:numId w:val="12"/>
        </w:numPr>
        <w:rPr>
          <w:lang w:val="en-US"/>
        </w:rPr>
      </w:pPr>
      <w:r>
        <w:rPr>
          <w:lang w:val="en-US"/>
        </w:rPr>
        <w:t>Opportunity Identification</w:t>
      </w:r>
    </w:p>
    <w:p w14:paraId="5208F146" w14:textId="3F868E75" w:rsidR="00E5744B" w:rsidRDefault="00E5744B" w:rsidP="00E5744B">
      <w:pPr>
        <w:pStyle w:val="PargrafodaLista"/>
        <w:numPr>
          <w:ilvl w:val="1"/>
          <w:numId w:val="12"/>
        </w:numPr>
        <w:rPr>
          <w:lang w:val="en-US"/>
        </w:rPr>
      </w:pPr>
      <w:r>
        <w:rPr>
          <w:lang w:val="en-US"/>
        </w:rPr>
        <w:t>Concept &amp; Technology Development</w:t>
      </w:r>
    </w:p>
    <w:p w14:paraId="2813F0B4" w14:textId="61289275" w:rsidR="00E5744B" w:rsidRDefault="00E5744B" w:rsidP="00E5744B">
      <w:pPr>
        <w:pStyle w:val="PargrafodaLista"/>
        <w:numPr>
          <w:ilvl w:val="1"/>
          <w:numId w:val="12"/>
        </w:numPr>
        <w:rPr>
          <w:lang w:val="en-US"/>
        </w:rPr>
      </w:pPr>
      <w:r>
        <w:rPr>
          <w:lang w:val="en-US"/>
        </w:rPr>
        <w:t>Idea Selection</w:t>
      </w:r>
    </w:p>
    <w:p w14:paraId="6C878E82" w14:textId="2CF9C4D6" w:rsidR="00E5744B" w:rsidRDefault="00E5744B" w:rsidP="00E5744B">
      <w:pPr>
        <w:pStyle w:val="PargrafodaLista"/>
        <w:numPr>
          <w:ilvl w:val="1"/>
          <w:numId w:val="12"/>
        </w:numPr>
        <w:rPr>
          <w:lang w:val="en-US"/>
        </w:rPr>
      </w:pPr>
      <w:r>
        <w:rPr>
          <w:lang w:val="en-US"/>
        </w:rPr>
        <w:t>Idea Genesis</w:t>
      </w:r>
    </w:p>
    <w:p w14:paraId="0501141F" w14:textId="4C10EAAC" w:rsidR="00E5744B" w:rsidRDefault="00E5744B" w:rsidP="00E5744B">
      <w:pPr>
        <w:pStyle w:val="PargrafodaLista"/>
        <w:numPr>
          <w:ilvl w:val="0"/>
          <w:numId w:val="12"/>
        </w:numPr>
        <w:rPr>
          <w:lang w:val="en-US"/>
        </w:rPr>
      </w:pPr>
      <w:r>
        <w:rPr>
          <w:lang w:val="en-US"/>
        </w:rPr>
        <w:t>The engine, which drives the five front-end elements and is fueled by the leadership and culture of the organization</w:t>
      </w:r>
    </w:p>
    <w:p w14:paraId="400796DC" w14:textId="42ED9C4C" w:rsidR="00E5744B" w:rsidRDefault="00E5744B" w:rsidP="00E5744B">
      <w:pPr>
        <w:pStyle w:val="PargrafodaLista"/>
        <w:numPr>
          <w:ilvl w:val="0"/>
          <w:numId w:val="12"/>
        </w:numPr>
        <w:rPr>
          <w:lang w:val="en-US"/>
        </w:rPr>
      </w:pPr>
      <w:r>
        <w:rPr>
          <w:lang w:val="en-US"/>
        </w:rPr>
        <w:t>The influencing factors, which drive product development and can be intrinsic o</w:t>
      </w:r>
      <w:r w:rsidR="00531EA2">
        <w:rPr>
          <w:lang w:val="en-US"/>
        </w:rPr>
        <w:t>r</w:t>
      </w:r>
      <w:r>
        <w:rPr>
          <w:lang w:val="en-US"/>
        </w:rPr>
        <w:t xml:space="preserve"> extrinsic, for example, organizational capabilities, outside world business strategies, among others.</w:t>
      </w:r>
    </w:p>
    <w:p w14:paraId="03C11323" w14:textId="2764C1E1" w:rsidR="00E5744B" w:rsidRDefault="00E5744B" w:rsidP="00E5744B">
      <w:pPr>
        <w:rPr>
          <w:lang w:val="en-US"/>
        </w:rPr>
      </w:pPr>
    </w:p>
    <w:p w14:paraId="5F6EA476" w14:textId="604A1AA6" w:rsidR="00E5744B" w:rsidRDefault="00E5744B" w:rsidP="00E5744B">
      <w:pPr>
        <w:rPr>
          <w:lang w:val="en-US"/>
        </w:rPr>
      </w:pPr>
      <w:r>
        <w:rPr>
          <w:lang w:val="en-US"/>
        </w:rPr>
        <w:t>The Figure1 provides a visual help to the bullet points defined above.</w:t>
      </w:r>
    </w:p>
    <w:p w14:paraId="12402DF3" w14:textId="77777777" w:rsidR="00E5744B" w:rsidRDefault="00E5744B" w:rsidP="00C45317">
      <w:pPr>
        <w:keepNext/>
      </w:pPr>
      <w:r>
        <w:rPr>
          <w:noProof/>
          <w:lang w:val="en-US"/>
        </w:rPr>
        <w:drawing>
          <wp:inline distT="0" distB="0" distL="0" distR="0" wp14:anchorId="26072741" wp14:editId="5EEBD66D">
            <wp:extent cx="5363845" cy="4084320"/>
            <wp:effectExtent l="0" t="0" r="8255" b="0"/>
            <wp:docPr id="2" name="Imagem 2" descr="Imagem em preto e branco de um relóg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magem em preto e branco de um relógio&#10;&#10;Descrição gerada automaticamente com confiança baixa"/>
                    <pic:cNvPicPr/>
                  </pic:nvPicPr>
                  <pic:blipFill>
                    <a:blip r:embed="rId18">
                      <a:extLst>
                        <a:ext uri="{28A0092B-C50C-407E-A947-70E740481C1C}">
                          <a14:useLocalDpi xmlns:a14="http://schemas.microsoft.com/office/drawing/2010/main" val="0"/>
                        </a:ext>
                      </a:extLst>
                    </a:blip>
                    <a:stretch>
                      <a:fillRect/>
                    </a:stretch>
                  </pic:blipFill>
                  <pic:spPr>
                    <a:xfrm>
                      <a:off x="0" y="0"/>
                      <a:ext cx="5363845" cy="4084320"/>
                    </a:xfrm>
                    <a:prstGeom prst="rect">
                      <a:avLst/>
                    </a:prstGeom>
                  </pic:spPr>
                </pic:pic>
              </a:graphicData>
            </a:graphic>
          </wp:inline>
        </w:drawing>
      </w:r>
    </w:p>
    <w:p w14:paraId="15ED3A88" w14:textId="769C5279" w:rsidR="00E5744B" w:rsidRPr="00E5744B" w:rsidRDefault="00E5744B" w:rsidP="00EB61C2">
      <w:pPr>
        <w:pStyle w:val="Legenda"/>
        <w:rPr>
          <w:lang w:val="en-US"/>
        </w:rPr>
      </w:pPr>
      <w:bookmarkStart w:id="618" w:name="_Toc64809195"/>
      <w:r>
        <w:t xml:space="preserve">Figure </w:t>
      </w:r>
      <w:r>
        <w:fldChar w:fldCharType="begin"/>
      </w:r>
      <w:r>
        <w:instrText xml:space="preserve"> SEQ Figure \* ARABIC </w:instrText>
      </w:r>
      <w:r>
        <w:fldChar w:fldCharType="separate"/>
      </w:r>
      <w:r w:rsidR="00B91823">
        <w:rPr>
          <w:noProof/>
        </w:rPr>
        <w:t>1</w:t>
      </w:r>
      <w:r>
        <w:fldChar w:fldCharType="end"/>
      </w:r>
      <w:r>
        <w:t xml:space="preserve"> - The New Concept Development model as illustrated in the original paper (Koen et al., 2001)</w:t>
      </w:r>
      <w:bookmarkEnd w:id="618"/>
    </w:p>
    <w:p w14:paraId="350DD09A" w14:textId="05FE3129" w:rsidR="00E5744B" w:rsidRDefault="00E5744B" w:rsidP="00E5744B">
      <w:pPr>
        <w:rPr>
          <w:lang w:val="en-US"/>
        </w:rPr>
      </w:pPr>
      <w:r>
        <w:rPr>
          <w:lang w:val="en-US"/>
        </w:rPr>
        <w:t>Furthermore, several characteristics are worth noting.</w:t>
      </w:r>
    </w:p>
    <w:p w14:paraId="03B0A66C" w14:textId="7444C9A6" w:rsidR="00E5744B" w:rsidRPr="00C45317" w:rsidRDefault="00E5744B" w:rsidP="00C45317">
      <w:pPr>
        <w:rPr>
          <w:lang w:val="en-US"/>
        </w:rPr>
      </w:pPr>
      <w:r>
        <w:rPr>
          <w:lang w:val="en-US"/>
        </w:rPr>
        <w:t>“The inner parts of the NCD were specifically designated a</w:t>
      </w:r>
      <w:r w:rsidR="00531EA2">
        <w:rPr>
          <w:lang w:val="en-US"/>
        </w:rPr>
        <w:t>s</w:t>
      </w:r>
      <w:r>
        <w:rPr>
          <w:lang w:val="en-US"/>
        </w:rPr>
        <w:t xml:space="preserve"> elements rather than processes</w:t>
      </w:r>
      <w:r w:rsidR="00C743BD">
        <w:rPr>
          <w:lang w:val="en-US"/>
        </w:rPr>
        <w:t xml:space="preserve">. Processes imply a structure that may not be applicable and could force a set of poorly </w:t>
      </w:r>
      <w:r w:rsidR="00C743BD">
        <w:rPr>
          <w:lang w:val="en-US"/>
        </w:rPr>
        <w:lastRenderedPageBreak/>
        <w:t xml:space="preserve">designed NPPD controls to be used to manage front-end activities. The circular shape is meant to suggest that ideas are expected to flow, </w:t>
      </w:r>
      <w:proofErr w:type="gramStart"/>
      <w:r w:rsidR="00C743BD">
        <w:rPr>
          <w:lang w:val="en-US"/>
        </w:rPr>
        <w:t>circulate</w:t>
      </w:r>
      <w:proofErr w:type="gramEnd"/>
      <w:r w:rsidR="00C743BD">
        <w:rPr>
          <w:lang w:val="en-US"/>
        </w:rPr>
        <w:t xml:space="preserve"> and iterate between and among all the five elements</w:t>
      </w:r>
      <w:r>
        <w:rPr>
          <w:lang w:val="en-US"/>
        </w:rPr>
        <w:t>”</w:t>
      </w:r>
      <w:r w:rsidR="00C743BD">
        <w:rPr>
          <w:lang w:val="en-US"/>
        </w:rPr>
        <w:t xml:space="preserve">.  </w:t>
      </w:r>
      <w:r w:rsidR="00C743BD">
        <w:t>(Koen et al., 2001)</w:t>
      </w:r>
    </w:p>
    <w:p w14:paraId="0CFBE433" w14:textId="26B2B39F" w:rsidR="00A53B96" w:rsidRPr="00D052E8" w:rsidRDefault="00895C3A">
      <w:pPr>
        <w:pStyle w:val="Ttulo2"/>
        <w:rPr>
          <w:rPrChange w:id="619" w:author="Gustavo Moreira" w:date="2021-02-20T17:30:00Z">
            <w:rPr>
              <w:lang w:val="pt-PT"/>
            </w:rPr>
          </w:rPrChange>
        </w:rPr>
      </w:pPr>
      <w:bookmarkStart w:id="620" w:name="_Toc64809214"/>
      <w:r w:rsidRPr="00D052E8">
        <w:rPr>
          <w:rPrChange w:id="621" w:author="Gustavo Moreira" w:date="2021-02-20T17:30:00Z">
            <w:rPr>
              <w:lang w:val="pt-PT"/>
            </w:rPr>
          </w:rPrChange>
        </w:rPr>
        <w:t>Opportunity identification</w:t>
      </w:r>
      <w:bookmarkEnd w:id="620"/>
    </w:p>
    <w:p w14:paraId="22B8FD49" w14:textId="77777777" w:rsidR="006662DC" w:rsidRPr="006662DC" w:rsidRDefault="006662DC" w:rsidP="006662DC">
      <w:pPr>
        <w:rPr>
          <w:lang w:val="en-US"/>
        </w:rPr>
      </w:pPr>
      <w:r w:rsidRPr="006662DC">
        <w:rPr>
          <w:lang w:val="en-US"/>
        </w:rPr>
        <w:t>Opportunity identification is used to identify opportunities that are worth to be investigated and studied. “Business and technological opportunities are explicitly considered so that resources will eventually be allocated” to a determined area (Koen et al., 2001).</w:t>
      </w:r>
    </w:p>
    <w:p w14:paraId="2DD99EE8" w14:textId="77777777" w:rsidR="006662DC" w:rsidRPr="006662DC" w:rsidRDefault="006662DC" w:rsidP="006662DC">
      <w:pPr>
        <w:rPr>
          <w:lang w:val="en-US"/>
        </w:rPr>
      </w:pPr>
      <w:r w:rsidRPr="006662DC">
        <w:rPr>
          <w:lang w:val="en-US"/>
        </w:rPr>
        <w:t>In broad terms, an opportunity “may be a near-term response to a competitive threat, a breakthrough possibility to capture competitive advantage, or a means to simplify/speed-up/reduce the cost of operations” (Koen et al., 2001).</w:t>
      </w:r>
    </w:p>
    <w:p w14:paraId="10B1E567" w14:textId="77777777" w:rsidR="006662DC" w:rsidRPr="006662DC" w:rsidRDefault="006662DC" w:rsidP="006662DC">
      <w:pPr>
        <w:rPr>
          <w:lang w:val="en-US"/>
        </w:rPr>
      </w:pPr>
      <w:r w:rsidRPr="006662DC">
        <w:rPr>
          <w:lang w:val="en-US"/>
        </w:rPr>
        <w:t>The New Concept Development model understands that for opportunity identification to work well, sources and methods that are used to identify opportunities are an essential element.</w:t>
      </w:r>
    </w:p>
    <w:p w14:paraId="13BA5FF6" w14:textId="77777777" w:rsidR="006662DC" w:rsidRPr="006662DC" w:rsidRDefault="006662DC" w:rsidP="006662DC">
      <w:pPr>
        <w:rPr>
          <w:lang w:val="en-US"/>
        </w:rPr>
      </w:pPr>
      <w:r w:rsidRPr="006662DC">
        <w:rPr>
          <w:lang w:val="en-US"/>
        </w:rPr>
        <w:t>Typical methods may be divided into two big groups:</w:t>
      </w:r>
    </w:p>
    <w:p w14:paraId="7000150A" w14:textId="77777777" w:rsidR="006662DC" w:rsidRPr="006662DC" w:rsidRDefault="006662DC" w:rsidP="006662DC">
      <w:pPr>
        <w:pStyle w:val="PargrafodaLista"/>
        <w:numPr>
          <w:ilvl w:val="0"/>
          <w:numId w:val="18"/>
        </w:numPr>
        <w:rPr>
          <w:lang w:val="en-US"/>
        </w:rPr>
      </w:pPr>
      <w:r w:rsidRPr="006662DC">
        <w:rPr>
          <w:lang w:val="en-US"/>
        </w:rPr>
        <w:t xml:space="preserve">Formal – opportunity identification processes that are aligned with all the influencing factors, </w:t>
      </w:r>
      <w:proofErr w:type="spellStart"/>
      <w:r w:rsidRPr="006662DC">
        <w:rPr>
          <w:lang w:val="en-US"/>
        </w:rPr>
        <w:t>e.g</w:t>
      </w:r>
      <w:proofErr w:type="spellEnd"/>
      <w:r w:rsidRPr="006662DC">
        <w:rPr>
          <w:lang w:val="en-US"/>
        </w:rPr>
        <w:t>: brainstorming, mind mapping and lateral thinking, trend analysis.</w:t>
      </w:r>
    </w:p>
    <w:p w14:paraId="4E341512" w14:textId="77777777" w:rsidR="006662DC" w:rsidRPr="006662DC" w:rsidRDefault="006662DC" w:rsidP="006662DC">
      <w:pPr>
        <w:pStyle w:val="PargrafodaLista"/>
        <w:numPr>
          <w:ilvl w:val="0"/>
          <w:numId w:val="18"/>
        </w:numPr>
        <w:rPr>
          <w:lang w:val="en-US"/>
        </w:rPr>
      </w:pPr>
      <w:r w:rsidRPr="006662DC">
        <w:rPr>
          <w:lang w:val="en-US"/>
        </w:rPr>
        <w:t xml:space="preserve">Informal – more organic processes that allow the flow of opportunity identification ideas, </w:t>
      </w:r>
      <w:proofErr w:type="spellStart"/>
      <w:r w:rsidRPr="006662DC">
        <w:rPr>
          <w:lang w:val="en-US"/>
        </w:rPr>
        <w:t>eg</w:t>
      </w:r>
      <w:proofErr w:type="spellEnd"/>
      <w:r w:rsidRPr="006662DC">
        <w:rPr>
          <w:lang w:val="en-US"/>
        </w:rPr>
        <w:t>: ad-hoc sessions, individual insights, or edicts from senior management.</w:t>
      </w:r>
    </w:p>
    <w:p w14:paraId="3F1937DE" w14:textId="77777777" w:rsidR="006662DC" w:rsidRPr="006662DC" w:rsidRDefault="006662DC" w:rsidP="006662DC">
      <w:pPr>
        <w:rPr>
          <w:lang w:val="en-US"/>
        </w:rPr>
      </w:pPr>
    </w:p>
    <w:p w14:paraId="458121CE" w14:textId="77777777" w:rsidR="006662DC" w:rsidRPr="006662DC" w:rsidRDefault="006662DC" w:rsidP="006662DC">
      <w:pPr>
        <w:rPr>
          <w:lang w:val="en-US"/>
        </w:rPr>
      </w:pPr>
      <w:r w:rsidRPr="006662DC">
        <w:rPr>
          <w:lang w:val="en-US"/>
        </w:rPr>
        <w:t>This work was based on trend analysis, following the trend in the technological community regarding Artificial Intelligence, Deep Learning, Machine Learning, and other technologies of the future.</w:t>
      </w:r>
    </w:p>
    <w:p w14:paraId="05FAB3BB" w14:textId="77777777" w:rsidR="006662DC" w:rsidRPr="006662DC" w:rsidRDefault="006662DC" w:rsidP="006662DC">
      <w:pPr>
        <w:rPr>
          <w:b/>
          <w:bCs/>
          <w:lang w:val="en-US"/>
        </w:rPr>
      </w:pPr>
      <w:r w:rsidRPr="006662DC">
        <w:rPr>
          <w:b/>
          <w:bCs/>
          <w:lang w:val="en-US"/>
        </w:rPr>
        <w:t>Automatic music classification is a hot topic</w:t>
      </w:r>
    </w:p>
    <w:p w14:paraId="7DCDC2E1" w14:textId="77777777" w:rsidR="006662DC" w:rsidRPr="006662DC" w:rsidRDefault="006662DC" w:rsidP="006662DC">
      <w:pPr>
        <w:rPr>
          <w:lang w:val="en-US"/>
        </w:rPr>
      </w:pPr>
      <w:r w:rsidRPr="006662DC">
        <w:rPr>
          <w:lang w:val="en-US"/>
        </w:rPr>
        <w:t>In the Introduction chapter, it was discussed that there is an increase in data consumption regarding music content. Companies like Spotify, Apple, and Tidal provide a streaming service that must be of extreme quality to its consumers.</w:t>
      </w:r>
    </w:p>
    <w:p w14:paraId="59BA298C" w14:textId="012EC044" w:rsidR="006662DC" w:rsidRPr="006662DC" w:rsidRDefault="006662DC" w:rsidP="006662DC">
      <w:pPr>
        <w:rPr>
          <w:lang w:val="en-US"/>
        </w:rPr>
      </w:pPr>
      <w:r w:rsidRPr="006662DC">
        <w:rPr>
          <w:lang w:val="en-US"/>
        </w:rPr>
        <w:t xml:space="preserve">In 2016, Spotify provides a total of 1387 music sub-genres in its service platform. (Nick Patch, 2016). Big corporations like Spotify are already on the edge of technology and have dedicated teams working on a sub-area of machine learning called “machine listening”, and classify songs based on a set of factors, including </w:t>
      </w:r>
      <w:del w:id="622" w:author="Fátima Rodrigues" w:date="2021-02-12T12:29:00Z">
        <w:r w:rsidRPr="006662DC" w:rsidDel="004D2E01">
          <w:rPr>
            <w:lang w:val="en-US"/>
          </w:rPr>
          <w:delText>tempo</w:delText>
        </w:r>
      </w:del>
      <w:ins w:id="623" w:author="Fátima Rodrigues" w:date="2021-02-12T12:29:00Z">
        <w:r w:rsidR="004D2E01">
          <w:rPr>
            <w:lang w:val="en-US"/>
          </w:rPr>
          <w:t>time</w:t>
        </w:r>
      </w:ins>
      <w:r w:rsidRPr="006662DC">
        <w:rPr>
          <w:lang w:val="en-US"/>
        </w:rPr>
        <w:t>, acoustic-ness, energy, danceability, the strength of the beat and emotional tone (Nick Patch, 2016). Spotify already builds it’s platform music genres classification using a still-evolving tool, but “the process is still imperfect. At one point, the computers confused the sound of the banjo with human singers” (Nick Patch, 2016).</w:t>
      </w:r>
    </w:p>
    <w:p w14:paraId="55D8CAC8" w14:textId="77777777" w:rsidR="006662DC" w:rsidRPr="006662DC" w:rsidRDefault="006662DC" w:rsidP="006662DC">
      <w:pPr>
        <w:rPr>
          <w:lang w:val="en-US"/>
        </w:rPr>
      </w:pPr>
      <w:r w:rsidRPr="006662DC">
        <w:rPr>
          <w:lang w:val="en-US"/>
        </w:rPr>
        <w:lastRenderedPageBreak/>
        <w:t>In 2020 and with the increase of deep learning study materials, the number of studies published in recent times shows that there is still a lot to understand and improve.</w:t>
      </w:r>
    </w:p>
    <w:p w14:paraId="78E83C36" w14:textId="77777777" w:rsidR="006662DC" w:rsidRPr="006662DC" w:rsidRDefault="006662DC" w:rsidP="006662DC">
      <w:pPr>
        <w:rPr>
          <w:lang w:val="en-US"/>
        </w:rPr>
      </w:pPr>
      <w:r w:rsidRPr="006662DC">
        <w:rPr>
          <w:lang w:val="en-US"/>
        </w:rPr>
        <w:t>Leland Roberts developed a Convolutional Neural Network that classifies music genres with an overall accuracy of 68%. (Leland Roberts, 2020).</w:t>
      </w:r>
    </w:p>
    <w:p w14:paraId="30A1A5C4" w14:textId="005AD07E" w:rsidR="006662DC" w:rsidRPr="006662DC" w:rsidRDefault="006662DC" w:rsidP="006662DC">
      <w:pPr>
        <w:rPr>
          <w:ins w:id="624" w:author="Gustavo Moreira" w:date="2021-01-16T13:52:00Z"/>
          <w:lang w:val="en-US"/>
        </w:rPr>
      </w:pPr>
      <w:r w:rsidRPr="006662DC">
        <w:rPr>
          <w:lang w:val="en-US"/>
        </w:rPr>
        <w:t>The above information allows identifying an opportunity, which is to improve the accuracy of automatic music classification. Streaming services benefit from a more accurate algorithm, therefore this opportunity identification allows the generation of value for the customer, once a better accuracy is achieved.</w:t>
      </w:r>
    </w:p>
    <w:p w14:paraId="65F8B7C2" w14:textId="0687C384" w:rsidR="00A55DD4" w:rsidRPr="00D052E8" w:rsidRDefault="007670F7">
      <w:pPr>
        <w:pStyle w:val="Ttulo2"/>
        <w:rPr>
          <w:rPrChange w:id="625" w:author="Gustavo Moreira" w:date="2021-02-20T17:30:00Z">
            <w:rPr>
              <w:lang w:val="pt-PT"/>
            </w:rPr>
          </w:rPrChange>
        </w:rPr>
      </w:pPr>
      <w:bookmarkStart w:id="626" w:name="_Toc64809215"/>
      <w:r w:rsidRPr="00D052E8">
        <w:rPr>
          <w:rPrChange w:id="627" w:author="Gustavo Moreira" w:date="2021-02-20T17:30:00Z">
            <w:rPr>
              <w:lang w:val="pt-PT"/>
            </w:rPr>
          </w:rPrChange>
        </w:rPr>
        <w:t>Opportunity analysis</w:t>
      </w:r>
      <w:bookmarkEnd w:id="626"/>
    </w:p>
    <w:p w14:paraId="4FFFC670" w14:textId="77777777" w:rsidR="006662DC" w:rsidRPr="006662DC" w:rsidRDefault="006662DC" w:rsidP="006662DC">
      <w:pPr>
        <w:rPr>
          <w:lang w:val="en-US"/>
        </w:rPr>
      </w:pPr>
      <w:r w:rsidRPr="006662DC">
        <w:rPr>
          <w:lang w:val="en-US"/>
        </w:rPr>
        <w:t>The NDC model defines opportunity analysis as the validation of the previously identified opportunity. The first chronological moment of an opportunity is to identify it. The second is to study its viability and support the effort that might be done in the future based on facts, market needs, and business alignments. (Koen et al., 2001). Taking this into consideration, this section decomposes the opportunity to validate the value that the work will bring to society.</w:t>
      </w:r>
    </w:p>
    <w:p w14:paraId="226CA895" w14:textId="77777777" w:rsidR="006662DC" w:rsidRPr="006662DC" w:rsidRDefault="006662DC" w:rsidP="006662DC">
      <w:pPr>
        <w:rPr>
          <w:b/>
          <w:bCs/>
          <w:lang w:val="en-US"/>
        </w:rPr>
      </w:pPr>
      <w:r w:rsidRPr="006662DC">
        <w:rPr>
          <w:b/>
          <w:bCs/>
          <w:lang w:val="en-US"/>
        </w:rPr>
        <w:t>Why is automatic music classification important?</w:t>
      </w:r>
    </w:p>
    <w:p w14:paraId="3D8C1EAA" w14:textId="77777777" w:rsidR="006662DC" w:rsidRPr="006662DC" w:rsidRDefault="006662DC" w:rsidP="006662DC">
      <w:pPr>
        <w:rPr>
          <w:lang w:val="en-US"/>
        </w:rPr>
      </w:pPr>
      <w:r w:rsidRPr="006662DC">
        <w:rPr>
          <w:lang w:val="en-US"/>
        </w:rPr>
        <w:t>From 2015 to 2020, the overall Artificial Intelligence revenues grew by 20%, and this number is expected to grow exponentially in the upcoming years (UBS, 2020).</w:t>
      </w:r>
    </w:p>
    <w:p w14:paraId="438144FC" w14:textId="77777777" w:rsidR="006662DC" w:rsidRPr="006662DC" w:rsidRDefault="006662DC" w:rsidP="006662DC">
      <w:pPr>
        <w:rPr>
          <w:lang w:val="en-US"/>
        </w:rPr>
      </w:pPr>
      <w:r w:rsidRPr="006662DC">
        <w:rPr>
          <w:lang w:val="en-US"/>
        </w:rPr>
        <w:t>Music genre classification is only a small portion of Artificial Intelligence, but it is currently explored by many students, researchers, and big corporations that are already using Artificial Intelligence based algorithm to perform music genre classifications.</w:t>
      </w:r>
    </w:p>
    <w:p w14:paraId="51406098" w14:textId="77777777" w:rsidR="006662DC" w:rsidRPr="006662DC" w:rsidRDefault="006662DC" w:rsidP="006662DC">
      <w:pPr>
        <w:rPr>
          <w:lang w:val="en-US"/>
        </w:rPr>
      </w:pPr>
      <w:r w:rsidRPr="006662DC">
        <w:rPr>
          <w:lang w:val="en-US"/>
        </w:rPr>
        <w:t>Currently, a deep investigation into the topic will not be able to find a common guideline to develop algorithms of the sort. The current documentation available is done on an individual level, within an academic context, or researchers publishing documents like this one, exposing a proposal of implementation and presenting the results.</w:t>
      </w:r>
    </w:p>
    <w:p w14:paraId="2DC69A63" w14:textId="77777777" w:rsidR="006662DC" w:rsidRPr="006662DC" w:rsidRDefault="006662DC" w:rsidP="006662DC">
      <w:pPr>
        <w:rPr>
          <w:lang w:val="en-US"/>
        </w:rPr>
      </w:pPr>
      <w:r w:rsidRPr="006662DC">
        <w:rPr>
          <w:lang w:val="en-US"/>
        </w:rPr>
        <w:t xml:space="preserve">No standard has been defined to this date. </w:t>
      </w:r>
    </w:p>
    <w:p w14:paraId="371D8269" w14:textId="77777777" w:rsidR="006662DC" w:rsidRPr="006662DC" w:rsidRDefault="006662DC" w:rsidP="006662DC">
      <w:pPr>
        <w:rPr>
          <w:lang w:val="en-US"/>
        </w:rPr>
      </w:pPr>
      <w:r w:rsidRPr="006662DC">
        <w:rPr>
          <w:lang w:val="en-US"/>
        </w:rPr>
        <w:t>In 2021, Spotify has 144 million paid subscribers, and this number has more than doubled since 2017. (Spotify, 2021). The numbers tell us that streaming services are reaching a never reached number of new users before, and with the increment of users, the competition between corporations gets bigger, and therefore, the quality of the service should be better to improve customer retention.</w:t>
      </w:r>
    </w:p>
    <w:p w14:paraId="0220C3B3" w14:textId="77777777" w:rsidR="006662DC" w:rsidRPr="006662DC" w:rsidRDefault="006662DC" w:rsidP="006662DC">
      <w:pPr>
        <w:rPr>
          <w:lang w:val="en-US"/>
        </w:rPr>
      </w:pPr>
      <w:r w:rsidRPr="006662DC">
        <w:rPr>
          <w:lang w:val="en-US"/>
        </w:rPr>
        <w:t>Research on the topic that is currently done is targeted at the 11 most popular music genres, contrasting with the 1387 genres that Spotify currently provides.</w:t>
      </w:r>
    </w:p>
    <w:p w14:paraId="3E005D6E" w14:textId="77777777" w:rsidR="006662DC" w:rsidRPr="006662DC" w:rsidRDefault="006662DC" w:rsidP="006662DC">
      <w:pPr>
        <w:rPr>
          <w:lang w:val="en-US"/>
        </w:rPr>
      </w:pPr>
      <w:r w:rsidRPr="006662DC">
        <w:rPr>
          <w:lang w:val="en-US"/>
        </w:rPr>
        <w:t>There is a clear need in the market to standardize music genre classification based on genre, the velocity of training, and general accuracy of the algorithm.</w:t>
      </w:r>
    </w:p>
    <w:p w14:paraId="21645A4D" w14:textId="2F0D0FAB" w:rsidR="006662DC" w:rsidRPr="006662DC" w:rsidRDefault="006662DC" w:rsidP="006662DC">
      <w:pPr>
        <w:rPr>
          <w:ins w:id="628" w:author="Gustavo Moreira" w:date="2021-01-16T15:51:00Z"/>
          <w:lang w:val="en-US"/>
        </w:rPr>
      </w:pPr>
      <w:proofErr w:type="gramStart"/>
      <w:r w:rsidRPr="006662DC">
        <w:rPr>
          <w:lang w:val="en-US"/>
        </w:rPr>
        <w:lastRenderedPageBreak/>
        <w:t>All of</w:t>
      </w:r>
      <w:proofErr w:type="gramEnd"/>
      <w:r w:rsidRPr="006662DC">
        <w:rPr>
          <w:lang w:val="en-US"/>
        </w:rPr>
        <w:t xml:space="preserve"> the three factors above, if improved, can bring a lot of value to the customers, and therefore, validating the value of the identified opportunity.</w:t>
      </w:r>
    </w:p>
    <w:p w14:paraId="71BF743C" w14:textId="6D62AA69" w:rsidR="007670F7" w:rsidRPr="00D052E8" w:rsidRDefault="007670F7">
      <w:pPr>
        <w:pStyle w:val="Ttulo2"/>
        <w:rPr>
          <w:rPrChange w:id="629" w:author="Gustavo Moreira" w:date="2021-02-20T17:30:00Z">
            <w:rPr>
              <w:lang w:val="pt-PT"/>
            </w:rPr>
          </w:rPrChange>
        </w:rPr>
      </w:pPr>
      <w:bookmarkStart w:id="630" w:name="_Toc64809216"/>
      <w:r w:rsidRPr="00D052E8">
        <w:rPr>
          <w:rPrChange w:id="631" w:author="Gustavo Moreira" w:date="2021-02-20T17:30:00Z">
            <w:rPr>
              <w:lang w:val="pt-PT"/>
            </w:rPr>
          </w:rPrChange>
        </w:rPr>
        <w:t>Idea Generation and Enrichment</w:t>
      </w:r>
      <w:bookmarkEnd w:id="630"/>
    </w:p>
    <w:p w14:paraId="56F0FAC9" w14:textId="4E92AA82" w:rsidR="0075233C" w:rsidRDefault="0075233C" w:rsidP="0075233C">
      <w:pPr>
        <w:rPr>
          <w:lang w:val="en-US"/>
        </w:rPr>
      </w:pPr>
      <w:r w:rsidRPr="00C45317">
        <w:rPr>
          <w:lang w:val="en-US"/>
        </w:rPr>
        <w:t>In the New Concept D</w:t>
      </w:r>
      <w:r>
        <w:rPr>
          <w:lang w:val="en-US"/>
        </w:rPr>
        <w:t>evelopment model, the Idea Generation and Enrichment, or Idea Genesis, is the process of transforming an opportunity into a concrete idea. Therefore, it “represents an evolutionary process in which ideas are built upon, torn down, combined, reshaped, modified and upgraded” (</w:t>
      </w:r>
      <w:r>
        <w:t>Koen et al., 2001</w:t>
      </w:r>
      <w:r>
        <w:rPr>
          <w:lang w:val="en-US"/>
        </w:rPr>
        <w:t xml:space="preserve">). It is not expected that the ideas, once defined, are fixed and immutable. They go through a process of continuous improvement and may go through many iterations before is </w:t>
      </w:r>
      <w:r w:rsidR="00D64FBC">
        <w:rPr>
          <w:lang w:val="en-US"/>
        </w:rPr>
        <w:t>finished</w:t>
      </w:r>
      <w:r>
        <w:rPr>
          <w:lang w:val="en-US"/>
        </w:rPr>
        <w:t>. This process may include “a formal process like brainstorming sessions and idea banks so as to provoke the organization or individual into generating new ideas for the identified opportunity” (</w:t>
      </w:r>
      <w:r>
        <w:t>Koen et al., 2001</w:t>
      </w:r>
      <w:r>
        <w:rPr>
          <w:lang w:val="en-US"/>
        </w:rPr>
        <w:t>).</w:t>
      </w:r>
    </w:p>
    <w:p w14:paraId="588E655F" w14:textId="503F9882" w:rsidR="0075233C" w:rsidRDefault="0075233C" w:rsidP="0075233C">
      <w:pPr>
        <w:rPr>
          <w:color w:val="FF0000"/>
          <w:lang w:val="en-US"/>
        </w:rPr>
      </w:pPr>
      <w:r>
        <w:rPr>
          <w:lang w:val="en-US"/>
        </w:rPr>
        <w:t xml:space="preserve">For this work, both brainstorming and bank ideas were used when defining ideas for the identified opportunities. The bank of ideas came mostly from the author, while researching for chapters number 3 and 4, and also by the inclusion of members in informal </w:t>
      </w:r>
      <w:proofErr w:type="gramStart"/>
      <w:r>
        <w:rPr>
          <w:lang w:val="en-US"/>
        </w:rPr>
        <w:t>discussions  that</w:t>
      </w:r>
      <w:proofErr w:type="gramEnd"/>
      <w:r>
        <w:rPr>
          <w:lang w:val="en-US"/>
        </w:rPr>
        <w:t xml:space="preserve"> have an interest in the topic</w:t>
      </w:r>
      <w:r w:rsidR="00335EB4">
        <w:rPr>
          <w:lang w:val="en-US"/>
        </w:rPr>
        <w:t>.</w:t>
      </w:r>
    </w:p>
    <w:p w14:paraId="6EB440FA" w14:textId="4D51D018" w:rsidR="0075233C" w:rsidRDefault="0075233C" w:rsidP="0075233C">
      <w:pPr>
        <w:rPr>
          <w:color w:val="000000" w:themeColor="text1"/>
          <w:lang w:val="en-US"/>
        </w:rPr>
      </w:pPr>
      <w:r>
        <w:rPr>
          <w:color w:val="000000" w:themeColor="text1"/>
          <w:lang w:val="en-US"/>
        </w:rPr>
        <w:t>The following ideas are presented with the intention of identify possible future solutions to the identified opportunity.</w:t>
      </w:r>
    </w:p>
    <w:p w14:paraId="4BA90F55" w14:textId="71C28DF3" w:rsidR="0075233C" w:rsidRDefault="0075233C" w:rsidP="0075233C">
      <w:pPr>
        <w:pStyle w:val="PargrafodaLista"/>
        <w:numPr>
          <w:ilvl w:val="0"/>
          <w:numId w:val="15"/>
        </w:numPr>
        <w:rPr>
          <w:color w:val="000000" w:themeColor="text1"/>
          <w:lang w:val="en-US"/>
        </w:rPr>
      </w:pPr>
      <w:r w:rsidRPr="00C45317">
        <w:rPr>
          <w:b/>
          <w:bCs w:val="0"/>
          <w:color w:val="000000" w:themeColor="text1"/>
          <w:lang w:val="en-US"/>
        </w:rPr>
        <w:t>Continue the work of an individual researcher that has publicly made his work available to the community</w:t>
      </w:r>
      <w:r w:rsidR="00CC09AD">
        <w:rPr>
          <w:color w:val="000000" w:themeColor="text1"/>
          <w:lang w:val="en-US"/>
        </w:rPr>
        <w:t xml:space="preserve"> – The objective of this idea is to not start from scratch and take advantage of the work that someone else has already </w:t>
      </w:r>
      <w:proofErr w:type="gramStart"/>
      <w:r w:rsidR="00CC09AD">
        <w:rPr>
          <w:color w:val="000000" w:themeColor="text1"/>
          <w:lang w:val="en-US"/>
        </w:rPr>
        <w:t>done, and</w:t>
      </w:r>
      <w:proofErr w:type="gramEnd"/>
      <w:r w:rsidR="00CC09AD">
        <w:rPr>
          <w:color w:val="000000" w:themeColor="text1"/>
          <w:lang w:val="en-US"/>
        </w:rPr>
        <w:t xml:space="preserve"> improve the solution to obtain better results.</w:t>
      </w:r>
    </w:p>
    <w:p w14:paraId="4FCCA7AD" w14:textId="10A59DE5" w:rsidR="00CC09AD" w:rsidRDefault="00CC09AD" w:rsidP="0075233C">
      <w:pPr>
        <w:pStyle w:val="PargrafodaLista"/>
        <w:numPr>
          <w:ilvl w:val="0"/>
          <w:numId w:val="15"/>
        </w:numPr>
        <w:rPr>
          <w:color w:val="000000" w:themeColor="text1"/>
          <w:lang w:val="en-US"/>
        </w:rPr>
      </w:pPr>
      <w:r>
        <w:rPr>
          <w:b/>
          <w:bCs w:val="0"/>
          <w:color w:val="000000" w:themeColor="text1"/>
          <w:lang w:val="en-US"/>
        </w:rPr>
        <w:t>Build a technical solution from scratch, using a dataset that was previously defined</w:t>
      </w:r>
      <w:r>
        <w:rPr>
          <w:color w:val="000000" w:themeColor="text1"/>
          <w:lang w:val="en-US"/>
        </w:rPr>
        <w:t xml:space="preserve"> – The purpose of this idea is to start a technical solution from scratch. This solution might be based on a deep learning framework, but also other types of framework. The common point here is that i</w:t>
      </w:r>
      <w:r w:rsidR="00D64FBC">
        <w:rPr>
          <w:color w:val="000000" w:themeColor="text1"/>
          <w:lang w:val="en-US"/>
        </w:rPr>
        <w:t>t</w:t>
      </w:r>
      <w:r>
        <w:rPr>
          <w:color w:val="000000" w:themeColor="text1"/>
          <w:lang w:val="en-US"/>
        </w:rPr>
        <w:t xml:space="preserve"> bases the classification on a dataset that is freely available to the community to use.</w:t>
      </w:r>
    </w:p>
    <w:p w14:paraId="1BA1CF72" w14:textId="6534E71A" w:rsidR="00CC09AD" w:rsidRDefault="00CC09AD" w:rsidP="00CC09AD">
      <w:pPr>
        <w:pStyle w:val="PargrafodaLista"/>
        <w:numPr>
          <w:ilvl w:val="0"/>
          <w:numId w:val="15"/>
        </w:numPr>
        <w:rPr>
          <w:color w:val="000000" w:themeColor="text1"/>
          <w:lang w:val="en-US"/>
        </w:rPr>
      </w:pPr>
      <w:r w:rsidRPr="00C45317">
        <w:rPr>
          <w:b/>
          <w:bCs w:val="0"/>
          <w:color w:val="000000" w:themeColor="text1"/>
          <w:lang w:val="en-US"/>
        </w:rPr>
        <w:t>Build a technical solution and a dataset from scratch</w:t>
      </w:r>
      <w:r>
        <w:rPr>
          <w:color w:val="000000" w:themeColor="text1"/>
          <w:lang w:val="en-US"/>
        </w:rPr>
        <w:t xml:space="preserve"> – The objective of this idea is to fully design and implement the solution as discussed in the idea number </w:t>
      </w:r>
      <w:proofErr w:type="gramStart"/>
      <w:r>
        <w:rPr>
          <w:color w:val="000000" w:themeColor="text1"/>
          <w:lang w:val="en-US"/>
        </w:rPr>
        <w:t>two, but</w:t>
      </w:r>
      <w:proofErr w:type="gramEnd"/>
      <w:r>
        <w:rPr>
          <w:color w:val="000000" w:themeColor="text1"/>
          <w:lang w:val="en-US"/>
        </w:rPr>
        <w:t xml:space="preserve"> using a dataset that is manually built for the context of this work.</w:t>
      </w:r>
    </w:p>
    <w:p w14:paraId="3992BA8B" w14:textId="77777777" w:rsidR="00CC09AD" w:rsidRDefault="00CC09AD" w:rsidP="00C45317">
      <w:pPr>
        <w:pStyle w:val="PargrafodaLista"/>
        <w:ind w:left="720" w:firstLine="0"/>
        <w:rPr>
          <w:color w:val="000000" w:themeColor="text1"/>
          <w:lang w:val="en-US"/>
        </w:rPr>
      </w:pPr>
    </w:p>
    <w:p w14:paraId="3697E6EC" w14:textId="1E3A3597" w:rsidR="00CC09AD" w:rsidDel="00F217F9" w:rsidRDefault="00CC09AD" w:rsidP="00F217F9">
      <w:pPr>
        <w:pStyle w:val="PargrafodaLista"/>
        <w:numPr>
          <w:ilvl w:val="0"/>
          <w:numId w:val="15"/>
        </w:numPr>
        <w:ind w:left="360"/>
        <w:rPr>
          <w:del w:id="632" w:author="Gustavo Moreira" w:date="2021-02-21T14:12:00Z"/>
          <w:color w:val="000000" w:themeColor="text1"/>
          <w:lang w:val="en-US"/>
        </w:rPr>
      </w:pPr>
      <w:r w:rsidRPr="00C45317">
        <w:rPr>
          <w:b/>
          <w:bCs w:val="0"/>
          <w:color w:val="000000" w:themeColor="text1"/>
          <w:lang w:val="en-US"/>
        </w:rPr>
        <w:t>Use previous research to identify common points of implementation and propose a guideline of implementation that is accepted by the community</w:t>
      </w:r>
      <w:r w:rsidRPr="00CC09AD">
        <w:rPr>
          <w:color w:val="000000" w:themeColor="text1"/>
          <w:lang w:val="en-US"/>
        </w:rPr>
        <w:t xml:space="preserve"> </w:t>
      </w:r>
      <w:r>
        <w:rPr>
          <w:color w:val="000000" w:themeColor="text1"/>
          <w:lang w:val="en-US"/>
        </w:rPr>
        <w:t xml:space="preserve">– The goal of this idea is to explore the work that was already done regarding music genre classification, identify common practices and guidelines that lead to the development of a reliable algorithm. Further implementation of this idea requires starting conversation with proper identities that can validate and certify the process. In other works, the end goal of this idea is to </w:t>
      </w:r>
      <w:r>
        <w:rPr>
          <w:color w:val="000000" w:themeColor="text1"/>
          <w:lang w:val="en-US"/>
        </w:rPr>
        <w:lastRenderedPageBreak/>
        <w:t>have a clear and define pattern of implementation for music genre algorithms, like Martin Fowler defined software design patterns previously.</w:t>
      </w:r>
    </w:p>
    <w:p w14:paraId="3A269A6D" w14:textId="77777777" w:rsidR="00F217F9" w:rsidRDefault="00F217F9" w:rsidP="00C45317">
      <w:pPr>
        <w:pStyle w:val="PargrafodaLista"/>
        <w:numPr>
          <w:ilvl w:val="0"/>
          <w:numId w:val="15"/>
        </w:numPr>
        <w:ind w:left="360"/>
        <w:rPr>
          <w:ins w:id="633" w:author="Gustavo Moreira" w:date="2021-02-21T14:12:00Z"/>
          <w:color w:val="000000" w:themeColor="text1"/>
          <w:lang w:val="en-US"/>
        </w:rPr>
      </w:pPr>
    </w:p>
    <w:p w14:paraId="1CEE9307" w14:textId="77777777" w:rsidR="00CC09AD" w:rsidRPr="00F217F9" w:rsidDel="00F217F9" w:rsidRDefault="00CC09AD">
      <w:pPr>
        <w:pStyle w:val="PargrafodaLista"/>
        <w:numPr>
          <w:ilvl w:val="0"/>
          <w:numId w:val="15"/>
        </w:numPr>
        <w:ind w:left="360"/>
        <w:rPr>
          <w:del w:id="634" w:author="Gustavo Moreira" w:date="2021-02-21T14:12:00Z"/>
          <w:b/>
          <w:bCs w:val="0"/>
          <w:color w:val="000000" w:themeColor="text1"/>
          <w:lang w:val="en-US"/>
          <w:rPrChange w:id="635" w:author="Gustavo Moreira" w:date="2021-02-21T14:12:00Z">
            <w:rPr>
              <w:del w:id="636" w:author="Gustavo Moreira" w:date="2021-02-21T14:12:00Z"/>
            </w:rPr>
          </w:rPrChange>
        </w:rPr>
        <w:pPrChange w:id="637" w:author="Gustavo Moreira" w:date="2021-02-21T14:12:00Z">
          <w:pPr>
            <w:pStyle w:val="PargrafodaLista"/>
            <w:ind w:left="348"/>
          </w:pPr>
        </w:pPrChange>
      </w:pPr>
    </w:p>
    <w:p w14:paraId="44DAE777" w14:textId="4E7CAC6C" w:rsidR="00CC09AD" w:rsidRPr="00C45317" w:rsidRDefault="00CC09AD">
      <w:pPr>
        <w:pStyle w:val="PargrafodaLista"/>
        <w:numPr>
          <w:ilvl w:val="0"/>
          <w:numId w:val="15"/>
        </w:numPr>
        <w:ind w:left="360"/>
        <w:pPrChange w:id="638" w:author="Gustavo Moreira" w:date="2021-02-21T14:12:00Z">
          <w:pPr>
            <w:pStyle w:val="Ttulo2"/>
          </w:pPr>
        </w:pPrChange>
      </w:pPr>
      <w:r w:rsidRPr="00F217F9">
        <w:rPr>
          <w:b/>
          <w:bCs w:val="0"/>
          <w:rPrChange w:id="639" w:author="Gustavo Moreira" w:date="2021-02-21T14:12:00Z">
            <w:rPr>
              <w:rFonts w:eastAsiaTheme="majorEastAsia" w:cstheme="majorBidi"/>
              <w:b/>
              <w:color w:val="000000" w:themeColor="text1"/>
              <w:sz w:val="24"/>
              <w:lang w:val="en-US"/>
            </w:rPr>
          </w:rPrChange>
        </w:rPr>
        <w:t>Build a music genre classification framework</w:t>
      </w:r>
      <w:r>
        <w:t xml:space="preserve"> – The objective of this idea is to develop a framework that is highly optimized to develop music genre classification algorithms, having as </w:t>
      </w:r>
      <w:proofErr w:type="gramStart"/>
      <w:r>
        <w:t>ultimate goal</w:t>
      </w:r>
      <w:proofErr w:type="gramEnd"/>
      <w:r>
        <w:t xml:space="preserve"> facilitate future work of the developer community by reducing speed of developing and facilitating the </w:t>
      </w:r>
      <w:r w:rsidRPr="00020228">
        <w:t>accuracy</w:t>
      </w:r>
      <w:r>
        <w:t xml:space="preserve"> of the algorithm.</w:t>
      </w:r>
    </w:p>
    <w:p w14:paraId="7ECB70D1" w14:textId="1F52D4EA" w:rsidR="007670F7" w:rsidRPr="00D052E8" w:rsidRDefault="007670F7">
      <w:pPr>
        <w:pStyle w:val="Ttulo2"/>
        <w:rPr>
          <w:rPrChange w:id="640" w:author="Gustavo Moreira" w:date="2021-02-20T17:30:00Z">
            <w:rPr>
              <w:lang w:val="pt-PT"/>
            </w:rPr>
          </w:rPrChange>
        </w:rPr>
      </w:pPr>
      <w:bookmarkStart w:id="641" w:name="_Toc64809217"/>
      <w:r w:rsidRPr="00D052E8">
        <w:rPr>
          <w:rPrChange w:id="642" w:author="Gustavo Moreira" w:date="2021-02-20T17:30:00Z">
            <w:rPr>
              <w:lang w:val="pt-PT"/>
            </w:rPr>
          </w:rPrChange>
        </w:rPr>
        <w:t>Idea Selection</w:t>
      </w:r>
      <w:bookmarkEnd w:id="641"/>
    </w:p>
    <w:p w14:paraId="5B77270F" w14:textId="59D01A3D" w:rsidR="000D5D9F" w:rsidRDefault="000D5D9F" w:rsidP="000D5D9F">
      <w:pPr>
        <w:rPr>
          <w:lang w:val="en-US"/>
        </w:rPr>
      </w:pPr>
      <w:r w:rsidRPr="00C45317">
        <w:rPr>
          <w:lang w:val="en-US"/>
        </w:rPr>
        <w:t>Idea Selection is the e</w:t>
      </w:r>
      <w:r>
        <w:rPr>
          <w:lang w:val="en-US"/>
        </w:rPr>
        <w:t>lement of NDC that allows to select the idea that brings the most value. The “selection may be as simple as an individual’s choice among many self-generated options” (</w:t>
      </w:r>
      <w:r>
        <w:t>Koen et al., 2001</w:t>
      </w:r>
      <w:r>
        <w:rPr>
          <w:lang w:val="en-US"/>
        </w:rPr>
        <w:t xml:space="preserve">). NDC does not identify a rigorous method to select the idea with the most value. </w:t>
      </w:r>
    </w:p>
    <w:p w14:paraId="1F8B77A5" w14:textId="2F53ED9D" w:rsidR="000D5D9F" w:rsidRPr="00C45317" w:rsidRDefault="000D5D9F" w:rsidP="00C45317">
      <w:pPr>
        <w:rPr>
          <w:lang w:val="en-US"/>
        </w:rPr>
      </w:pPr>
      <w:r>
        <w:rPr>
          <w:lang w:val="en-US"/>
        </w:rPr>
        <w:t>At this point, as presented in the previous section, there are 5 ideas identified, and selecting one is still left to the individual decision. To help identify the most viable solution for this dissertation, a second method is introduced, the Analytic Hierarchy Process.</w:t>
      </w:r>
    </w:p>
    <w:p w14:paraId="6D3C20DA" w14:textId="367CB3C5" w:rsidR="007670F7" w:rsidRDefault="007670F7">
      <w:pPr>
        <w:pStyle w:val="Ttulo3"/>
        <w:rPr>
          <w:lang w:val="pt-PT"/>
        </w:rPr>
      </w:pPr>
      <w:bookmarkStart w:id="643" w:name="_Toc64809218"/>
      <w:r>
        <w:rPr>
          <w:lang w:val="pt-PT"/>
        </w:rPr>
        <w:t>Analytic Hierarchy Process (AHP)</w:t>
      </w:r>
      <w:bookmarkEnd w:id="643"/>
    </w:p>
    <w:p w14:paraId="39A86696" w14:textId="4FE68A32" w:rsidR="00CF3515" w:rsidRDefault="00CF3515" w:rsidP="00CF3515">
      <w:pPr>
        <w:rPr>
          <w:lang w:val="en-US"/>
        </w:rPr>
      </w:pPr>
      <w:r w:rsidRPr="00C45317">
        <w:rPr>
          <w:lang w:val="en-US"/>
        </w:rPr>
        <w:t>The Analytic Hierarchy Process (AHP) is one of the most used method</w:t>
      </w:r>
      <w:r w:rsidR="00F77F7A">
        <w:rPr>
          <w:lang w:val="en-US"/>
        </w:rPr>
        <w:t>s</w:t>
      </w:r>
      <w:r w:rsidRPr="00C45317">
        <w:rPr>
          <w:lang w:val="en-US"/>
        </w:rPr>
        <w:t xml:space="preserve"> in</w:t>
      </w:r>
      <w:r>
        <w:rPr>
          <w:lang w:val="en-US"/>
        </w:rPr>
        <w:t xml:space="preserve"> </w:t>
      </w:r>
      <w:r w:rsidRPr="00C45317">
        <w:rPr>
          <w:lang w:val="en-US"/>
        </w:rPr>
        <w:t>decision makin</w:t>
      </w:r>
      <w:r>
        <w:rPr>
          <w:lang w:val="en-US"/>
        </w:rPr>
        <w:t xml:space="preserve">g environments. It was defined by Thomas L. </w:t>
      </w:r>
      <w:proofErr w:type="spellStart"/>
      <w:r>
        <w:rPr>
          <w:lang w:val="en-US"/>
        </w:rPr>
        <w:t>Saaty</w:t>
      </w:r>
      <w:proofErr w:type="spellEnd"/>
      <w:r>
        <w:rPr>
          <w:lang w:val="en-US"/>
        </w:rPr>
        <w:t>, in 1980. This method uses both quality and quantity criteria in the evaluation process. The main idea is to divide the problem into decision tree levels, facilitating the comprehension and evaluation of the decision when selecting an idea.</w:t>
      </w:r>
    </w:p>
    <w:p w14:paraId="1C0EE586" w14:textId="6113FAA4" w:rsidR="00CF3515" w:rsidRDefault="00CF3515" w:rsidP="00CF3515">
      <w:pPr>
        <w:rPr>
          <w:lang w:val="en-US"/>
        </w:rPr>
      </w:pPr>
      <w:r>
        <w:rPr>
          <w:lang w:val="en-US"/>
        </w:rPr>
        <w:t>The</w:t>
      </w:r>
      <w:r w:rsidR="00D01FF6">
        <w:rPr>
          <w:lang w:val="en-US"/>
        </w:rPr>
        <w:t xml:space="preserve"> process </w:t>
      </w:r>
      <w:r w:rsidR="00F77F7A">
        <w:rPr>
          <w:lang w:val="en-US"/>
        </w:rPr>
        <w:t>describes</w:t>
      </w:r>
      <w:r w:rsidR="00D01FF6">
        <w:rPr>
          <w:lang w:val="en-US"/>
        </w:rPr>
        <w:t xml:space="preserve"> the creation of a tree, where the first level represents the problem that is intended to be solved, and the second hierarchy level represents the factors of importance </w:t>
      </w:r>
      <w:proofErr w:type="gramStart"/>
      <w:r w:rsidR="00D01FF6">
        <w:rPr>
          <w:lang w:val="en-US"/>
        </w:rPr>
        <w:t>in order to</w:t>
      </w:r>
      <w:proofErr w:type="gramEnd"/>
      <w:r w:rsidR="00D01FF6">
        <w:rPr>
          <w:lang w:val="en-US"/>
        </w:rPr>
        <w:t xml:space="preserve"> achieve a problem solution. Finally, in the lowest level of hierarchy, are represented the ideas proposed to solve the problem.</w:t>
      </w:r>
    </w:p>
    <w:p w14:paraId="0219EBBC" w14:textId="5F112A45" w:rsidR="00D01FF6" w:rsidRDefault="00D01FF6" w:rsidP="00CF3515">
      <w:pPr>
        <w:rPr>
          <w:lang w:val="en-US"/>
        </w:rPr>
      </w:pPr>
      <w:r>
        <w:rPr>
          <w:lang w:val="en-US"/>
        </w:rPr>
        <w:t>The Figure 2 represents the decision tree of the AHP applied to the problem introduced in the first chapter of the document. The criteria to assess whether the idea is significant or not is the following:</w:t>
      </w:r>
    </w:p>
    <w:p w14:paraId="308F7036" w14:textId="3EA17ED4" w:rsidR="00D01FF6" w:rsidRDefault="00D01FF6" w:rsidP="00D01FF6">
      <w:pPr>
        <w:pStyle w:val="PargrafodaLista"/>
        <w:numPr>
          <w:ilvl w:val="0"/>
          <w:numId w:val="16"/>
        </w:numPr>
        <w:rPr>
          <w:lang w:val="en-US"/>
        </w:rPr>
      </w:pPr>
      <w:r w:rsidRPr="00C45317">
        <w:rPr>
          <w:b/>
          <w:bCs w:val="0"/>
          <w:lang w:val="en-US"/>
        </w:rPr>
        <w:t>Technical achievement</w:t>
      </w:r>
      <w:r>
        <w:rPr>
          <w:lang w:val="en-US"/>
        </w:rPr>
        <w:t xml:space="preserve"> – The solution achieves a highly quality code structure and directly solves the proposed problem, by applying software engineering best practices.</w:t>
      </w:r>
    </w:p>
    <w:p w14:paraId="548B727E" w14:textId="362BB499" w:rsidR="00D01FF6" w:rsidRDefault="00D01FF6" w:rsidP="00D01FF6">
      <w:pPr>
        <w:pStyle w:val="PargrafodaLista"/>
        <w:numPr>
          <w:ilvl w:val="0"/>
          <w:numId w:val="16"/>
        </w:numPr>
        <w:rPr>
          <w:lang w:val="en-US"/>
        </w:rPr>
      </w:pPr>
      <w:r>
        <w:rPr>
          <w:b/>
          <w:bCs w:val="0"/>
          <w:lang w:val="en-US"/>
        </w:rPr>
        <w:t xml:space="preserve">Algorithm accuracy </w:t>
      </w:r>
      <w:r>
        <w:rPr>
          <w:lang w:val="en-US"/>
        </w:rPr>
        <w:t>– The solution achieves a good accuracy that is bigger than the current research standards.</w:t>
      </w:r>
    </w:p>
    <w:p w14:paraId="45BC12EB" w14:textId="7E72D991" w:rsidR="00D01FF6" w:rsidRDefault="00D01FF6" w:rsidP="00D01FF6">
      <w:pPr>
        <w:pStyle w:val="PargrafodaLista"/>
        <w:numPr>
          <w:ilvl w:val="0"/>
          <w:numId w:val="16"/>
        </w:numPr>
        <w:rPr>
          <w:lang w:val="en-US"/>
        </w:rPr>
      </w:pPr>
      <w:r>
        <w:rPr>
          <w:b/>
          <w:bCs w:val="0"/>
          <w:lang w:val="en-US"/>
        </w:rPr>
        <w:t xml:space="preserve">Time restrictions </w:t>
      </w:r>
      <w:r>
        <w:rPr>
          <w:lang w:val="en-US"/>
        </w:rPr>
        <w:t>– If the solution is timeboxed to a specific time and needs to be delivered on a specific date</w:t>
      </w:r>
    </w:p>
    <w:p w14:paraId="171190B5" w14:textId="59A9099C" w:rsidR="00D01FF6" w:rsidRDefault="00D01FF6" w:rsidP="00D01FF6">
      <w:pPr>
        <w:pStyle w:val="PargrafodaLista"/>
        <w:numPr>
          <w:ilvl w:val="0"/>
          <w:numId w:val="16"/>
        </w:numPr>
        <w:rPr>
          <w:lang w:val="en-US"/>
        </w:rPr>
      </w:pPr>
      <w:r>
        <w:rPr>
          <w:b/>
          <w:bCs w:val="0"/>
          <w:lang w:val="en-US"/>
        </w:rPr>
        <w:t xml:space="preserve">Community meaningfulness </w:t>
      </w:r>
      <w:r>
        <w:rPr>
          <w:lang w:val="en-US"/>
        </w:rPr>
        <w:t>– If the solution brings a more direct value to the community.</w:t>
      </w:r>
    </w:p>
    <w:p w14:paraId="44E28DAC" w14:textId="6EECC93A" w:rsidR="00D01FF6" w:rsidRDefault="00D01FF6" w:rsidP="00D01FF6">
      <w:pPr>
        <w:rPr>
          <w:lang w:val="en-US"/>
        </w:rPr>
      </w:pPr>
    </w:p>
    <w:p w14:paraId="354C369F" w14:textId="77777777" w:rsidR="00D01FF6" w:rsidRDefault="00D01FF6">
      <w:pPr>
        <w:keepNext/>
        <w:pPrChange w:id="644" w:author="Gustavo Moreira" w:date="2021-01-16T17:57:00Z">
          <w:pPr/>
        </w:pPrChange>
      </w:pPr>
      <w:r>
        <w:rPr>
          <w:noProof/>
          <w:lang w:val="en-US"/>
        </w:rPr>
        <w:drawing>
          <wp:inline distT="0" distB="0" distL="0" distR="0" wp14:anchorId="35701BC1" wp14:editId="6542B81C">
            <wp:extent cx="6257925" cy="4156145"/>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272684" cy="4165947"/>
                    </a:xfrm>
                    <a:prstGeom prst="rect">
                      <a:avLst/>
                    </a:prstGeom>
                  </pic:spPr>
                </pic:pic>
              </a:graphicData>
            </a:graphic>
          </wp:inline>
        </w:drawing>
      </w:r>
    </w:p>
    <w:p w14:paraId="0CF0BA9F" w14:textId="50F9BD47" w:rsidR="00D01FF6" w:rsidRDefault="00D01FF6" w:rsidP="00EB61C2">
      <w:pPr>
        <w:pStyle w:val="Legenda"/>
        <w:rPr>
          <w:lang w:val="en-US"/>
        </w:rPr>
      </w:pPr>
      <w:bookmarkStart w:id="645" w:name="_Toc64809196"/>
      <w:r>
        <w:t xml:space="preserve">Figure </w:t>
      </w:r>
      <w:r>
        <w:fldChar w:fldCharType="begin"/>
      </w:r>
      <w:r>
        <w:instrText xml:space="preserve"> SEQ Figure \* ARABIC </w:instrText>
      </w:r>
      <w:r>
        <w:fldChar w:fldCharType="separate"/>
      </w:r>
      <w:r w:rsidR="00B91823">
        <w:rPr>
          <w:noProof/>
        </w:rPr>
        <w:t>2</w:t>
      </w:r>
      <w:r>
        <w:fldChar w:fldCharType="end"/>
      </w:r>
      <w:r>
        <w:t xml:space="preserve"> - The AHP hierarchy decision tree</w:t>
      </w:r>
      <w:bookmarkEnd w:id="645"/>
    </w:p>
    <w:p w14:paraId="08E6F7B7" w14:textId="02D3A776" w:rsidR="00D01FF6" w:rsidRDefault="00D01FF6" w:rsidP="00FD17F7">
      <w:pPr>
        <w:rPr>
          <w:lang w:val="en-US"/>
        </w:rPr>
      </w:pPr>
    </w:p>
    <w:p w14:paraId="0FDB2F60" w14:textId="018DEDF3" w:rsidR="00FD17F7" w:rsidRDefault="00FD17F7" w:rsidP="00D01FF6">
      <w:pPr>
        <w:rPr>
          <w:lang w:val="en-US"/>
        </w:rPr>
      </w:pPr>
      <w:r>
        <w:rPr>
          <w:lang w:val="en-US"/>
        </w:rPr>
        <w:t xml:space="preserve">Having the AHP tree defined, it is necessary to proceed to the next stage. The criteria on the second hierarchy level of the AHP tree is directly compared to one another in terms of relative importance, accordingly to the model proposed by </w:t>
      </w:r>
      <w:proofErr w:type="spellStart"/>
      <w:r>
        <w:rPr>
          <w:lang w:val="en-US"/>
        </w:rPr>
        <w:t>Saaty</w:t>
      </w:r>
      <w:proofErr w:type="spellEnd"/>
      <w:r>
        <w:rPr>
          <w:lang w:val="en-US"/>
        </w:rPr>
        <w:t xml:space="preserve">, in 1990. Table 1 provides guidance to the model proposed by </w:t>
      </w:r>
      <w:proofErr w:type="spellStart"/>
      <w:r>
        <w:rPr>
          <w:lang w:val="en-US"/>
        </w:rPr>
        <w:t>Saaty</w:t>
      </w:r>
      <w:proofErr w:type="spellEnd"/>
      <w:r>
        <w:rPr>
          <w:lang w:val="en-US"/>
        </w:rPr>
        <w:t>.</w:t>
      </w:r>
    </w:p>
    <w:p w14:paraId="3CEE2C90" w14:textId="18306D61" w:rsidR="00FD17F7" w:rsidRDefault="00FD17F7" w:rsidP="00FD17F7">
      <w:pPr>
        <w:rPr>
          <w:lang w:val="en-US"/>
        </w:rPr>
      </w:pPr>
    </w:p>
    <w:p w14:paraId="14E0D1BF" w14:textId="77777777" w:rsidR="00FD17F7" w:rsidRDefault="00FD17F7" w:rsidP="00FD17F7">
      <w:pPr>
        <w:rPr>
          <w:lang w:val="en-US"/>
        </w:rPr>
      </w:pPr>
    </w:p>
    <w:p w14:paraId="262B224D" w14:textId="033BA19A" w:rsidR="00FD17F7" w:rsidRDefault="00FD17F7" w:rsidP="00FD17F7">
      <w:pPr>
        <w:pStyle w:val="Legenda"/>
        <w:keepNext/>
      </w:pPr>
      <w:r>
        <w:t xml:space="preserve">Table </w:t>
      </w:r>
      <w:r>
        <w:fldChar w:fldCharType="begin"/>
      </w:r>
      <w:r>
        <w:instrText xml:space="preserve"> SEQ Table \* ARABIC </w:instrText>
      </w:r>
      <w:r>
        <w:fldChar w:fldCharType="separate"/>
      </w:r>
      <w:r w:rsidR="004E36E5">
        <w:rPr>
          <w:noProof/>
        </w:rPr>
        <w:t>1</w:t>
      </w:r>
      <w:r>
        <w:fldChar w:fldCharType="end"/>
      </w:r>
      <w:r>
        <w:t xml:space="preserve"> - Scale of criteria comparison (</w:t>
      </w:r>
      <w:proofErr w:type="spellStart"/>
      <w:r>
        <w:t>Saaty</w:t>
      </w:r>
      <w:proofErr w:type="spellEnd"/>
      <w:r>
        <w:t>, 1990)</w:t>
      </w:r>
    </w:p>
    <w:tbl>
      <w:tblPr>
        <w:tblStyle w:val="Tabelacomgrade"/>
        <w:tblW w:w="0" w:type="auto"/>
        <w:tblLook w:val="04A0" w:firstRow="1" w:lastRow="0" w:firstColumn="1" w:lastColumn="0" w:noHBand="0" w:noVBand="1"/>
      </w:tblPr>
      <w:tblGrid>
        <w:gridCol w:w="1980"/>
        <w:gridCol w:w="2268"/>
        <w:gridCol w:w="4189"/>
      </w:tblGrid>
      <w:tr w:rsidR="00FD17F7" w14:paraId="1473EA82" w14:textId="77777777" w:rsidTr="00BF59E7">
        <w:tc>
          <w:tcPr>
            <w:tcW w:w="1980" w:type="dxa"/>
            <w:shd w:val="clear" w:color="auto" w:fill="A6A6A6" w:themeFill="background1" w:themeFillShade="A6"/>
          </w:tcPr>
          <w:p w14:paraId="48CDB392" w14:textId="2EADDB5F" w:rsidR="00FD17F7" w:rsidRPr="00FD17F7" w:rsidRDefault="00FD17F7" w:rsidP="00FD17F7">
            <w:pPr>
              <w:jc w:val="center"/>
              <w:rPr>
                <w:b/>
                <w:bCs/>
                <w:lang w:val="en-US"/>
              </w:rPr>
            </w:pPr>
            <w:r w:rsidRPr="00FD17F7">
              <w:rPr>
                <w:b/>
                <w:bCs/>
                <w:lang w:val="en-US"/>
              </w:rPr>
              <w:t>Importance level</w:t>
            </w:r>
          </w:p>
        </w:tc>
        <w:tc>
          <w:tcPr>
            <w:tcW w:w="2268" w:type="dxa"/>
            <w:shd w:val="clear" w:color="auto" w:fill="A6A6A6" w:themeFill="background1" w:themeFillShade="A6"/>
          </w:tcPr>
          <w:p w14:paraId="166EC554" w14:textId="0F115F26" w:rsidR="00FD17F7" w:rsidRPr="00FD17F7" w:rsidRDefault="00FD17F7" w:rsidP="00FD17F7">
            <w:pPr>
              <w:jc w:val="center"/>
              <w:rPr>
                <w:b/>
                <w:bCs/>
                <w:lang w:val="en-US"/>
              </w:rPr>
            </w:pPr>
            <w:r w:rsidRPr="00FD17F7">
              <w:rPr>
                <w:b/>
                <w:bCs/>
                <w:lang w:val="en-US"/>
              </w:rPr>
              <w:t>Definition</w:t>
            </w:r>
          </w:p>
        </w:tc>
        <w:tc>
          <w:tcPr>
            <w:tcW w:w="4189" w:type="dxa"/>
            <w:shd w:val="clear" w:color="auto" w:fill="A6A6A6" w:themeFill="background1" w:themeFillShade="A6"/>
          </w:tcPr>
          <w:p w14:paraId="3294E076" w14:textId="145858B3" w:rsidR="00FD17F7" w:rsidRPr="00FD17F7" w:rsidRDefault="00FD17F7" w:rsidP="00FD17F7">
            <w:pPr>
              <w:jc w:val="center"/>
              <w:rPr>
                <w:b/>
                <w:bCs/>
                <w:lang w:val="en-US"/>
              </w:rPr>
            </w:pPr>
            <w:r w:rsidRPr="00FD17F7">
              <w:rPr>
                <w:b/>
                <w:bCs/>
                <w:lang w:val="en-US"/>
              </w:rPr>
              <w:t>Explanation</w:t>
            </w:r>
          </w:p>
        </w:tc>
      </w:tr>
      <w:tr w:rsidR="00FD17F7" w14:paraId="7DCA4E52" w14:textId="77777777" w:rsidTr="00FD17F7">
        <w:tc>
          <w:tcPr>
            <w:tcW w:w="1980" w:type="dxa"/>
          </w:tcPr>
          <w:p w14:paraId="3DF83653" w14:textId="1C4F888C" w:rsidR="00FD17F7" w:rsidRDefault="00FD17F7" w:rsidP="00FD17F7">
            <w:pPr>
              <w:jc w:val="center"/>
              <w:rPr>
                <w:lang w:val="en-US"/>
              </w:rPr>
            </w:pPr>
            <w:r>
              <w:rPr>
                <w:lang w:val="en-US"/>
              </w:rPr>
              <w:t>1</w:t>
            </w:r>
          </w:p>
        </w:tc>
        <w:tc>
          <w:tcPr>
            <w:tcW w:w="2268" w:type="dxa"/>
          </w:tcPr>
          <w:p w14:paraId="7648D15C" w14:textId="014AF184" w:rsidR="00FD17F7" w:rsidRDefault="00FD17F7" w:rsidP="00FD17F7">
            <w:pPr>
              <w:jc w:val="center"/>
              <w:rPr>
                <w:lang w:val="en-US"/>
              </w:rPr>
            </w:pPr>
            <w:r>
              <w:rPr>
                <w:lang w:val="en-US"/>
              </w:rPr>
              <w:t>Same importance</w:t>
            </w:r>
          </w:p>
        </w:tc>
        <w:tc>
          <w:tcPr>
            <w:tcW w:w="4189" w:type="dxa"/>
          </w:tcPr>
          <w:p w14:paraId="6294B400" w14:textId="39FEA8B5" w:rsidR="00FD17F7" w:rsidRDefault="00FD17F7" w:rsidP="00FD17F7">
            <w:pPr>
              <w:jc w:val="center"/>
              <w:rPr>
                <w:lang w:val="en-US"/>
              </w:rPr>
            </w:pPr>
            <w:r>
              <w:rPr>
                <w:lang w:val="en-US"/>
              </w:rPr>
              <w:t xml:space="preserve">Both activities equality </w:t>
            </w:r>
            <w:proofErr w:type="gramStart"/>
            <w:r>
              <w:rPr>
                <w:lang w:val="en-US"/>
              </w:rPr>
              <w:t>contribute</w:t>
            </w:r>
            <w:proofErr w:type="gramEnd"/>
            <w:r>
              <w:rPr>
                <w:lang w:val="en-US"/>
              </w:rPr>
              <w:t xml:space="preserve"> to the goal.</w:t>
            </w:r>
          </w:p>
        </w:tc>
      </w:tr>
      <w:tr w:rsidR="00FD17F7" w14:paraId="0E783530" w14:textId="77777777" w:rsidTr="00FD17F7">
        <w:tc>
          <w:tcPr>
            <w:tcW w:w="1980" w:type="dxa"/>
          </w:tcPr>
          <w:p w14:paraId="552B9653" w14:textId="04544878" w:rsidR="00FD17F7" w:rsidRDefault="00FD17F7" w:rsidP="00FD17F7">
            <w:pPr>
              <w:jc w:val="center"/>
              <w:rPr>
                <w:lang w:val="en-US"/>
              </w:rPr>
            </w:pPr>
            <w:r>
              <w:rPr>
                <w:lang w:val="en-US"/>
              </w:rPr>
              <w:t>3</w:t>
            </w:r>
          </w:p>
        </w:tc>
        <w:tc>
          <w:tcPr>
            <w:tcW w:w="2268" w:type="dxa"/>
          </w:tcPr>
          <w:p w14:paraId="0432D5C8" w14:textId="48586782" w:rsidR="00FD17F7" w:rsidRDefault="00FD17F7" w:rsidP="00FD17F7">
            <w:pPr>
              <w:jc w:val="center"/>
              <w:rPr>
                <w:lang w:val="en-US"/>
              </w:rPr>
            </w:pPr>
            <w:r>
              <w:rPr>
                <w:lang w:val="en-US"/>
              </w:rPr>
              <w:t>Week importance</w:t>
            </w:r>
          </w:p>
        </w:tc>
        <w:tc>
          <w:tcPr>
            <w:tcW w:w="4189" w:type="dxa"/>
          </w:tcPr>
          <w:p w14:paraId="2D401527" w14:textId="1C8063C4" w:rsidR="00FD17F7" w:rsidRDefault="00FD17F7" w:rsidP="00FD17F7">
            <w:pPr>
              <w:jc w:val="center"/>
              <w:rPr>
                <w:lang w:val="en-US"/>
              </w:rPr>
            </w:pPr>
            <w:r>
              <w:rPr>
                <w:lang w:val="en-US"/>
              </w:rPr>
              <w:t>The experience and judgment lightly favor one activity comparing to the other one.</w:t>
            </w:r>
          </w:p>
        </w:tc>
      </w:tr>
      <w:tr w:rsidR="00FD17F7" w14:paraId="1D270C79" w14:textId="77777777" w:rsidTr="00FD17F7">
        <w:tc>
          <w:tcPr>
            <w:tcW w:w="1980" w:type="dxa"/>
          </w:tcPr>
          <w:p w14:paraId="349D38DF" w14:textId="799AFD3E" w:rsidR="00FD17F7" w:rsidRDefault="00FD17F7" w:rsidP="00FD17F7">
            <w:pPr>
              <w:jc w:val="center"/>
              <w:rPr>
                <w:lang w:val="en-US"/>
              </w:rPr>
            </w:pPr>
            <w:r>
              <w:rPr>
                <w:lang w:val="en-US"/>
              </w:rPr>
              <w:t>5</w:t>
            </w:r>
          </w:p>
        </w:tc>
        <w:tc>
          <w:tcPr>
            <w:tcW w:w="2268" w:type="dxa"/>
          </w:tcPr>
          <w:p w14:paraId="0E9B92F7" w14:textId="01701B52" w:rsidR="00FD17F7" w:rsidRDefault="00FD17F7" w:rsidP="00FD17F7">
            <w:pPr>
              <w:jc w:val="center"/>
              <w:rPr>
                <w:lang w:val="en-US"/>
              </w:rPr>
            </w:pPr>
            <w:r>
              <w:rPr>
                <w:lang w:val="en-US"/>
              </w:rPr>
              <w:t>Strong importance</w:t>
            </w:r>
          </w:p>
        </w:tc>
        <w:tc>
          <w:tcPr>
            <w:tcW w:w="4189" w:type="dxa"/>
          </w:tcPr>
          <w:p w14:paraId="0161B9F1" w14:textId="2CBD2397" w:rsidR="00FD17F7" w:rsidRDefault="00FD17F7" w:rsidP="00FD17F7">
            <w:pPr>
              <w:jc w:val="center"/>
              <w:rPr>
                <w:lang w:val="en-US"/>
              </w:rPr>
            </w:pPr>
            <w:r>
              <w:rPr>
                <w:lang w:val="en-US"/>
              </w:rPr>
              <w:t>The experience and judgment strongly favor one activity comparing to the other one.</w:t>
            </w:r>
          </w:p>
        </w:tc>
      </w:tr>
      <w:tr w:rsidR="00FD17F7" w14:paraId="6642332B" w14:textId="77777777" w:rsidTr="00FD17F7">
        <w:tc>
          <w:tcPr>
            <w:tcW w:w="1980" w:type="dxa"/>
          </w:tcPr>
          <w:p w14:paraId="7E164117" w14:textId="6F0B270D" w:rsidR="00FD17F7" w:rsidRDefault="00FD17F7" w:rsidP="00FD17F7">
            <w:pPr>
              <w:jc w:val="center"/>
              <w:rPr>
                <w:lang w:val="en-US"/>
              </w:rPr>
            </w:pPr>
            <w:r>
              <w:rPr>
                <w:lang w:val="en-US"/>
              </w:rPr>
              <w:lastRenderedPageBreak/>
              <w:t>7</w:t>
            </w:r>
          </w:p>
        </w:tc>
        <w:tc>
          <w:tcPr>
            <w:tcW w:w="2268" w:type="dxa"/>
          </w:tcPr>
          <w:p w14:paraId="36CC1178" w14:textId="5BB07014" w:rsidR="00FD17F7" w:rsidRDefault="00FD17F7" w:rsidP="00FD17F7">
            <w:pPr>
              <w:jc w:val="center"/>
              <w:rPr>
                <w:lang w:val="en-US"/>
              </w:rPr>
            </w:pPr>
            <w:r>
              <w:rPr>
                <w:lang w:val="en-US"/>
              </w:rPr>
              <w:t>Very strong importance</w:t>
            </w:r>
          </w:p>
        </w:tc>
        <w:tc>
          <w:tcPr>
            <w:tcW w:w="4189" w:type="dxa"/>
          </w:tcPr>
          <w:p w14:paraId="4DC6FF6F" w14:textId="5577BB1D" w:rsidR="00FD17F7" w:rsidRDefault="00FD17F7" w:rsidP="00FD17F7">
            <w:pPr>
              <w:jc w:val="center"/>
              <w:rPr>
                <w:lang w:val="en-US"/>
              </w:rPr>
            </w:pPr>
            <w:r>
              <w:rPr>
                <w:lang w:val="en-US"/>
              </w:rPr>
              <w:t>One activity is highly favored compared to the other one</w:t>
            </w:r>
          </w:p>
        </w:tc>
      </w:tr>
      <w:tr w:rsidR="00FD17F7" w14:paraId="0ADA4583" w14:textId="77777777" w:rsidTr="00FD17F7">
        <w:tc>
          <w:tcPr>
            <w:tcW w:w="1980" w:type="dxa"/>
          </w:tcPr>
          <w:p w14:paraId="14B1DD67" w14:textId="6D5223FF" w:rsidR="00FD17F7" w:rsidRDefault="00FD17F7" w:rsidP="00FD17F7">
            <w:pPr>
              <w:jc w:val="center"/>
              <w:rPr>
                <w:lang w:val="en-US"/>
              </w:rPr>
            </w:pPr>
            <w:r>
              <w:rPr>
                <w:lang w:val="en-US"/>
              </w:rPr>
              <w:t>9</w:t>
            </w:r>
          </w:p>
        </w:tc>
        <w:tc>
          <w:tcPr>
            <w:tcW w:w="2268" w:type="dxa"/>
          </w:tcPr>
          <w:p w14:paraId="068777A9" w14:textId="5F6F01D5" w:rsidR="00FD17F7" w:rsidRDefault="00FD17F7" w:rsidP="00FD17F7">
            <w:pPr>
              <w:jc w:val="center"/>
              <w:rPr>
                <w:lang w:val="en-US"/>
              </w:rPr>
            </w:pPr>
            <w:r>
              <w:rPr>
                <w:lang w:val="en-US"/>
              </w:rPr>
              <w:t>Absolute importance</w:t>
            </w:r>
          </w:p>
        </w:tc>
        <w:tc>
          <w:tcPr>
            <w:tcW w:w="4189" w:type="dxa"/>
          </w:tcPr>
          <w:p w14:paraId="16064D90" w14:textId="2B78FDBA" w:rsidR="00FD17F7" w:rsidRDefault="00FD17F7" w:rsidP="00FD17F7">
            <w:pPr>
              <w:jc w:val="center"/>
              <w:rPr>
                <w:lang w:val="en-US"/>
              </w:rPr>
            </w:pPr>
            <w:r>
              <w:rPr>
                <w:lang w:val="en-US"/>
              </w:rPr>
              <w:t>The evidence favors one activity with the highest certainty level possible.</w:t>
            </w:r>
          </w:p>
        </w:tc>
      </w:tr>
      <w:tr w:rsidR="00FD17F7" w14:paraId="5C6979DB" w14:textId="77777777" w:rsidTr="00FD17F7">
        <w:tc>
          <w:tcPr>
            <w:tcW w:w="1980" w:type="dxa"/>
          </w:tcPr>
          <w:p w14:paraId="72A96EE8" w14:textId="24C6B4E8" w:rsidR="00FD17F7" w:rsidRDefault="00FD17F7" w:rsidP="00FD17F7">
            <w:pPr>
              <w:jc w:val="center"/>
              <w:rPr>
                <w:lang w:val="en-US"/>
              </w:rPr>
            </w:pPr>
            <w:r>
              <w:rPr>
                <w:lang w:val="en-US"/>
              </w:rPr>
              <w:t>2, 4, 6, 8</w:t>
            </w:r>
          </w:p>
        </w:tc>
        <w:tc>
          <w:tcPr>
            <w:tcW w:w="2268" w:type="dxa"/>
          </w:tcPr>
          <w:p w14:paraId="69109C96" w14:textId="7B5E4888" w:rsidR="00FD17F7" w:rsidRDefault="00FD17F7" w:rsidP="00FD17F7">
            <w:pPr>
              <w:jc w:val="center"/>
              <w:rPr>
                <w:lang w:val="en-US"/>
              </w:rPr>
            </w:pPr>
            <w:r>
              <w:rPr>
                <w:lang w:val="en-US"/>
              </w:rPr>
              <w:t>Intermediate values</w:t>
            </w:r>
          </w:p>
        </w:tc>
        <w:tc>
          <w:tcPr>
            <w:tcW w:w="4189" w:type="dxa"/>
          </w:tcPr>
          <w:p w14:paraId="3D540C52" w14:textId="7693059B" w:rsidR="00FD17F7" w:rsidRDefault="00FD17F7" w:rsidP="00FD17F7">
            <w:pPr>
              <w:jc w:val="center"/>
              <w:rPr>
                <w:lang w:val="en-US"/>
              </w:rPr>
            </w:pPr>
            <w:r>
              <w:rPr>
                <w:lang w:val="en-US"/>
              </w:rPr>
              <w:t xml:space="preserve">When the criteria </w:t>
            </w:r>
            <w:proofErr w:type="gramStart"/>
            <w:r>
              <w:rPr>
                <w:lang w:val="en-US"/>
              </w:rPr>
              <w:t>is</w:t>
            </w:r>
            <w:proofErr w:type="gramEnd"/>
            <w:r>
              <w:rPr>
                <w:lang w:val="en-US"/>
              </w:rPr>
              <w:t xml:space="preserve"> in the middle of two definitions.</w:t>
            </w:r>
          </w:p>
        </w:tc>
      </w:tr>
    </w:tbl>
    <w:p w14:paraId="0CCC0E05" w14:textId="06EBE348" w:rsidR="00FD17F7" w:rsidRDefault="00FD17F7" w:rsidP="00FD17F7">
      <w:pPr>
        <w:rPr>
          <w:lang w:val="en-US"/>
        </w:rPr>
      </w:pPr>
      <w:r>
        <w:rPr>
          <w:lang w:val="en-US"/>
        </w:rPr>
        <w:t xml:space="preserve"> </w:t>
      </w:r>
    </w:p>
    <w:p w14:paraId="227B075E" w14:textId="0FCBA4D9" w:rsidR="00FD17F7" w:rsidRDefault="00FD17F7" w:rsidP="00FD17F7">
      <w:pPr>
        <w:rPr>
          <w:lang w:val="en-US"/>
        </w:rPr>
      </w:pPr>
      <w:r>
        <w:rPr>
          <w:lang w:val="en-US"/>
        </w:rPr>
        <w:t>Based on Table</w:t>
      </w:r>
      <w:r w:rsidR="00F77F7A">
        <w:rPr>
          <w:lang w:val="en-US"/>
        </w:rPr>
        <w:t xml:space="preserve"> </w:t>
      </w:r>
      <w:r>
        <w:rPr>
          <w:lang w:val="en-US"/>
        </w:rPr>
        <w:t xml:space="preserve">1, the comparison between criteria for the stated problem can be achieved. Table 2 provides </w:t>
      </w:r>
      <w:r w:rsidR="00BF59E7">
        <w:rPr>
          <w:lang w:val="en-US"/>
        </w:rPr>
        <w:t xml:space="preserve">a comparison between the different weights of each criteria, following the AHP scale. </w:t>
      </w:r>
      <w:r w:rsidR="001B48F9">
        <w:rPr>
          <w:lang w:val="en-US"/>
        </w:rPr>
        <w:t xml:space="preserve">The information in the table assembles the conclusion that Algorithm Accuracy is the most important criteria, followed by Community Meaningfulness and Technical Achievement. Time restrictions on the other hand </w:t>
      </w:r>
      <w:proofErr w:type="gramStart"/>
      <w:r w:rsidR="001B48F9">
        <w:rPr>
          <w:lang w:val="en-US"/>
        </w:rPr>
        <w:t>are considered to be</w:t>
      </w:r>
      <w:proofErr w:type="gramEnd"/>
      <w:r w:rsidR="001B48F9">
        <w:rPr>
          <w:lang w:val="en-US"/>
        </w:rPr>
        <w:t xml:space="preserve"> the less importan</w:t>
      </w:r>
      <w:r w:rsidR="00F77F7A">
        <w:rPr>
          <w:lang w:val="en-US"/>
        </w:rPr>
        <w:t>t</w:t>
      </w:r>
      <w:r w:rsidR="001B48F9">
        <w:rPr>
          <w:lang w:val="en-US"/>
        </w:rPr>
        <w:t xml:space="preserve"> criteria. </w:t>
      </w:r>
    </w:p>
    <w:p w14:paraId="1700653E" w14:textId="4161B649" w:rsidR="005927B8" w:rsidRDefault="005927B8" w:rsidP="005927B8">
      <w:pPr>
        <w:pStyle w:val="Legenda"/>
        <w:keepNext/>
      </w:pPr>
      <w:r>
        <w:t xml:space="preserve">Table </w:t>
      </w:r>
      <w:r>
        <w:fldChar w:fldCharType="begin"/>
      </w:r>
      <w:r>
        <w:instrText xml:space="preserve"> SEQ Table \* ARABIC </w:instrText>
      </w:r>
      <w:r>
        <w:fldChar w:fldCharType="separate"/>
      </w:r>
      <w:r w:rsidR="004E36E5">
        <w:rPr>
          <w:noProof/>
        </w:rPr>
        <w:t>2</w:t>
      </w:r>
      <w:r>
        <w:fldChar w:fldCharType="end"/>
      </w:r>
      <w:r>
        <w:t xml:space="preserve"> - AHP Evaluation table for dissertation topic</w:t>
      </w:r>
    </w:p>
    <w:tbl>
      <w:tblPr>
        <w:tblStyle w:val="Tabelacomgrade"/>
        <w:tblW w:w="0" w:type="auto"/>
        <w:tblLook w:val="04A0" w:firstRow="1" w:lastRow="0" w:firstColumn="1" w:lastColumn="0" w:noHBand="0" w:noVBand="1"/>
      </w:tblPr>
      <w:tblGrid>
        <w:gridCol w:w="1687"/>
        <w:gridCol w:w="1687"/>
        <w:gridCol w:w="1687"/>
        <w:gridCol w:w="1688"/>
        <w:gridCol w:w="1688"/>
      </w:tblGrid>
      <w:tr w:rsidR="00BF59E7" w:rsidRPr="00BF59E7" w14:paraId="4A502BBD" w14:textId="77777777" w:rsidTr="00BF59E7">
        <w:tc>
          <w:tcPr>
            <w:tcW w:w="1687" w:type="dxa"/>
            <w:shd w:val="clear" w:color="auto" w:fill="A6A6A6" w:themeFill="background1" w:themeFillShade="A6"/>
          </w:tcPr>
          <w:p w14:paraId="15FE8771" w14:textId="23AC339C" w:rsidR="00BF59E7" w:rsidRPr="00BF59E7" w:rsidRDefault="00BF59E7" w:rsidP="00BF59E7">
            <w:pPr>
              <w:jc w:val="center"/>
              <w:rPr>
                <w:b/>
                <w:bCs/>
                <w:lang w:val="en-US"/>
              </w:rPr>
            </w:pPr>
            <w:r w:rsidRPr="00BF59E7">
              <w:rPr>
                <w:b/>
                <w:bCs/>
                <w:lang w:val="en-US"/>
              </w:rPr>
              <w:t>Evaluation Criteria</w:t>
            </w:r>
          </w:p>
        </w:tc>
        <w:tc>
          <w:tcPr>
            <w:tcW w:w="1687" w:type="dxa"/>
            <w:shd w:val="clear" w:color="auto" w:fill="A6A6A6" w:themeFill="background1" w:themeFillShade="A6"/>
          </w:tcPr>
          <w:p w14:paraId="609EC713" w14:textId="1BDDC653" w:rsidR="00BF59E7" w:rsidRPr="00BF59E7" w:rsidRDefault="00BF59E7" w:rsidP="00BF59E7">
            <w:pPr>
              <w:jc w:val="center"/>
              <w:rPr>
                <w:b/>
                <w:bCs/>
                <w:lang w:val="en-US"/>
              </w:rPr>
            </w:pPr>
            <w:r w:rsidRPr="00BF59E7">
              <w:rPr>
                <w:b/>
                <w:bCs/>
                <w:lang w:val="en-US"/>
              </w:rPr>
              <w:t>Technical Achievement</w:t>
            </w:r>
          </w:p>
        </w:tc>
        <w:tc>
          <w:tcPr>
            <w:tcW w:w="1687" w:type="dxa"/>
            <w:shd w:val="clear" w:color="auto" w:fill="A6A6A6" w:themeFill="background1" w:themeFillShade="A6"/>
          </w:tcPr>
          <w:p w14:paraId="4648199D" w14:textId="6F4429AC" w:rsidR="00BF59E7" w:rsidRPr="00BF59E7" w:rsidRDefault="00BF59E7" w:rsidP="00BF59E7">
            <w:pPr>
              <w:jc w:val="center"/>
              <w:rPr>
                <w:b/>
                <w:bCs/>
                <w:lang w:val="en-US"/>
              </w:rPr>
            </w:pPr>
            <w:r w:rsidRPr="00BF59E7">
              <w:rPr>
                <w:b/>
                <w:bCs/>
                <w:lang w:val="en-US"/>
              </w:rPr>
              <w:t>Algorithm Accuracy</w:t>
            </w:r>
          </w:p>
        </w:tc>
        <w:tc>
          <w:tcPr>
            <w:tcW w:w="1688" w:type="dxa"/>
            <w:shd w:val="clear" w:color="auto" w:fill="A6A6A6" w:themeFill="background1" w:themeFillShade="A6"/>
          </w:tcPr>
          <w:p w14:paraId="570B8396" w14:textId="58189386" w:rsidR="00BF59E7" w:rsidRPr="00BF59E7" w:rsidRDefault="00BF59E7" w:rsidP="00BF59E7">
            <w:pPr>
              <w:jc w:val="center"/>
              <w:rPr>
                <w:b/>
                <w:bCs/>
                <w:lang w:val="en-US"/>
              </w:rPr>
            </w:pPr>
            <w:r w:rsidRPr="00BF59E7">
              <w:rPr>
                <w:b/>
                <w:bCs/>
                <w:lang w:val="en-US"/>
              </w:rPr>
              <w:t>Time Restrictions</w:t>
            </w:r>
          </w:p>
        </w:tc>
        <w:tc>
          <w:tcPr>
            <w:tcW w:w="1688" w:type="dxa"/>
            <w:shd w:val="clear" w:color="auto" w:fill="A6A6A6" w:themeFill="background1" w:themeFillShade="A6"/>
          </w:tcPr>
          <w:p w14:paraId="6FC3EC61" w14:textId="3E2B850A" w:rsidR="00BF59E7" w:rsidRPr="00BF59E7" w:rsidRDefault="00BF59E7" w:rsidP="00BF59E7">
            <w:pPr>
              <w:jc w:val="center"/>
              <w:rPr>
                <w:b/>
                <w:bCs/>
                <w:lang w:val="en-US"/>
              </w:rPr>
            </w:pPr>
            <w:r w:rsidRPr="00BF59E7">
              <w:rPr>
                <w:b/>
                <w:bCs/>
                <w:lang w:val="en-US"/>
              </w:rPr>
              <w:t>Community Meaningfulness</w:t>
            </w:r>
          </w:p>
        </w:tc>
      </w:tr>
      <w:tr w:rsidR="00BF59E7" w14:paraId="45127493" w14:textId="77777777" w:rsidTr="00BF59E7">
        <w:tc>
          <w:tcPr>
            <w:tcW w:w="1687" w:type="dxa"/>
          </w:tcPr>
          <w:p w14:paraId="00AADE16" w14:textId="466E4D84" w:rsidR="00BF59E7" w:rsidRPr="00BF59E7" w:rsidRDefault="00BF59E7" w:rsidP="00BF59E7">
            <w:pPr>
              <w:jc w:val="center"/>
              <w:rPr>
                <w:b/>
                <w:bCs/>
                <w:lang w:val="en-US"/>
              </w:rPr>
            </w:pPr>
            <w:r w:rsidRPr="00BF59E7">
              <w:rPr>
                <w:b/>
                <w:bCs/>
                <w:lang w:val="en-US"/>
              </w:rPr>
              <w:t>Technical Achievement</w:t>
            </w:r>
          </w:p>
        </w:tc>
        <w:tc>
          <w:tcPr>
            <w:tcW w:w="1687" w:type="dxa"/>
          </w:tcPr>
          <w:p w14:paraId="36169F1A" w14:textId="798D8C47" w:rsidR="00BF59E7" w:rsidRDefault="00BF59E7" w:rsidP="00BF59E7">
            <w:pPr>
              <w:jc w:val="center"/>
              <w:rPr>
                <w:lang w:val="en-US"/>
              </w:rPr>
            </w:pPr>
            <w:r>
              <w:rPr>
                <w:lang w:val="en-US"/>
              </w:rPr>
              <w:t>1</w:t>
            </w:r>
          </w:p>
        </w:tc>
        <w:tc>
          <w:tcPr>
            <w:tcW w:w="1687" w:type="dxa"/>
          </w:tcPr>
          <w:p w14:paraId="1CE26943" w14:textId="0309FC36" w:rsidR="00BF59E7" w:rsidRDefault="00BF59E7" w:rsidP="00BF59E7">
            <w:pPr>
              <w:jc w:val="center"/>
              <w:rPr>
                <w:lang w:val="en-US"/>
              </w:rPr>
            </w:pPr>
            <w:r>
              <w:rPr>
                <w:lang w:val="en-US"/>
              </w:rPr>
              <w:t>0.5</w:t>
            </w:r>
          </w:p>
        </w:tc>
        <w:tc>
          <w:tcPr>
            <w:tcW w:w="1688" w:type="dxa"/>
          </w:tcPr>
          <w:p w14:paraId="34ECF2DA" w14:textId="0A3D3FB2" w:rsidR="00BF59E7" w:rsidRDefault="00BF59E7" w:rsidP="00BF59E7">
            <w:pPr>
              <w:jc w:val="center"/>
              <w:rPr>
                <w:lang w:val="en-US"/>
              </w:rPr>
            </w:pPr>
            <w:r>
              <w:rPr>
                <w:lang w:val="en-US"/>
              </w:rPr>
              <w:t>3</w:t>
            </w:r>
          </w:p>
        </w:tc>
        <w:tc>
          <w:tcPr>
            <w:tcW w:w="1688" w:type="dxa"/>
          </w:tcPr>
          <w:p w14:paraId="012D61ED" w14:textId="4F2F3984" w:rsidR="00BF59E7" w:rsidRDefault="00BF59E7" w:rsidP="00BF59E7">
            <w:pPr>
              <w:jc w:val="center"/>
              <w:rPr>
                <w:lang w:val="en-US"/>
              </w:rPr>
            </w:pPr>
            <w:r>
              <w:rPr>
                <w:lang w:val="en-US"/>
              </w:rPr>
              <w:t>0.75</w:t>
            </w:r>
          </w:p>
        </w:tc>
      </w:tr>
      <w:tr w:rsidR="00BF59E7" w14:paraId="1A70328A" w14:textId="77777777" w:rsidTr="00BF59E7">
        <w:tc>
          <w:tcPr>
            <w:tcW w:w="1687" w:type="dxa"/>
          </w:tcPr>
          <w:p w14:paraId="700EFD13" w14:textId="183CBD41" w:rsidR="00BF59E7" w:rsidRPr="00BF59E7" w:rsidRDefault="00BF59E7" w:rsidP="00BF59E7">
            <w:pPr>
              <w:jc w:val="center"/>
              <w:rPr>
                <w:b/>
                <w:bCs/>
                <w:lang w:val="en-US"/>
              </w:rPr>
            </w:pPr>
            <w:r w:rsidRPr="00BF59E7">
              <w:rPr>
                <w:b/>
                <w:bCs/>
                <w:lang w:val="en-US"/>
              </w:rPr>
              <w:t>Algorithm Accuracy</w:t>
            </w:r>
          </w:p>
        </w:tc>
        <w:tc>
          <w:tcPr>
            <w:tcW w:w="1687" w:type="dxa"/>
          </w:tcPr>
          <w:p w14:paraId="0A0FA6C2" w14:textId="6AC143F6" w:rsidR="00BF59E7" w:rsidRDefault="00BF59E7" w:rsidP="00BF59E7">
            <w:pPr>
              <w:jc w:val="center"/>
              <w:rPr>
                <w:lang w:val="en-US"/>
              </w:rPr>
            </w:pPr>
            <w:r>
              <w:rPr>
                <w:lang w:val="en-US"/>
              </w:rPr>
              <w:t>2</w:t>
            </w:r>
          </w:p>
        </w:tc>
        <w:tc>
          <w:tcPr>
            <w:tcW w:w="1687" w:type="dxa"/>
          </w:tcPr>
          <w:p w14:paraId="157D26D6" w14:textId="464B83AB" w:rsidR="00BF59E7" w:rsidRDefault="00BF59E7" w:rsidP="00BF59E7">
            <w:pPr>
              <w:jc w:val="center"/>
              <w:rPr>
                <w:lang w:val="en-US"/>
              </w:rPr>
            </w:pPr>
            <w:r>
              <w:rPr>
                <w:lang w:val="en-US"/>
              </w:rPr>
              <w:t>1</w:t>
            </w:r>
          </w:p>
        </w:tc>
        <w:tc>
          <w:tcPr>
            <w:tcW w:w="1688" w:type="dxa"/>
          </w:tcPr>
          <w:p w14:paraId="7D47A8B8" w14:textId="643E610E" w:rsidR="00BF59E7" w:rsidRDefault="00BF59E7" w:rsidP="00BF59E7">
            <w:pPr>
              <w:jc w:val="center"/>
              <w:rPr>
                <w:lang w:val="en-US"/>
              </w:rPr>
            </w:pPr>
            <w:r>
              <w:rPr>
                <w:lang w:val="en-US"/>
              </w:rPr>
              <w:t>4</w:t>
            </w:r>
          </w:p>
        </w:tc>
        <w:tc>
          <w:tcPr>
            <w:tcW w:w="1688" w:type="dxa"/>
          </w:tcPr>
          <w:p w14:paraId="412097E6" w14:textId="4EA7E386" w:rsidR="00BF59E7" w:rsidRDefault="00BF59E7" w:rsidP="00BF59E7">
            <w:pPr>
              <w:jc w:val="center"/>
              <w:rPr>
                <w:lang w:val="en-US"/>
              </w:rPr>
            </w:pPr>
            <w:r>
              <w:rPr>
                <w:lang w:val="en-US"/>
              </w:rPr>
              <w:t>1</w:t>
            </w:r>
            <w:r w:rsidR="00F77F7A">
              <w:rPr>
                <w:lang w:val="en-US"/>
              </w:rPr>
              <w:t>.</w:t>
            </w:r>
            <w:r>
              <w:rPr>
                <w:lang w:val="en-US"/>
              </w:rPr>
              <w:t>5</w:t>
            </w:r>
          </w:p>
        </w:tc>
      </w:tr>
      <w:tr w:rsidR="00BF59E7" w14:paraId="5DF7FAC6" w14:textId="77777777" w:rsidTr="00BF59E7">
        <w:tc>
          <w:tcPr>
            <w:tcW w:w="1687" w:type="dxa"/>
          </w:tcPr>
          <w:p w14:paraId="5D4FA5C2" w14:textId="2289FB2B" w:rsidR="00BF59E7" w:rsidRPr="00BF59E7" w:rsidRDefault="00BF59E7" w:rsidP="00BF59E7">
            <w:pPr>
              <w:jc w:val="center"/>
              <w:rPr>
                <w:b/>
                <w:bCs/>
                <w:lang w:val="en-US"/>
              </w:rPr>
            </w:pPr>
            <w:r w:rsidRPr="00BF59E7">
              <w:rPr>
                <w:b/>
                <w:bCs/>
                <w:lang w:val="en-US"/>
              </w:rPr>
              <w:t>Time Restrictions</w:t>
            </w:r>
          </w:p>
        </w:tc>
        <w:tc>
          <w:tcPr>
            <w:tcW w:w="1687" w:type="dxa"/>
          </w:tcPr>
          <w:p w14:paraId="5396E435" w14:textId="5B838924" w:rsidR="00BF59E7" w:rsidRDefault="00BF59E7" w:rsidP="00BF59E7">
            <w:pPr>
              <w:jc w:val="center"/>
              <w:rPr>
                <w:lang w:val="en-US"/>
              </w:rPr>
            </w:pPr>
            <w:r>
              <w:rPr>
                <w:lang w:val="en-US"/>
              </w:rPr>
              <w:t>0.33</w:t>
            </w:r>
          </w:p>
        </w:tc>
        <w:tc>
          <w:tcPr>
            <w:tcW w:w="1687" w:type="dxa"/>
          </w:tcPr>
          <w:p w14:paraId="5EBDB233" w14:textId="24415B59" w:rsidR="00BF59E7" w:rsidRDefault="001B48F9" w:rsidP="00BF59E7">
            <w:pPr>
              <w:jc w:val="center"/>
              <w:rPr>
                <w:lang w:val="en-US"/>
              </w:rPr>
            </w:pPr>
            <w:r>
              <w:rPr>
                <w:lang w:val="en-US"/>
              </w:rPr>
              <w:t>0.25</w:t>
            </w:r>
          </w:p>
        </w:tc>
        <w:tc>
          <w:tcPr>
            <w:tcW w:w="1688" w:type="dxa"/>
          </w:tcPr>
          <w:p w14:paraId="2E6A2C6A" w14:textId="5A0704F8" w:rsidR="00BF59E7" w:rsidRDefault="00BF59E7" w:rsidP="00BF59E7">
            <w:pPr>
              <w:jc w:val="center"/>
              <w:rPr>
                <w:lang w:val="en-US"/>
              </w:rPr>
            </w:pPr>
            <w:r>
              <w:rPr>
                <w:lang w:val="en-US"/>
              </w:rPr>
              <w:t>1</w:t>
            </w:r>
          </w:p>
        </w:tc>
        <w:tc>
          <w:tcPr>
            <w:tcW w:w="1688" w:type="dxa"/>
          </w:tcPr>
          <w:p w14:paraId="3A36A8D6" w14:textId="0DBC1BAF" w:rsidR="00BF59E7" w:rsidRDefault="001B48F9" w:rsidP="00BF59E7">
            <w:pPr>
              <w:jc w:val="center"/>
              <w:rPr>
                <w:lang w:val="en-US"/>
              </w:rPr>
            </w:pPr>
            <w:r>
              <w:rPr>
                <w:lang w:val="en-US"/>
              </w:rPr>
              <w:t>0.5</w:t>
            </w:r>
          </w:p>
        </w:tc>
      </w:tr>
      <w:tr w:rsidR="00BF59E7" w14:paraId="3F23F0A0" w14:textId="77777777" w:rsidTr="00BF59E7">
        <w:tc>
          <w:tcPr>
            <w:tcW w:w="1687" w:type="dxa"/>
          </w:tcPr>
          <w:p w14:paraId="0D5C6064" w14:textId="00A26258" w:rsidR="00BF59E7" w:rsidRPr="00BF59E7" w:rsidRDefault="00BF59E7" w:rsidP="00BF59E7">
            <w:pPr>
              <w:jc w:val="center"/>
              <w:rPr>
                <w:b/>
                <w:bCs/>
                <w:lang w:val="en-US"/>
              </w:rPr>
            </w:pPr>
            <w:r w:rsidRPr="00BF59E7">
              <w:rPr>
                <w:b/>
                <w:bCs/>
                <w:lang w:val="en-US"/>
              </w:rPr>
              <w:t>Community Meaningfulness</w:t>
            </w:r>
          </w:p>
        </w:tc>
        <w:tc>
          <w:tcPr>
            <w:tcW w:w="1687" w:type="dxa"/>
          </w:tcPr>
          <w:p w14:paraId="2BEA835E" w14:textId="6AC026F9" w:rsidR="00BF59E7" w:rsidRDefault="001B48F9" w:rsidP="00BF59E7">
            <w:pPr>
              <w:jc w:val="center"/>
              <w:rPr>
                <w:lang w:val="en-US"/>
              </w:rPr>
            </w:pPr>
            <w:r>
              <w:rPr>
                <w:lang w:val="en-US"/>
              </w:rPr>
              <w:t>1.25</w:t>
            </w:r>
          </w:p>
        </w:tc>
        <w:tc>
          <w:tcPr>
            <w:tcW w:w="1687" w:type="dxa"/>
          </w:tcPr>
          <w:p w14:paraId="5EBE78F9" w14:textId="0032CD01" w:rsidR="00BF59E7" w:rsidRDefault="001B48F9" w:rsidP="00BF59E7">
            <w:pPr>
              <w:jc w:val="center"/>
              <w:rPr>
                <w:lang w:val="en-US"/>
              </w:rPr>
            </w:pPr>
            <w:r>
              <w:rPr>
                <w:lang w:val="en-US"/>
              </w:rPr>
              <w:t>0.75</w:t>
            </w:r>
          </w:p>
        </w:tc>
        <w:tc>
          <w:tcPr>
            <w:tcW w:w="1688" w:type="dxa"/>
          </w:tcPr>
          <w:p w14:paraId="4C33E1C4" w14:textId="23E18637" w:rsidR="00BF59E7" w:rsidRDefault="001B48F9" w:rsidP="00BF59E7">
            <w:pPr>
              <w:jc w:val="center"/>
              <w:rPr>
                <w:lang w:val="en-US"/>
              </w:rPr>
            </w:pPr>
            <w:r>
              <w:rPr>
                <w:lang w:val="en-US"/>
              </w:rPr>
              <w:t>2</w:t>
            </w:r>
          </w:p>
        </w:tc>
        <w:tc>
          <w:tcPr>
            <w:tcW w:w="1688" w:type="dxa"/>
          </w:tcPr>
          <w:p w14:paraId="7D68F8F6" w14:textId="5A5693BB" w:rsidR="00BF59E7" w:rsidRDefault="00BF59E7" w:rsidP="00BF59E7">
            <w:pPr>
              <w:jc w:val="center"/>
              <w:rPr>
                <w:lang w:val="en-US"/>
              </w:rPr>
            </w:pPr>
            <w:r>
              <w:rPr>
                <w:lang w:val="en-US"/>
              </w:rPr>
              <w:t>1</w:t>
            </w:r>
          </w:p>
        </w:tc>
      </w:tr>
      <w:tr w:rsidR="00BF59E7" w14:paraId="34A15A2B" w14:textId="77777777" w:rsidTr="00BF59E7">
        <w:tc>
          <w:tcPr>
            <w:tcW w:w="1687" w:type="dxa"/>
            <w:shd w:val="clear" w:color="auto" w:fill="A6A6A6" w:themeFill="background1" w:themeFillShade="A6"/>
          </w:tcPr>
          <w:p w14:paraId="5C8E9A0B" w14:textId="376A06A4" w:rsidR="00BF59E7" w:rsidRPr="00BF59E7" w:rsidRDefault="00BF59E7" w:rsidP="00BF59E7">
            <w:pPr>
              <w:jc w:val="center"/>
              <w:rPr>
                <w:b/>
                <w:bCs/>
                <w:lang w:val="en-US"/>
              </w:rPr>
            </w:pPr>
            <w:r w:rsidRPr="00BF59E7">
              <w:rPr>
                <w:b/>
                <w:bCs/>
                <w:lang w:val="en-US"/>
              </w:rPr>
              <w:t>Sum</w:t>
            </w:r>
          </w:p>
        </w:tc>
        <w:tc>
          <w:tcPr>
            <w:tcW w:w="1687" w:type="dxa"/>
            <w:shd w:val="clear" w:color="auto" w:fill="A6A6A6" w:themeFill="background1" w:themeFillShade="A6"/>
          </w:tcPr>
          <w:p w14:paraId="65B88C35" w14:textId="678F7C56" w:rsidR="00BF59E7" w:rsidRDefault="001B48F9" w:rsidP="00BF59E7">
            <w:pPr>
              <w:jc w:val="center"/>
              <w:rPr>
                <w:lang w:val="en-US"/>
              </w:rPr>
            </w:pPr>
            <w:r>
              <w:rPr>
                <w:lang w:val="en-US"/>
              </w:rPr>
              <w:t>4.58</w:t>
            </w:r>
          </w:p>
        </w:tc>
        <w:tc>
          <w:tcPr>
            <w:tcW w:w="1687" w:type="dxa"/>
            <w:shd w:val="clear" w:color="auto" w:fill="A6A6A6" w:themeFill="background1" w:themeFillShade="A6"/>
          </w:tcPr>
          <w:p w14:paraId="73E7C2E3" w14:textId="731A0B30" w:rsidR="00BF59E7" w:rsidRDefault="001B48F9" w:rsidP="00BF59E7">
            <w:pPr>
              <w:jc w:val="center"/>
              <w:rPr>
                <w:lang w:val="en-US"/>
              </w:rPr>
            </w:pPr>
            <w:r>
              <w:rPr>
                <w:lang w:val="en-US"/>
              </w:rPr>
              <w:t>2.5</w:t>
            </w:r>
          </w:p>
        </w:tc>
        <w:tc>
          <w:tcPr>
            <w:tcW w:w="1688" w:type="dxa"/>
            <w:shd w:val="clear" w:color="auto" w:fill="A6A6A6" w:themeFill="background1" w:themeFillShade="A6"/>
          </w:tcPr>
          <w:p w14:paraId="1D2C856A" w14:textId="3D44CCEB" w:rsidR="00BF59E7" w:rsidRDefault="001B48F9" w:rsidP="00BF59E7">
            <w:pPr>
              <w:jc w:val="center"/>
              <w:rPr>
                <w:lang w:val="en-US"/>
              </w:rPr>
            </w:pPr>
            <w:r>
              <w:rPr>
                <w:lang w:val="en-US"/>
              </w:rPr>
              <w:t>10</w:t>
            </w:r>
          </w:p>
        </w:tc>
        <w:tc>
          <w:tcPr>
            <w:tcW w:w="1688" w:type="dxa"/>
            <w:shd w:val="clear" w:color="auto" w:fill="A6A6A6" w:themeFill="background1" w:themeFillShade="A6"/>
          </w:tcPr>
          <w:p w14:paraId="5006EC3A" w14:textId="699CC98D" w:rsidR="00BF59E7" w:rsidRDefault="001B48F9" w:rsidP="00BF59E7">
            <w:pPr>
              <w:jc w:val="center"/>
              <w:rPr>
                <w:lang w:val="en-US"/>
              </w:rPr>
            </w:pPr>
            <w:r>
              <w:rPr>
                <w:lang w:val="en-US"/>
              </w:rPr>
              <w:t>3.75</w:t>
            </w:r>
          </w:p>
        </w:tc>
      </w:tr>
    </w:tbl>
    <w:p w14:paraId="7A61FF48" w14:textId="38F097B7" w:rsidR="00BF59E7" w:rsidRDefault="00BF59E7" w:rsidP="00FD17F7">
      <w:pPr>
        <w:rPr>
          <w:lang w:val="en-US"/>
        </w:rPr>
      </w:pPr>
    </w:p>
    <w:p w14:paraId="00F91ABB" w14:textId="1B2CA477" w:rsidR="001B48F9" w:rsidRDefault="001B48F9" w:rsidP="00FD17F7">
      <w:pPr>
        <w:rPr>
          <w:lang w:val="en-US"/>
        </w:rPr>
      </w:pPr>
      <w:r>
        <w:rPr>
          <w:lang w:val="en-US"/>
        </w:rPr>
        <w:t>The next step of decision making presented in the AHP process is to normalize the table above, so that the sum</w:t>
      </w:r>
      <w:r w:rsidR="005927B8">
        <w:rPr>
          <w:lang w:val="en-US"/>
        </w:rPr>
        <w:t xml:space="preserve"> of each criteria is equal to 1</w:t>
      </w:r>
      <w:r w:rsidR="009E49FD">
        <w:rPr>
          <w:lang w:val="en-US"/>
        </w:rPr>
        <w:t xml:space="preserve"> and,</w:t>
      </w:r>
      <w:r w:rsidR="005927B8">
        <w:rPr>
          <w:lang w:val="en-US"/>
        </w:rPr>
        <w:t xml:space="preserve"> enable the calculation of importance of each </w:t>
      </w:r>
      <w:proofErr w:type="gramStart"/>
      <w:r w:rsidR="005927B8">
        <w:rPr>
          <w:lang w:val="en-US"/>
        </w:rPr>
        <w:t>criteria</w:t>
      </w:r>
      <w:proofErr w:type="gramEnd"/>
      <w:r w:rsidR="005927B8">
        <w:rPr>
          <w:lang w:val="en-US"/>
        </w:rPr>
        <w:t xml:space="preserve"> in the next step. Table 3 presents the AHP normalized table of the content presented in Table 2.</w:t>
      </w:r>
    </w:p>
    <w:p w14:paraId="2C051DB7" w14:textId="5B51B10C" w:rsidR="005927B8" w:rsidRDefault="005927B8" w:rsidP="00FD17F7">
      <w:pPr>
        <w:rPr>
          <w:lang w:val="en-US"/>
        </w:rPr>
      </w:pPr>
    </w:p>
    <w:p w14:paraId="680202B5" w14:textId="297DEE68" w:rsidR="005927B8" w:rsidRDefault="005927B8" w:rsidP="00FD17F7">
      <w:pPr>
        <w:rPr>
          <w:lang w:val="en-US"/>
        </w:rPr>
      </w:pPr>
    </w:p>
    <w:p w14:paraId="5F2FD43C" w14:textId="77777777" w:rsidR="00E97F9F" w:rsidRDefault="00E97F9F" w:rsidP="00FD17F7">
      <w:pPr>
        <w:rPr>
          <w:lang w:val="en-US"/>
        </w:rPr>
      </w:pPr>
    </w:p>
    <w:p w14:paraId="2D3027B5" w14:textId="15A5D6D2" w:rsidR="009E49FD" w:rsidRDefault="009E49FD" w:rsidP="009E49FD">
      <w:pPr>
        <w:pStyle w:val="Legenda"/>
        <w:keepNext/>
      </w:pPr>
      <w:r>
        <w:t xml:space="preserve">Table </w:t>
      </w:r>
      <w:r>
        <w:fldChar w:fldCharType="begin"/>
      </w:r>
      <w:r>
        <w:instrText xml:space="preserve"> SEQ Table \* ARABIC </w:instrText>
      </w:r>
      <w:r>
        <w:fldChar w:fldCharType="separate"/>
      </w:r>
      <w:r w:rsidR="004E36E5">
        <w:rPr>
          <w:noProof/>
        </w:rPr>
        <w:t>3</w:t>
      </w:r>
      <w:r>
        <w:fldChar w:fldCharType="end"/>
      </w:r>
      <w:r>
        <w:t xml:space="preserve"> - AHP normalized table</w:t>
      </w:r>
    </w:p>
    <w:tbl>
      <w:tblPr>
        <w:tblStyle w:val="Tabelacomgrade"/>
        <w:tblW w:w="9049" w:type="dxa"/>
        <w:tblLook w:val="04A0" w:firstRow="1" w:lastRow="0" w:firstColumn="1" w:lastColumn="0" w:noHBand="0" w:noVBand="1"/>
      </w:tblPr>
      <w:tblGrid>
        <w:gridCol w:w="1785"/>
        <w:gridCol w:w="1523"/>
        <w:gridCol w:w="1211"/>
        <w:gridCol w:w="1383"/>
        <w:gridCol w:w="1785"/>
        <w:gridCol w:w="1362"/>
      </w:tblGrid>
      <w:tr w:rsidR="005927B8" w14:paraId="2048FE80" w14:textId="7E299CB1" w:rsidTr="009E49FD">
        <w:trPr>
          <w:trHeight w:val="909"/>
        </w:trPr>
        <w:tc>
          <w:tcPr>
            <w:tcW w:w="1785" w:type="dxa"/>
            <w:shd w:val="clear" w:color="auto" w:fill="A6A6A6" w:themeFill="background1" w:themeFillShade="A6"/>
          </w:tcPr>
          <w:p w14:paraId="5C184522" w14:textId="2200C2CB" w:rsidR="005927B8" w:rsidRPr="005927B8" w:rsidRDefault="005927B8" w:rsidP="005927B8">
            <w:pPr>
              <w:jc w:val="center"/>
              <w:rPr>
                <w:b/>
                <w:bCs/>
                <w:lang w:val="en-US"/>
              </w:rPr>
            </w:pPr>
            <w:r w:rsidRPr="005927B8">
              <w:rPr>
                <w:b/>
                <w:bCs/>
                <w:lang w:val="en-US"/>
              </w:rPr>
              <w:t>Evaluation Criteria</w:t>
            </w:r>
          </w:p>
        </w:tc>
        <w:tc>
          <w:tcPr>
            <w:tcW w:w="1523" w:type="dxa"/>
            <w:shd w:val="clear" w:color="auto" w:fill="A6A6A6" w:themeFill="background1" w:themeFillShade="A6"/>
          </w:tcPr>
          <w:p w14:paraId="2A210836" w14:textId="123DAF7B" w:rsidR="005927B8" w:rsidRPr="005927B8" w:rsidRDefault="005927B8" w:rsidP="005927B8">
            <w:pPr>
              <w:jc w:val="center"/>
              <w:rPr>
                <w:b/>
                <w:bCs/>
                <w:lang w:val="en-US"/>
              </w:rPr>
            </w:pPr>
            <w:r w:rsidRPr="005927B8">
              <w:rPr>
                <w:b/>
                <w:bCs/>
                <w:lang w:val="en-US"/>
              </w:rPr>
              <w:t>Technical Achievement</w:t>
            </w:r>
          </w:p>
        </w:tc>
        <w:tc>
          <w:tcPr>
            <w:tcW w:w="1211" w:type="dxa"/>
            <w:shd w:val="clear" w:color="auto" w:fill="A6A6A6" w:themeFill="background1" w:themeFillShade="A6"/>
          </w:tcPr>
          <w:p w14:paraId="5044D7CF" w14:textId="6381C1F8" w:rsidR="005927B8" w:rsidRPr="005927B8" w:rsidRDefault="005927B8" w:rsidP="005927B8">
            <w:pPr>
              <w:jc w:val="center"/>
              <w:rPr>
                <w:b/>
                <w:bCs/>
                <w:lang w:val="en-US"/>
              </w:rPr>
            </w:pPr>
            <w:r w:rsidRPr="005927B8">
              <w:rPr>
                <w:b/>
                <w:bCs/>
                <w:lang w:val="en-US"/>
              </w:rPr>
              <w:t>Algorithm Accuracy</w:t>
            </w:r>
          </w:p>
        </w:tc>
        <w:tc>
          <w:tcPr>
            <w:tcW w:w="1383" w:type="dxa"/>
            <w:shd w:val="clear" w:color="auto" w:fill="A6A6A6" w:themeFill="background1" w:themeFillShade="A6"/>
          </w:tcPr>
          <w:p w14:paraId="7C17F204" w14:textId="03FB4175" w:rsidR="005927B8" w:rsidRPr="005927B8" w:rsidRDefault="005927B8" w:rsidP="005927B8">
            <w:pPr>
              <w:jc w:val="center"/>
              <w:rPr>
                <w:b/>
                <w:bCs/>
                <w:lang w:val="en-US"/>
              </w:rPr>
            </w:pPr>
            <w:r w:rsidRPr="005927B8">
              <w:rPr>
                <w:b/>
                <w:bCs/>
                <w:lang w:val="en-US"/>
              </w:rPr>
              <w:t>Time Restrictions</w:t>
            </w:r>
          </w:p>
        </w:tc>
        <w:tc>
          <w:tcPr>
            <w:tcW w:w="1785" w:type="dxa"/>
            <w:shd w:val="clear" w:color="auto" w:fill="A6A6A6" w:themeFill="background1" w:themeFillShade="A6"/>
          </w:tcPr>
          <w:p w14:paraId="3DAC9125" w14:textId="12A04580" w:rsidR="005927B8" w:rsidRPr="005927B8" w:rsidRDefault="005927B8" w:rsidP="005927B8">
            <w:pPr>
              <w:jc w:val="center"/>
              <w:rPr>
                <w:b/>
                <w:bCs/>
                <w:lang w:val="en-US"/>
              </w:rPr>
            </w:pPr>
            <w:r w:rsidRPr="005927B8">
              <w:rPr>
                <w:b/>
                <w:bCs/>
                <w:lang w:val="en-US"/>
              </w:rPr>
              <w:t>Community Meaningfulness</w:t>
            </w:r>
          </w:p>
        </w:tc>
        <w:tc>
          <w:tcPr>
            <w:tcW w:w="1362" w:type="dxa"/>
            <w:shd w:val="clear" w:color="auto" w:fill="A6A6A6" w:themeFill="background1" w:themeFillShade="A6"/>
          </w:tcPr>
          <w:p w14:paraId="1D6D3FFE" w14:textId="2B82FAD7" w:rsidR="005927B8" w:rsidRPr="005927B8" w:rsidRDefault="009E49FD" w:rsidP="005927B8">
            <w:pPr>
              <w:jc w:val="center"/>
              <w:rPr>
                <w:b/>
                <w:bCs/>
                <w:lang w:val="en-US"/>
              </w:rPr>
            </w:pPr>
            <w:r>
              <w:rPr>
                <w:b/>
                <w:bCs/>
                <w:lang w:val="en-US"/>
              </w:rPr>
              <w:t>Importance</w:t>
            </w:r>
          </w:p>
        </w:tc>
      </w:tr>
      <w:tr w:rsidR="005927B8" w14:paraId="23D22881" w14:textId="033CB956" w:rsidTr="009E49FD">
        <w:trPr>
          <w:trHeight w:val="617"/>
        </w:trPr>
        <w:tc>
          <w:tcPr>
            <w:tcW w:w="1785" w:type="dxa"/>
          </w:tcPr>
          <w:p w14:paraId="2B5847F9" w14:textId="0E026014" w:rsidR="005927B8" w:rsidRDefault="005927B8" w:rsidP="005927B8">
            <w:pPr>
              <w:jc w:val="center"/>
              <w:rPr>
                <w:lang w:val="en-US"/>
              </w:rPr>
            </w:pPr>
            <w:r w:rsidRPr="00BF59E7">
              <w:rPr>
                <w:b/>
                <w:bCs/>
                <w:lang w:val="en-US"/>
              </w:rPr>
              <w:t>Technical Achievement</w:t>
            </w:r>
          </w:p>
        </w:tc>
        <w:tc>
          <w:tcPr>
            <w:tcW w:w="1523" w:type="dxa"/>
          </w:tcPr>
          <w:p w14:paraId="74CDDC44" w14:textId="5AA81F32" w:rsidR="005927B8" w:rsidRDefault="005927B8" w:rsidP="005927B8">
            <w:pPr>
              <w:jc w:val="center"/>
              <w:rPr>
                <w:lang w:val="en-US"/>
              </w:rPr>
            </w:pPr>
            <w:r>
              <w:rPr>
                <w:lang w:val="en-US"/>
              </w:rPr>
              <w:t>0.2183</w:t>
            </w:r>
          </w:p>
        </w:tc>
        <w:tc>
          <w:tcPr>
            <w:tcW w:w="1211" w:type="dxa"/>
          </w:tcPr>
          <w:p w14:paraId="1888217B" w14:textId="301BAD11" w:rsidR="005927B8" w:rsidRDefault="005927B8" w:rsidP="005927B8">
            <w:pPr>
              <w:jc w:val="center"/>
              <w:rPr>
                <w:lang w:val="en-US"/>
              </w:rPr>
            </w:pPr>
            <w:r>
              <w:rPr>
                <w:lang w:val="en-US"/>
              </w:rPr>
              <w:t>0.2</w:t>
            </w:r>
          </w:p>
        </w:tc>
        <w:tc>
          <w:tcPr>
            <w:tcW w:w="1383" w:type="dxa"/>
          </w:tcPr>
          <w:p w14:paraId="39791A11" w14:textId="3BA84C24" w:rsidR="005927B8" w:rsidRDefault="005927B8" w:rsidP="005927B8">
            <w:pPr>
              <w:jc w:val="center"/>
              <w:rPr>
                <w:lang w:val="en-US"/>
              </w:rPr>
            </w:pPr>
            <w:r>
              <w:rPr>
                <w:lang w:val="en-US"/>
              </w:rPr>
              <w:t>0.3</w:t>
            </w:r>
          </w:p>
        </w:tc>
        <w:tc>
          <w:tcPr>
            <w:tcW w:w="1785" w:type="dxa"/>
          </w:tcPr>
          <w:p w14:paraId="75E9C25C" w14:textId="63299DF3" w:rsidR="005927B8" w:rsidRDefault="005927B8" w:rsidP="005927B8">
            <w:pPr>
              <w:jc w:val="center"/>
              <w:rPr>
                <w:lang w:val="en-US"/>
              </w:rPr>
            </w:pPr>
            <w:r>
              <w:rPr>
                <w:lang w:val="en-US"/>
              </w:rPr>
              <w:t>0.2</w:t>
            </w:r>
          </w:p>
        </w:tc>
        <w:tc>
          <w:tcPr>
            <w:tcW w:w="1362" w:type="dxa"/>
          </w:tcPr>
          <w:p w14:paraId="4B9EC559" w14:textId="7ADCEA96" w:rsidR="005927B8" w:rsidRDefault="009E49FD" w:rsidP="005927B8">
            <w:pPr>
              <w:jc w:val="center"/>
              <w:rPr>
                <w:lang w:val="en-US"/>
              </w:rPr>
            </w:pPr>
            <w:r>
              <w:rPr>
                <w:lang w:val="en-US"/>
              </w:rPr>
              <w:t>23%</w:t>
            </w:r>
          </w:p>
        </w:tc>
      </w:tr>
      <w:tr w:rsidR="005927B8" w14:paraId="617C2DDD" w14:textId="2505CE83" w:rsidTr="009E49FD">
        <w:trPr>
          <w:trHeight w:val="600"/>
        </w:trPr>
        <w:tc>
          <w:tcPr>
            <w:tcW w:w="1785" w:type="dxa"/>
          </w:tcPr>
          <w:p w14:paraId="506891B0" w14:textId="2BC6CAA4" w:rsidR="005927B8" w:rsidRDefault="005927B8" w:rsidP="005927B8">
            <w:pPr>
              <w:jc w:val="center"/>
              <w:rPr>
                <w:lang w:val="en-US"/>
              </w:rPr>
            </w:pPr>
            <w:r w:rsidRPr="00BF59E7">
              <w:rPr>
                <w:b/>
                <w:bCs/>
                <w:lang w:val="en-US"/>
              </w:rPr>
              <w:lastRenderedPageBreak/>
              <w:t>Algorithm Accuracy</w:t>
            </w:r>
          </w:p>
        </w:tc>
        <w:tc>
          <w:tcPr>
            <w:tcW w:w="1523" w:type="dxa"/>
          </w:tcPr>
          <w:p w14:paraId="56A9E8F3" w14:textId="55A67E1F" w:rsidR="005927B8" w:rsidRDefault="005927B8" w:rsidP="005927B8">
            <w:pPr>
              <w:jc w:val="center"/>
              <w:rPr>
                <w:lang w:val="en-US"/>
              </w:rPr>
            </w:pPr>
            <w:r>
              <w:rPr>
                <w:lang w:val="en-US"/>
              </w:rPr>
              <w:t>0.4367</w:t>
            </w:r>
          </w:p>
        </w:tc>
        <w:tc>
          <w:tcPr>
            <w:tcW w:w="1211" w:type="dxa"/>
          </w:tcPr>
          <w:p w14:paraId="4F5A8E37" w14:textId="60E8A5C4" w:rsidR="005927B8" w:rsidRDefault="005927B8" w:rsidP="005927B8">
            <w:pPr>
              <w:jc w:val="center"/>
              <w:rPr>
                <w:lang w:val="en-US"/>
              </w:rPr>
            </w:pPr>
            <w:r>
              <w:rPr>
                <w:lang w:val="en-US"/>
              </w:rPr>
              <w:t>0.4</w:t>
            </w:r>
          </w:p>
        </w:tc>
        <w:tc>
          <w:tcPr>
            <w:tcW w:w="1383" w:type="dxa"/>
          </w:tcPr>
          <w:p w14:paraId="600EA8F3" w14:textId="54FAD40E" w:rsidR="005927B8" w:rsidRDefault="005927B8" w:rsidP="005927B8">
            <w:pPr>
              <w:jc w:val="center"/>
              <w:rPr>
                <w:lang w:val="en-US"/>
              </w:rPr>
            </w:pPr>
            <w:r>
              <w:rPr>
                <w:lang w:val="en-US"/>
              </w:rPr>
              <w:t>0.4</w:t>
            </w:r>
          </w:p>
        </w:tc>
        <w:tc>
          <w:tcPr>
            <w:tcW w:w="1785" w:type="dxa"/>
          </w:tcPr>
          <w:p w14:paraId="2D744B5E" w14:textId="3CFA3DBC" w:rsidR="005927B8" w:rsidRDefault="005927B8" w:rsidP="005927B8">
            <w:pPr>
              <w:jc w:val="center"/>
              <w:rPr>
                <w:lang w:val="en-US"/>
              </w:rPr>
            </w:pPr>
            <w:r>
              <w:rPr>
                <w:lang w:val="en-US"/>
              </w:rPr>
              <w:t>0.4</w:t>
            </w:r>
          </w:p>
        </w:tc>
        <w:tc>
          <w:tcPr>
            <w:tcW w:w="1362" w:type="dxa"/>
          </w:tcPr>
          <w:p w14:paraId="6AD046A3" w14:textId="4BCEDE1A" w:rsidR="005927B8" w:rsidRDefault="009E49FD" w:rsidP="005927B8">
            <w:pPr>
              <w:jc w:val="center"/>
              <w:rPr>
                <w:lang w:val="en-US"/>
              </w:rPr>
            </w:pPr>
            <w:r>
              <w:rPr>
                <w:lang w:val="en-US"/>
              </w:rPr>
              <w:t>41%</w:t>
            </w:r>
          </w:p>
        </w:tc>
      </w:tr>
      <w:tr w:rsidR="005927B8" w14:paraId="6CF38D0A" w14:textId="5332CD41" w:rsidTr="009E49FD">
        <w:trPr>
          <w:trHeight w:val="617"/>
        </w:trPr>
        <w:tc>
          <w:tcPr>
            <w:tcW w:w="1785" w:type="dxa"/>
          </w:tcPr>
          <w:p w14:paraId="73F85385" w14:textId="22576FC3" w:rsidR="005927B8" w:rsidRDefault="005927B8" w:rsidP="005927B8">
            <w:pPr>
              <w:jc w:val="center"/>
              <w:rPr>
                <w:lang w:val="en-US"/>
              </w:rPr>
            </w:pPr>
            <w:r w:rsidRPr="00BF59E7">
              <w:rPr>
                <w:b/>
                <w:bCs/>
                <w:lang w:val="en-US"/>
              </w:rPr>
              <w:t>Time Restrictions</w:t>
            </w:r>
          </w:p>
        </w:tc>
        <w:tc>
          <w:tcPr>
            <w:tcW w:w="1523" w:type="dxa"/>
          </w:tcPr>
          <w:p w14:paraId="18A90629" w14:textId="3322928E" w:rsidR="005927B8" w:rsidRDefault="005927B8" w:rsidP="005927B8">
            <w:pPr>
              <w:jc w:val="center"/>
              <w:rPr>
                <w:lang w:val="en-US"/>
              </w:rPr>
            </w:pPr>
            <w:r>
              <w:rPr>
                <w:lang w:val="en-US"/>
              </w:rPr>
              <w:t>0.0721</w:t>
            </w:r>
          </w:p>
        </w:tc>
        <w:tc>
          <w:tcPr>
            <w:tcW w:w="1211" w:type="dxa"/>
          </w:tcPr>
          <w:p w14:paraId="275E1BA7" w14:textId="5FCA8111" w:rsidR="005927B8" w:rsidRDefault="005927B8" w:rsidP="005927B8">
            <w:pPr>
              <w:jc w:val="center"/>
              <w:rPr>
                <w:lang w:val="en-US"/>
              </w:rPr>
            </w:pPr>
            <w:r>
              <w:rPr>
                <w:lang w:val="en-US"/>
              </w:rPr>
              <w:t>0.1</w:t>
            </w:r>
          </w:p>
        </w:tc>
        <w:tc>
          <w:tcPr>
            <w:tcW w:w="1383" w:type="dxa"/>
          </w:tcPr>
          <w:p w14:paraId="60579774" w14:textId="6F41B231" w:rsidR="005927B8" w:rsidRDefault="005927B8" w:rsidP="005927B8">
            <w:pPr>
              <w:jc w:val="center"/>
              <w:rPr>
                <w:lang w:val="en-US"/>
              </w:rPr>
            </w:pPr>
            <w:r>
              <w:rPr>
                <w:lang w:val="en-US"/>
              </w:rPr>
              <w:t>0.1</w:t>
            </w:r>
          </w:p>
        </w:tc>
        <w:tc>
          <w:tcPr>
            <w:tcW w:w="1785" w:type="dxa"/>
          </w:tcPr>
          <w:p w14:paraId="1B5A296A" w14:textId="310434C5" w:rsidR="005927B8" w:rsidRDefault="005927B8" w:rsidP="005927B8">
            <w:pPr>
              <w:jc w:val="center"/>
              <w:rPr>
                <w:lang w:val="en-US"/>
              </w:rPr>
            </w:pPr>
            <w:r>
              <w:rPr>
                <w:lang w:val="en-US"/>
              </w:rPr>
              <w:t>0.1333</w:t>
            </w:r>
          </w:p>
        </w:tc>
        <w:tc>
          <w:tcPr>
            <w:tcW w:w="1362" w:type="dxa"/>
          </w:tcPr>
          <w:p w14:paraId="5EF92222" w14:textId="734F8C02" w:rsidR="005927B8" w:rsidRDefault="009E49FD" w:rsidP="005927B8">
            <w:pPr>
              <w:jc w:val="center"/>
              <w:rPr>
                <w:lang w:val="en-US"/>
              </w:rPr>
            </w:pPr>
            <w:r>
              <w:rPr>
                <w:lang w:val="en-US"/>
              </w:rPr>
              <w:t>10%</w:t>
            </w:r>
          </w:p>
        </w:tc>
      </w:tr>
      <w:tr w:rsidR="005927B8" w14:paraId="3D9F6752" w14:textId="169F654B" w:rsidTr="009E49FD">
        <w:trPr>
          <w:trHeight w:val="909"/>
        </w:trPr>
        <w:tc>
          <w:tcPr>
            <w:tcW w:w="1785" w:type="dxa"/>
          </w:tcPr>
          <w:p w14:paraId="5676A80D" w14:textId="2B95C0F1" w:rsidR="005927B8" w:rsidRDefault="005927B8" w:rsidP="005927B8">
            <w:pPr>
              <w:jc w:val="center"/>
              <w:rPr>
                <w:lang w:val="en-US"/>
              </w:rPr>
            </w:pPr>
            <w:r w:rsidRPr="00BF59E7">
              <w:rPr>
                <w:b/>
                <w:bCs/>
                <w:lang w:val="en-US"/>
              </w:rPr>
              <w:t>Community Meaningfulness</w:t>
            </w:r>
          </w:p>
        </w:tc>
        <w:tc>
          <w:tcPr>
            <w:tcW w:w="1523" w:type="dxa"/>
          </w:tcPr>
          <w:p w14:paraId="2119D876" w14:textId="008CA04E" w:rsidR="005927B8" w:rsidRDefault="005927B8" w:rsidP="005927B8">
            <w:pPr>
              <w:jc w:val="center"/>
              <w:rPr>
                <w:lang w:val="en-US"/>
              </w:rPr>
            </w:pPr>
            <w:r>
              <w:rPr>
                <w:lang w:val="en-US"/>
              </w:rPr>
              <w:t>0.2729</w:t>
            </w:r>
          </w:p>
        </w:tc>
        <w:tc>
          <w:tcPr>
            <w:tcW w:w="1211" w:type="dxa"/>
          </w:tcPr>
          <w:p w14:paraId="7791E342" w14:textId="47DC8EDB" w:rsidR="005927B8" w:rsidRDefault="005927B8" w:rsidP="005927B8">
            <w:pPr>
              <w:jc w:val="center"/>
              <w:rPr>
                <w:lang w:val="en-US"/>
              </w:rPr>
            </w:pPr>
            <w:r>
              <w:rPr>
                <w:lang w:val="en-US"/>
              </w:rPr>
              <w:t>0.3</w:t>
            </w:r>
          </w:p>
        </w:tc>
        <w:tc>
          <w:tcPr>
            <w:tcW w:w="1383" w:type="dxa"/>
          </w:tcPr>
          <w:p w14:paraId="32C84440" w14:textId="1AFF060C" w:rsidR="005927B8" w:rsidRDefault="005927B8" w:rsidP="005927B8">
            <w:pPr>
              <w:jc w:val="center"/>
              <w:rPr>
                <w:lang w:val="en-US"/>
              </w:rPr>
            </w:pPr>
            <w:r>
              <w:rPr>
                <w:lang w:val="en-US"/>
              </w:rPr>
              <w:t>0.2</w:t>
            </w:r>
          </w:p>
        </w:tc>
        <w:tc>
          <w:tcPr>
            <w:tcW w:w="1785" w:type="dxa"/>
          </w:tcPr>
          <w:p w14:paraId="47EF2D08" w14:textId="1EC78DEA" w:rsidR="005927B8" w:rsidRDefault="005927B8" w:rsidP="005927B8">
            <w:pPr>
              <w:jc w:val="center"/>
              <w:rPr>
                <w:lang w:val="en-US"/>
              </w:rPr>
            </w:pPr>
            <w:r>
              <w:rPr>
                <w:lang w:val="en-US"/>
              </w:rPr>
              <w:t>0,2667</w:t>
            </w:r>
          </w:p>
        </w:tc>
        <w:tc>
          <w:tcPr>
            <w:tcW w:w="1362" w:type="dxa"/>
          </w:tcPr>
          <w:p w14:paraId="7BFDBA25" w14:textId="7D6E9BB4" w:rsidR="005927B8" w:rsidRDefault="009E49FD" w:rsidP="005927B8">
            <w:pPr>
              <w:jc w:val="center"/>
              <w:rPr>
                <w:lang w:val="en-US"/>
              </w:rPr>
            </w:pPr>
            <w:r>
              <w:rPr>
                <w:lang w:val="en-US"/>
              </w:rPr>
              <w:t>26%</w:t>
            </w:r>
          </w:p>
        </w:tc>
      </w:tr>
      <w:tr w:rsidR="005927B8" w14:paraId="5BFDEB24" w14:textId="4FDB1DB8" w:rsidTr="009E49FD">
        <w:trPr>
          <w:trHeight w:val="291"/>
        </w:trPr>
        <w:tc>
          <w:tcPr>
            <w:tcW w:w="1785" w:type="dxa"/>
            <w:shd w:val="clear" w:color="auto" w:fill="A6A6A6" w:themeFill="background1" w:themeFillShade="A6"/>
          </w:tcPr>
          <w:p w14:paraId="274B7F58" w14:textId="0E0B7676" w:rsidR="005927B8" w:rsidRDefault="005927B8" w:rsidP="005927B8">
            <w:pPr>
              <w:jc w:val="center"/>
              <w:rPr>
                <w:lang w:val="en-US"/>
              </w:rPr>
            </w:pPr>
            <w:r w:rsidRPr="00BF59E7">
              <w:rPr>
                <w:b/>
                <w:bCs/>
                <w:lang w:val="en-US"/>
              </w:rPr>
              <w:t>Sum</w:t>
            </w:r>
          </w:p>
        </w:tc>
        <w:tc>
          <w:tcPr>
            <w:tcW w:w="1523" w:type="dxa"/>
            <w:shd w:val="clear" w:color="auto" w:fill="A6A6A6" w:themeFill="background1" w:themeFillShade="A6"/>
          </w:tcPr>
          <w:p w14:paraId="1661228C" w14:textId="7255908A" w:rsidR="005927B8" w:rsidRDefault="005927B8" w:rsidP="005927B8">
            <w:pPr>
              <w:jc w:val="center"/>
              <w:rPr>
                <w:lang w:val="en-US"/>
              </w:rPr>
            </w:pPr>
            <w:r>
              <w:rPr>
                <w:lang w:val="en-US"/>
              </w:rPr>
              <w:t>1</w:t>
            </w:r>
          </w:p>
        </w:tc>
        <w:tc>
          <w:tcPr>
            <w:tcW w:w="1211" w:type="dxa"/>
            <w:shd w:val="clear" w:color="auto" w:fill="A6A6A6" w:themeFill="background1" w:themeFillShade="A6"/>
          </w:tcPr>
          <w:p w14:paraId="27770497" w14:textId="78738FD9" w:rsidR="005927B8" w:rsidRDefault="005927B8" w:rsidP="005927B8">
            <w:pPr>
              <w:jc w:val="center"/>
              <w:rPr>
                <w:lang w:val="en-US"/>
              </w:rPr>
            </w:pPr>
            <w:r>
              <w:rPr>
                <w:lang w:val="en-US"/>
              </w:rPr>
              <w:t>1</w:t>
            </w:r>
          </w:p>
        </w:tc>
        <w:tc>
          <w:tcPr>
            <w:tcW w:w="1383" w:type="dxa"/>
            <w:shd w:val="clear" w:color="auto" w:fill="A6A6A6" w:themeFill="background1" w:themeFillShade="A6"/>
          </w:tcPr>
          <w:p w14:paraId="1BF7E362" w14:textId="7AF9399C" w:rsidR="005927B8" w:rsidRDefault="005927B8" w:rsidP="005927B8">
            <w:pPr>
              <w:jc w:val="center"/>
              <w:rPr>
                <w:lang w:val="en-US"/>
              </w:rPr>
            </w:pPr>
            <w:r>
              <w:rPr>
                <w:lang w:val="en-US"/>
              </w:rPr>
              <w:t>1</w:t>
            </w:r>
          </w:p>
        </w:tc>
        <w:tc>
          <w:tcPr>
            <w:tcW w:w="1785" w:type="dxa"/>
            <w:shd w:val="clear" w:color="auto" w:fill="A6A6A6" w:themeFill="background1" w:themeFillShade="A6"/>
          </w:tcPr>
          <w:p w14:paraId="0FDAE7DE" w14:textId="738D1AE3" w:rsidR="005927B8" w:rsidRDefault="005927B8" w:rsidP="005927B8">
            <w:pPr>
              <w:jc w:val="center"/>
              <w:rPr>
                <w:lang w:val="en-US"/>
              </w:rPr>
            </w:pPr>
            <w:r>
              <w:rPr>
                <w:lang w:val="en-US"/>
              </w:rPr>
              <w:t>1</w:t>
            </w:r>
          </w:p>
        </w:tc>
        <w:tc>
          <w:tcPr>
            <w:tcW w:w="1362" w:type="dxa"/>
            <w:shd w:val="clear" w:color="auto" w:fill="A6A6A6" w:themeFill="background1" w:themeFillShade="A6"/>
          </w:tcPr>
          <w:p w14:paraId="240FF47C" w14:textId="4036B7AA" w:rsidR="005927B8" w:rsidRDefault="005927B8" w:rsidP="005927B8">
            <w:pPr>
              <w:jc w:val="center"/>
              <w:rPr>
                <w:lang w:val="en-US"/>
              </w:rPr>
            </w:pPr>
            <w:r>
              <w:rPr>
                <w:lang w:val="en-US"/>
              </w:rPr>
              <w:t>1</w:t>
            </w:r>
          </w:p>
        </w:tc>
      </w:tr>
    </w:tbl>
    <w:p w14:paraId="07A17C62" w14:textId="592D68EF" w:rsidR="009E49FD" w:rsidRDefault="009E49FD" w:rsidP="00FD17F7">
      <w:pPr>
        <w:rPr>
          <w:lang w:val="en-US"/>
        </w:rPr>
      </w:pPr>
    </w:p>
    <w:p w14:paraId="3E1F6E8B" w14:textId="52D393EB" w:rsidR="009E49FD" w:rsidRDefault="009E49FD" w:rsidP="00FD17F7">
      <w:pPr>
        <w:rPr>
          <w:lang w:val="en-US"/>
        </w:rPr>
      </w:pPr>
      <w:r>
        <w:rPr>
          <w:lang w:val="en-US"/>
        </w:rPr>
        <w:t>Table 3 is importan</w:t>
      </w:r>
      <w:r w:rsidR="00F77F7A">
        <w:rPr>
          <w:lang w:val="en-US"/>
        </w:rPr>
        <w:t>t</w:t>
      </w:r>
      <w:r>
        <w:rPr>
          <w:lang w:val="en-US"/>
        </w:rPr>
        <w:t xml:space="preserve"> since it provides guidance in the weights that should be considering when evaluating each idea individually. As stated before, Algorithm Accuracy is the most relevant criteria in idea selection for this work and should account for 41% of the decision. In the other hands, only 10% of the weight when assessing an idea should be related to time restrictions. Having this data, it is now possible to go through each idea and select the most valuable one.</w:t>
      </w:r>
    </w:p>
    <w:p w14:paraId="22E4657F" w14:textId="52B793AD" w:rsidR="009E49FD" w:rsidRPr="009B0B4F" w:rsidRDefault="009E49FD" w:rsidP="009E49FD">
      <w:pPr>
        <w:pStyle w:val="PargrafodaLista"/>
        <w:numPr>
          <w:ilvl w:val="0"/>
          <w:numId w:val="17"/>
        </w:numPr>
        <w:rPr>
          <w:lang w:val="en-US"/>
        </w:rPr>
      </w:pPr>
      <w:r w:rsidRPr="00C45317">
        <w:rPr>
          <w:b/>
          <w:bCs w:val="0"/>
          <w:color w:val="000000" w:themeColor="text1"/>
          <w:lang w:val="en-US"/>
        </w:rPr>
        <w:t>Continue the work of an individual researcher that has publicly made his work available to the community</w:t>
      </w:r>
      <w:r>
        <w:rPr>
          <w:b/>
          <w:bCs w:val="0"/>
          <w:color w:val="000000" w:themeColor="text1"/>
          <w:lang w:val="en-US"/>
        </w:rPr>
        <w:t xml:space="preserve"> – </w:t>
      </w:r>
      <w:r>
        <w:rPr>
          <w:color w:val="000000" w:themeColor="text1"/>
          <w:lang w:val="en-US"/>
        </w:rPr>
        <w:t xml:space="preserve">This idea would be ideal in terms of time restrictions, improving speed of development and simultaneously provide a theoretical easy way to increase algorithm accuracy. However, there is no relevant data that suggest </w:t>
      </w:r>
      <w:r w:rsidR="009B0B4F">
        <w:rPr>
          <w:color w:val="000000" w:themeColor="text1"/>
          <w:lang w:val="en-US"/>
        </w:rPr>
        <w:t>improved accuracy when building upon existing work. It is also not easy to determine if this idea is meaningful for the community since it does not bring a new perspective nor achieves technical details, since the implementation is already there.</w:t>
      </w:r>
    </w:p>
    <w:p w14:paraId="67A93B79" w14:textId="5FFBB282" w:rsidR="009B0B4F" w:rsidRPr="009B0B4F" w:rsidRDefault="009B0B4F" w:rsidP="009E49FD">
      <w:pPr>
        <w:pStyle w:val="PargrafodaLista"/>
        <w:numPr>
          <w:ilvl w:val="0"/>
          <w:numId w:val="17"/>
        </w:numPr>
        <w:rPr>
          <w:lang w:val="en-US"/>
        </w:rPr>
      </w:pPr>
      <w:r>
        <w:rPr>
          <w:b/>
          <w:bCs w:val="0"/>
          <w:color w:val="000000" w:themeColor="text1"/>
          <w:lang w:val="en-US"/>
        </w:rPr>
        <w:t xml:space="preserve">Build a technical solution from scratch, using a dataset that was previously defined – </w:t>
      </w:r>
      <w:r>
        <w:rPr>
          <w:color w:val="000000" w:themeColor="text1"/>
          <w:lang w:val="en-US"/>
        </w:rPr>
        <w:t xml:space="preserve">This idea starts from the premise that a good dataset exists and </w:t>
      </w:r>
      <w:proofErr w:type="gramStart"/>
      <w:r>
        <w:rPr>
          <w:color w:val="000000" w:themeColor="text1"/>
          <w:lang w:val="en-US"/>
        </w:rPr>
        <w:t>is able to</w:t>
      </w:r>
      <w:proofErr w:type="gramEnd"/>
      <w:r>
        <w:rPr>
          <w:color w:val="000000" w:themeColor="text1"/>
          <w:lang w:val="en-US"/>
        </w:rPr>
        <w:t xml:space="preserve"> classify more than 11 genres, and gives appropriate time to dedicate to build a more accurate and efficient classification algorithm. At the same time is contributing to the community by providing a new perspective of development and allows the visibility for technical achievement. It is not blocked from the beginning due to time restrictions.</w:t>
      </w:r>
    </w:p>
    <w:p w14:paraId="55FC182A" w14:textId="280A97B2" w:rsidR="009B0B4F" w:rsidRPr="009B0B4F" w:rsidRDefault="009B0B4F" w:rsidP="009E49FD">
      <w:pPr>
        <w:pStyle w:val="PargrafodaLista"/>
        <w:numPr>
          <w:ilvl w:val="0"/>
          <w:numId w:val="17"/>
        </w:numPr>
        <w:rPr>
          <w:lang w:val="en-US"/>
        </w:rPr>
      </w:pPr>
      <w:r w:rsidRPr="00C45317">
        <w:rPr>
          <w:b/>
          <w:bCs w:val="0"/>
          <w:color w:val="000000" w:themeColor="text1"/>
          <w:lang w:val="en-US"/>
        </w:rPr>
        <w:t>Build a technical solution and a dataset from scratch</w:t>
      </w:r>
      <w:r>
        <w:rPr>
          <w:b/>
          <w:bCs w:val="0"/>
          <w:color w:val="000000" w:themeColor="text1"/>
          <w:lang w:val="en-US"/>
        </w:rPr>
        <w:t xml:space="preserve"> – </w:t>
      </w:r>
      <w:r>
        <w:rPr>
          <w:color w:val="000000" w:themeColor="text1"/>
          <w:lang w:val="en-US"/>
        </w:rPr>
        <w:t xml:space="preserve">This idea starts from the premise thar everything will be built from scratch. While building a dataset from scratch would </w:t>
      </w:r>
      <w:proofErr w:type="gramStart"/>
      <w:r>
        <w:rPr>
          <w:color w:val="000000" w:themeColor="text1"/>
          <w:lang w:val="en-US"/>
        </w:rPr>
        <w:t>definitely be</w:t>
      </w:r>
      <w:proofErr w:type="gramEnd"/>
      <w:r>
        <w:rPr>
          <w:color w:val="000000" w:themeColor="text1"/>
          <w:lang w:val="en-US"/>
        </w:rPr>
        <w:t xml:space="preserve"> helpful to the community and allowing for flexibility in terms of what can be classified, time consumed on this specific task would suck the entire time, not allowing enough time to improve algorithm accuracy, which is the most importance criteria. Therefore, this idea should not be considered.</w:t>
      </w:r>
    </w:p>
    <w:p w14:paraId="767BC367" w14:textId="105A9B59" w:rsidR="009B0B4F" w:rsidRPr="009B0B4F" w:rsidRDefault="009B0B4F" w:rsidP="009E49FD">
      <w:pPr>
        <w:pStyle w:val="PargrafodaLista"/>
        <w:numPr>
          <w:ilvl w:val="0"/>
          <w:numId w:val="17"/>
        </w:numPr>
        <w:rPr>
          <w:lang w:val="en-US"/>
        </w:rPr>
      </w:pPr>
      <w:r w:rsidRPr="00C45317">
        <w:rPr>
          <w:b/>
          <w:bCs w:val="0"/>
          <w:color w:val="000000" w:themeColor="text1"/>
          <w:lang w:val="en-US"/>
        </w:rPr>
        <w:t>Use previous research to identify common points of implementation and propose a guideline of implementation that is accepted by the community</w:t>
      </w:r>
      <w:r>
        <w:rPr>
          <w:b/>
          <w:bCs w:val="0"/>
          <w:color w:val="000000" w:themeColor="text1"/>
          <w:lang w:val="en-US"/>
        </w:rPr>
        <w:t xml:space="preserve"> – </w:t>
      </w:r>
      <w:r>
        <w:rPr>
          <w:color w:val="000000" w:themeColor="text1"/>
          <w:lang w:val="en-US"/>
        </w:rPr>
        <w:t>Although the idea would highly align with community meaningfulness, it would not provide direct response to the most important criteria, which is algorithm accuracy.</w:t>
      </w:r>
    </w:p>
    <w:p w14:paraId="7F065DE6" w14:textId="4D09D7C5" w:rsidR="009B0B4F" w:rsidRPr="00B90052" w:rsidRDefault="009B0B4F" w:rsidP="009E49FD">
      <w:pPr>
        <w:pStyle w:val="PargrafodaLista"/>
        <w:numPr>
          <w:ilvl w:val="0"/>
          <w:numId w:val="17"/>
        </w:numPr>
        <w:rPr>
          <w:lang w:val="en-US"/>
        </w:rPr>
      </w:pPr>
      <w:r w:rsidRPr="00C45317">
        <w:rPr>
          <w:b/>
          <w:bCs w:val="0"/>
          <w:color w:val="000000" w:themeColor="text1"/>
          <w:lang w:val="en-US"/>
        </w:rPr>
        <w:t>Build a music genre classification framework</w:t>
      </w:r>
      <w:r>
        <w:rPr>
          <w:b/>
          <w:bCs w:val="0"/>
          <w:color w:val="000000" w:themeColor="text1"/>
          <w:lang w:val="en-US"/>
        </w:rPr>
        <w:t xml:space="preserve"> </w:t>
      </w:r>
      <w:r w:rsidR="00B90052">
        <w:rPr>
          <w:b/>
          <w:bCs w:val="0"/>
          <w:color w:val="000000" w:themeColor="text1"/>
          <w:lang w:val="en-US"/>
        </w:rPr>
        <w:t>–</w:t>
      </w:r>
      <w:r>
        <w:rPr>
          <w:b/>
          <w:bCs w:val="0"/>
          <w:color w:val="000000" w:themeColor="text1"/>
          <w:lang w:val="en-US"/>
        </w:rPr>
        <w:t xml:space="preserve"> </w:t>
      </w:r>
      <w:r w:rsidR="00B90052">
        <w:rPr>
          <w:color w:val="000000" w:themeColor="text1"/>
          <w:lang w:val="en-US"/>
        </w:rPr>
        <w:t>This idea aligns with the previous</w:t>
      </w:r>
      <w:r w:rsidR="00BF35D8">
        <w:rPr>
          <w:color w:val="000000" w:themeColor="text1"/>
          <w:lang w:val="en-US"/>
        </w:rPr>
        <w:t>ly</w:t>
      </w:r>
      <w:r w:rsidR="00B90052">
        <w:rPr>
          <w:color w:val="000000" w:themeColor="text1"/>
          <w:lang w:val="en-US"/>
        </w:rPr>
        <w:t xml:space="preserve"> presented one. </w:t>
      </w:r>
      <w:proofErr w:type="gramStart"/>
      <w:r w:rsidR="00B90052">
        <w:rPr>
          <w:color w:val="000000" w:themeColor="text1"/>
          <w:lang w:val="en-US"/>
        </w:rPr>
        <w:t>It</w:t>
      </w:r>
      <w:proofErr w:type="gramEnd"/>
      <w:r w:rsidR="00B90052">
        <w:rPr>
          <w:color w:val="000000" w:themeColor="text1"/>
          <w:lang w:val="en-US"/>
        </w:rPr>
        <w:t xml:space="preserve"> emphases on community meaningfulness, but rejects or not direct aligns with algorithm accuracy.</w:t>
      </w:r>
    </w:p>
    <w:p w14:paraId="61149596" w14:textId="6BA84B59" w:rsidR="005927B8" w:rsidRPr="00C45317" w:rsidRDefault="00B90052" w:rsidP="00FD17F7">
      <w:pPr>
        <w:rPr>
          <w:lang w:val="en-US"/>
        </w:rPr>
      </w:pPr>
      <w:r>
        <w:rPr>
          <w:lang w:val="en-US"/>
        </w:rPr>
        <w:lastRenderedPageBreak/>
        <w:t>Considering all the points above, the chosen idea for this dissertation in the idea “</w:t>
      </w:r>
      <w:r>
        <w:rPr>
          <w:b/>
          <w:bCs/>
          <w:color w:val="000000" w:themeColor="text1"/>
          <w:lang w:val="en-US"/>
        </w:rPr>
        <w:t>Build a technical solution from scratch, using a dataset that was previously defined</w:t>
      </w:r>
      <w:r>
        <w:rPr>
          <w:lang w:val="en-US"/>
        </w:rPr>
        <w:t>”.  In chapter 5 of this document, it is presented a design proposal to the solution based on this idea. All further topics in the document may focus on the concretization of this idea and aligned with it.</w:t>
      </w:r>
    </w:p>
    <w:p w14:paraId="3607CAEB" w14:textId="48EDF470" w:rsidR="007670F7" w:rsidRPr="00D052E8" w:rsidRDefault="004A01FB">
      <w:pPr>
        <w:pStyle w:val="Ttulo2"/>
        <w:rPr>
          <w:rPrChange w:id="646" w:author="Gustavo Moreira" w:date="2021-02-20T17:30:00Z">
            <w:rPr>
              <w:lang w:val="pt-PT"/>
            </w:rPr>
          </w:rPrChange>
        </w:rPr>
      </w:pPr>
      <w:bookmarkStart w:id="647" w:name="_Toc64809219"/>
      <w:r w:rsidRPr="00D052E8">
        <w:rPr>
          <w:rPrChange w:id="648" w:author="Gustavo Moreira" w:date="2021-02-20T17:30:00Z">
            <w:rPr>
              <w:lang w:val="pt-PT"/>
            </w:rPr>
          </w:rPrChange>
        </w:rPr>
        <w:t>Concept Definition</w:t>
      </w:r>
      <w:bookmarkEnd w:id="647"/>
    </w:p>
    <w:p w14:paraId="6BC74314" w14:textId="72C24185" w:rsidR="00E97F9F" w:rsidRDefault="00E97F9F" w:rsidP="00E97F9F">
      <w:pPr>
        <w:rPr>
          <w:lang w:val="en-US"/>
        </w:rPr>
      </w:pPr>
      <w:r w:rsidRPr="00E97F9F">
        <w:rPr>
          <w:lang w:val="en-US"/>
        </w:rPr>
        <w:t>This disser</w:t>
      </w:r>
      <w:r>
        <w:rPr>
          <w:lang w:val="en-US"/>
        </w:rPr>
        <w:t xml:space="preserve">tation has three main goals. </w:t>
      </w:r>
    </w:p>
    <w:p w14:paraId="21588FB8" w14:textId="7BB43F0E" w:rsidR="00E97F9F" w:rsidRDefault="00E97F9F" w:rsidP="00E97F9F">
      <w:pPr>
        <w:rPr>
          <w:lang w:val="en-US"/>
        </w:rPr>
      </w:pPr>
      <w:r>
        <w:rPr>
          <w:lang w:val="en-US"/>
        </w:rPr>
        <w:t xml:space="preserve">The first one is to identify what the community was already able to achieve regarding music genre classification. This classification might be achieved with a variety of different tools and techniques. Those </w:t>
      </w:r>
      <w:r w:rsidR="00E131C2">
        <w:rPr>
          <w:lang w:val="en-US"/>
        </w:rPr>
        <w:t>are</w:t>
      </w:r>
      <w:r>
        <w:rPr>
          <w:lang w:val="en-US"/>
        </w:rPr>
        <w:t>: machine learning, deep learning, machine listening, which all belong to a broader topic called Artificial Intelligence, or it might even be achieved by using techniques that are completely irrelevant for Artificial Intelligence. It is an objective of this work to identify all the possible techniques that a</w:t>
      </w:r>
      <w:r w:rsidR="00BF35D8">
        <w:rPr>
          <w:lang w:val="en-US"/>
        </w:rPr>
        <w:t>r</w:t>
      </w:r>
      <w:r>
        <w:rPr>
          <w:lang w:val="en-US"/>
        </w:rPr>
        <w:t>e currently used. In parallel, a concrete report of what the community was already able to achieve, must be reported in this document. The first goal of this work should be able to answer to some questions</w:t>
      </w:r>
      <w:proofErr w:type="gramStart"/>
      <w:r w:rsidR="00BF35D8">
        <w:rPr>
          <w:lang w:val="en-US"/>
        </w:rPr>
        <w:t xml:space="preserve">: </w:t>
      </w:r>
      <w:r>
        <w:rPr>
          <w:lang w:val="en-US"/>
        </w:rPr>
        <w:t xml:space="preserve"> “</w:t>
      </w:r>
      <w:proofErr w:type="gramEnd"/>
      <w:r>
        <w:rPr>
          <w:lang w:val="en-US"/>
        </w:rPr>
        <w:t>What was the biggest accuracy already achieved?”, “What genres are currently being considered?”, “What is the cost and effort of creating a dataset capable of improve the accuracy?”. Those are question that should be clearly answered in the next chapters.</w:t>
      </w:r>
    </w:p>
    <w:p w14:paraId="7D0175B1" w14:textId="1CD5DD2C" w:rsidR="00E97F9F" w:rsidRDefault="00E97F9F" w:rsidP="00E97F9F">
      <w:pPr>
        <w:rPr>
          <w:lang w:val="en-US"/>
        </w:rPr>
      </w:pPr>
      <w:r>
        <w:rPr>
          <w:lang w:val="en-US"/>
        </w:rPr>
        <w:t>The second goal of this dissertation is to provide a technical solution that allow the automatic classification of music genres. This solution should follow the best practices of software development, and should provide value to users, in the sense that is capable to do what i</w:t>
      </w:r>
      <w:r w:rsidR="00E131C2">
        <w:rPr>
          <w:lang w:val="en-US"/>
        </w:rPr>
        <w:t>t is supposed to do: correctly classify a music genre and with better accuracy than previous works.</w:t>
      </w:r>
    </w:p>
    <w:p w14:paraId="5392AFBC" w14:textId="707FEB29" w:rsidR="00E131C2" w:rsidRDefault="00E131C2" w:rsidP="00E97F9F">
      <w:pPr>
        <w:rPr>
          <w:lang w:val="en-US"/>
        </w:rPr>
      </w:pPr>
      <w:r>
        <w:rPr>
          <w:lang w:val="en-US"/>
        </w:rPr>
        <w:t xml:space="preserve">Finally, the third goal is to increase the overall knowledge of the community by providing additional information regarding music genre classification. The outcomes, improvements, blocking points and breakthrough achieved during this work must be shared among the tech community to help mature the technology. </w:t>
      </w:r>
    </w:p>
    <w:p w14:paraId="766D654C" w14:textId="6E42BF6C" w:rsidR="00E131C2" w:rsidRPr="00E97F9F" w:rsidRDefault="00E131C2" w:rsidP="00E97F9F">
      <w:pPr>
        <w:rPr>
          <w:lang w:val="en-US"/>
        </w:rPr>
      </w:pPr>
      <w:r>
        <w:rPr>
          <w:lang w:val="en-US"/>
        </w:rPr>
        <w:t>To help clarify the goals above, and to turn this work into a viable business product, the next sections of this topic will clarify the goal by using the business model canvas.</w:t>
      </w:r>
    </w:p>
    <w:p w14:paraId="2150E4B7" w14:textId="287DE681" w:rsidR="00E131C2" w:rsidRDefault="004A01FB">
      <w:pPr>
        <w:pStyle w:val="Ttulo3"/>
        <w:rPr>
          <w:lang w:val="pt-PT"/>
        </w:rPr>
      </w:pPr>
      <w:bookmarkStart w:id="649" w:name="_Toc64809220"/>
      <w:r>
        <w:rPr>
          <w:lang w:val="pt-PT"/>
        </w:rPr>
        <w:t>Value proposition</w:t>
      </w:r>
      <w:bookmarkEnd w:id="649"/>
    </w:p>
    <w:p w14:paraId="01009CDD" w14:textId="11B3532E" w:rsidR="00E131C2" w:rsidRDefault="00E131C2" w:rsidP="00E131C2">
      <w:pPr>
        <w:rPr>
          <w:lang w:val="en-US"/>
        </w:rPr>
      </w:pPr>
      <w:r w:rsidRPr="00E131C2">
        <w:rPr>
          <w:lang w:val="en-US"/>
        </w:rPr>
        <w:t>At this point the r</w:t>
      </w:r>
      <w:r>
        <w:rPr>
          <w:lang w:val="en-US"/>
        </w:rPr>
        <w:t>eader is familiar with music genre classification, the relation of this sub-genre as a sma</w:t>
      </w:r>
      <w:r w:rsidR="00C33A33">
        <w:rPr>
          <w:lang w:val="en-US"/>
        </w:rPr>
        <w:t xml:space="preserve">ll area of actuation of a broader topic of Artificial </w:t>
      </w:r>
      <w:proofErr w:type="gramStart"/>
      <w:r w:rsidR="00C33A33">
        <w:rPr>
          <w:lang w:val="en-US"/>
        </w:rPr>
        <w:t>Intelligence, and</w:t>
      </w:r>
      <w:proofErr w:type="gramEnd"/>
      <w:r w:rsidR="00C33A33">
        <w:rPr>
          <w:lang w:val="en-US"/>
        </w:rPr>
        <w:t xml:space="preserve"> understands that there is a deficit in accuracy in previous attempts to solve this problem.</w:t>
      </w:r>
    </w:p>
    <w:p w14:paraId="278AD0A6" w14:textId="6135B5EC" w:rsidR="00C33A33" w:rsidRDefault="00C33A33" w:rsidP="00E131C2">
      <w:pPr>
        <w:rPr>
          <w:lang w:val="en-US"/>
        </w:rPr>
      </w:pPr>
      <w:r>
        <w:rPr>
          <w:lang w:val="en-US"/>
        </w:rPr>
        <w:t xml:space="preserve">The reader also understands that automatic music genre classification is more than just an academic research. Companies like Spotify and Apple already use machine listening to </w:t>
      </w:r>
      <w:r>
        <w:rPr>
          <w:lang w:val="en-US"/>
        </w:rPr>
        <w:lastRenderedPageBreak/>
        <w:t>develop their algorithm, with different goals, like providing recommendations of playlist o</w:t>
      </w:r>
      <w:r w:rsidR="00BF35D8">
        <w:rPr>
          <w:lang w:val="en-US"/>
        </w:rPr>
        <w:t>r</w:t>
      </w:r>
      <w:r>
        <w:rPr>
          <w:lang w:val="en-US"/>
        </w:rPr>
        <w:t xml:space="preserve"> classifying songs are uploaded to the platform (Paul Pandey, 2018).</w:t>
      </w:r>
    </w:p>
    <w:p w14:paraId="1351933B" w14:textId="201D4E9E" w:rsidR="00C33A33" w:rsidRDefault="00C33A33" w:rsidP="00E131C2">
      <w:pPr>
        <w:rPr>
          <w:lang w:val="en-US"/>
        </w:rPr>
      </w:pPr>
      <w:r>
        <w:rPr>
          <w:lang w:val="en-US"/>
        </w:rPr>
        <w:t xml:space="preserve">This work intends to help solving the current issues that have been reported in previous work, understand the failures, and provide a solution for them, contributing to the main goal of this dissertation: improve the algorithm accuracy. </w:t>
      </w:r>
    </w:p>
    <w:p w14:paraId="1F5DD78C" w14:textId="315DBBAA" w:rsidR="00C33A33" w:rsidRDefault="00C33A33" w:rsidP="00E131C2">
      <w:pPr>
        <w:rPr>
          <w:lang w:val="en-US"/>
        </w:rPr>
      </w:pPr>
      <w:r>
        <w:rPr>
          <w:lang w:val="en-US"/>
        </w:rPr>
        <w:t xml:space="preserve">In section 2.5.1, it was identified that due to time restrictions, a dataset will not be developed from scratch, so it is important to clarify that the development will not face improvements on that specific topic. </w:t>
      </w:r>
    </w:p>
    <w:p w14:paraId="73F52A2B" w14:textId="6F9F1B03" w:rsidR="00C33A33" w:rsidRDefault="00C33A33" w:rsidP="00E131C2">
      <w:pPr>
        <w:rPr>
          <w:lang w:val="en-US"/>
        </w:rPr>
      </w:pPr>
      <w:r>
        <w:rPr>
          <w:lang w:val="en-US"/>
        </w:rPr>
        <w:t xml:space="preserve">Therefore, this works intends to provide to companies, individual </w:t>
      </w:r>
      <w:proofErr w:type="gramStart"/>
      <w:r>
        <w:rPr>
          <w:lang w:val="en-US"/>
        </w:rPr>
        <w:t>researchers</w:t>
      </w:r>
      <w:proofErr w:type="gramEnd"/>
      <w:r>
        <w:rPr>
          <w:lang w:val="en-US"/>
        </w:rPr>
        <w:t xml:space="preserve"> and academics additional information on how to correctly develop music genre classification algorithms, the steps to achieve it, and additionally, how can the algorithm be adapted to other use cases, if the study becomes relevant.</w:t>
      </w:r>
    </w:p>
    <w:p w14:paraId="45DC26A5" w14:textId="16914F8B" w:rsidR="00C33A33" w:rsidRDefault="00C33A33" w:rsidP="00E131C2">
      <w:pPr>
        <w:rPr>
          <w:lang w:val="en-US"/>
        </w:rPr>
      </w:pPr>
      <w:proofErr w:type="gramStart"/>
      <w:r>
        <w:rPr>
          <w:lang w:val="en-US"/>
        </w:rPr>
        <w:t>In order to</w:t>
      </w:r>
      <w:proofErr w:type="gramEnd"/>
      <w:r>
        <w:rPr>
          <w:lang w:val="en-US"/>
        </w:rPr>
        <w:t xml:space="preserve"> transform the previous statements into a concrete business idea, the Canvas Business Model for the use case will be presented. The Canvas Business Model is a business model that describes </w:t>
      </w:r>
      <w:r w:rsidR="00352711">
        <w:rPr>
          <w:lang w:val="en-US"/>
        </w:rPr>
        <w:t>how an organization creates value (Osterwalder, A. and Y. Pigneur, 2010).</w:t>
      </w:r>
    </w:p>
    <w:p w14:paraId="55C71977" w14:textId="0B846CEA" w:rsidR="00B82B2B" w:rsidRDefault="00B82B2B" w:rsidP="00E131C2">
      <w:pPr>
        <w:rPr>
          <w:lang w:val="en-US"/>
        </w:rPr>
      </w:pPr>
      <w:r>
        <w:rPr>
          <w:lang w:val="en-US"/>
        </w:rPr>
        <w:t xml:space="preserve">Table 4 provides detailed information of the business plan to consider when implementing this project. </w:t>
      </w:r>
    </w:p>
    <w:p w14:paraId="72530C5B" w14:textId="5ABF9D7D" w:rsidR="00B82B2B" w:rsidRDefault="00B82B2B" w:rsidP="00E131C2">
      <w:pPr>
        <w:rPr>
          <w:lang w:val="en-US"/>
        </w:rPr>
      </w:pPr>
      <w:r>
        <w:rPr>
          <w:lang w:val="en-US"/>
        </w:rPr>
        <w:t>The Key Partners are identified and listed. The university in which this work is inserted is a natural key partner. Furthermore, specialized knowledge platforms like Udacity and Udemy are considered key partners, as they can provide additional knowledge for the algorithm development, which otherwise would not be of easy access. Key activities include an initial research of the literature and a later implementation of a new solution to the stated problem in the previous chapters.</w:t>
      </w:r>
      <w:r w:rsidR="00C843A5">
        <w:rPr>
          <w:lang w:val="en-US"/>
        </w:rPr>
        <w:t xml:space="preserve"> The </w:t>
      </w:r>
      <w:proofErr w:type="gramStart"/>
      <w:r w:rsidR="00C843A5">
        <w:rPr>
          <w:lang w:val="en-US"/>
        </w:rPr>
        <w:t>open source</w:t>
      </w:r>
      <w:proofErr w:type="gramEnd"/>
      <w:r w:rsidR="00C843A5">
        <w:rPr>
          <w:lang w:val="en-US"/>
        </w:rPr>
        <w:t xml:space="preserve"> community is identified as a customer, since one of the goals of this project is to directly provide knowledge to this community. It is simultaneously clear that previous work done is the </w:t>
      </w:r>
      <w:proofErr w:type="gramStart"/>
      <w:r w:rsidR="00C843A5">
        <w:rPr>
          <w:lang w:val="en-US"/>
        </w:rPr>
        <w:t>back bone</w:t>
      </w:r>
      <w:proofErr w:type="gramEnd"/>
      <w:r w:rsidR="00C843A5">
        <w:rPr>
          <w:lang w:val="en-US"/>
        </w:rPr>
        <w:t xml:space="preserve"> and the starting point of this project and will provide invaluable knowledge. Finally, it is considered that developing the work will have no associated cost, unless there is the need to setup a cloud provider to boost the development of the solution. An optional cost is the usage of platforms like Udacity or Udemy to have access to learning content related to the topic, and therefore, contributing to the overall goal of this work.</w:t>
      </w:r>
    </w:p>
    <w:p w14:paraId="7637D6BE" w14:textId="77777777" w:rsidR="00352711" w:rsidRDefault="00352711" w:rsidP="00E131C2">
      <w:pPr>
        <w:rPr>
          <w:lang w:val="en-US"/>
        </w:rPr>
      </w:pPr>
    </w:p>
    <w:p w14:paraId="33D7E052" w14:textId="37C75B6A" w:rsidR="00B82B2B" w:rsidRDefault="00B82B2B" w:rsidP="00B82B2B">
      <w:pPr>
        <w:pStyle w:val="Legenda"/>
        <w:keepNext/>
      </w:pPr>
      <w:r>
        <w:t xml:space="preserve">Table </w:t>
      </w:r>
      <w:r>
        <w:fldChar w:fldCharType="begin"/>
      </w:r>
      <w:r>
        <w:instrText xml:space="preserve"> SEQ Table \* ARABIC </w:instrText>
      </w:r>
      <w:r>
        <w:fldChar w:fldCharType="separate"/>
      </w:r>
      <w:r w:rsidR="004E36E5">
        <w:rPr>
          <w:noProof/>
        </w:rPr>
        <w:t>4</w:t>
      </w:r>
      <w:r>
        <w:fldChar w:fldCharType="end"/>
      </w:r>
      <w:r>
        <w:t xml:space="preserve"> - Business model canvas</w:t>
      </w:r>
    </w:p>
    <w:tbl>
      <w:tblPr>
        <w:tblStyle w:val="Tabelacomgrade"/>
        <w:tblW w:w="9305" w:type="dxa"/>
        <w:tblLook w:val="04A0" w:firstRow="1" w:lastRow="0" w:firstColumn="1" w:lastColumn="0" w:noHBand="0" w:noVBand="1"/>
      </w:tblPr>
      <w:tblGrid>
        <w:gridCol w:w="3260"/>
        <w:gridCol w:w="1811"/>
        <w:gridCol w:w="1418"/>
        <w:gridCol w:w="1529"/>
        <w:gridCol w:w="1287"/>
      </w:tblGrid>
      <w:tr w:rsidR="00B82B2B" w14:paraId="193BEF0B" w14:textId="77777777" w:rsidTr="00B82B2B">
        <w:trPr>
          <w:trHeight w:val="1265"/>
        </w:trPr>
        <w:tc>
          <w:tcPr>
            <w:tcW w:w="3260" w:type="dxa"/>
            <w:shd w:val="clear" w:color="auto" w:fill="A6A6A6" w:themeFill="background1" w:themeFillShade="A6"/>
          </w:tcPr>
          <w:p w14:paraId="1A98D196" w14:textId="4BAD93DB" w:rsidR="00352711" w:rsidRPr="00352711" w:rsidRDefault="00352711" w:rsidP="00E131C2">
            <w:pPr>
              <w:rPr>
                <w:b/>
                <w:bCs/>
                <w:lang w:val="en-US"/>
              </w:rPr>
            </w:pPr>
            <w:r w:rsidRPr="00352711">
              <w:rPr>
                <w:b/>
                <w:bCs/>
                <w:lang w:val="en-US"/>
              </w:rPr>
              <w:t>Key Partners</w:t>
            </w:r>
          </w:p>
        </w:tc>
        <w:tc>
          <w:tcPr>
            <w:tcW w:w="1811" w:type="dxa"/>
            <w:shd w:val="clear" w:color="auto" w:fill="A6A6A6" w:themeFill="background1" w:themeFillShade="A6"/>
          </w:tcPr>
          <w:p w14:paraId="73AD25E8" w14:textId="64827500" w:rsidR="00352711" w:rsidRPr="00352711" w:rsidRDefault="00352711" w:rsidP="00E131C2">
            <w:pPr>
              <w:rPr>
                <w:b/>
                <w:bCs/>
                <w:lang w:val="en-US"/>
              </w:rPr>
            </w:pPr>
            <w:r w:rsidRPr="00352711">
              <w:rPr>
                <w:b/>
                <w:bCs/>
                <w:lang w:val="en-US"/>
              </w:rPr>
              <w:t>Key Activities</w:t>
            </w:r>
          </w:p>
        </w:tc>
        <w:tc>
          <w:tcPr>
            <w:tcW w:w="1418" w:type="dxa"/>
            <w:shd w:val="clear" w:color="auto" w:fill="A6A6A6" w:themeFill="background1" w:themeFillShade="A6"/>
          </w:tcPr>
          <w:p w14:paraId="54941AE2" w14:textId="15F911A7" w:rsidR="00352711" w:rsidRPr="00352711" w:rsidRDefault="00352711" w:rsidP="00E131C2">
            <w:pPr>
              <w:rPr>
                <w:b/>
                <w:bCs/>
                <w:lang w:val="en-US"/>
              </w:rPr>
            </w:pPr>
            <w:r w:rsidRPr="00352711">
              <w:rPr>
                <w:b/>
                <w:bCs/>
                <w:lang w:val="en-US"/>
              </w:rPr>
              <w:t>Value preposition</w:t>
            </w:r>
          </w:p>
        </w:tc>
        <w:tc>
          <w:tcPr>
            <w:tcW w:w="1529" w:type="dxa"/>
            <w:shd w:val="clear" w:color="auto" w:fill="A6A6A6" w:themeFill="background1" w:themeFillShade="A6"/>
          </w:tcPr>
          <w:p w14:paraId="50D835A1" w14:textId="23797D3B" w:rsidR="00352711" w:rsidRPr="00352711" w:rsidRDefault="00352711" w:rsidP="00E131C2">
            <w:pPr>
              <w:rPr>
                <w:b/>
                <w:bCs/>
                <w:lang w:val="en-US"/>
              </w:rPr>
            </w:pPr>
            <w:r w:rsidRPr="00352711">
              <w:rPr>
                <w:b/>
                <w:bCs/>
                <w:lang w:val="en-US"/>
              </w:rPr>
              <w:t>Customer Relationships</w:t>
            </w:r>
          </w:p>
        </w:tc>
        <w:tc>
          <w:tcPr>
            <w:tcW w:w="1287" w:type="dxa"/>
            <w:shd w:val="clear" w:color="auto" w:fill="A6A6A6" w:themeFill="background1" w:themeFillShade="A6"/>
          </w:tcPr>
          <w:p w14:paraId="118E400D" w14:textId="234551E5" w:rsidR="00352711" w:rsidRPr="00352711" w:rsidRDefault="00352711" w:rsidP="00E131C2">
            <w:pPr>
              <w:rPr>
                <w:b/>
                <w:bCs/>
                <w:lang w:val="en-US"/>
              </w:rPr>
            </w:pPr>
            <w:r w:rsidRPr="00352711">
              <w:rPr>
                <w:b/>
                <w:bCs/>
                <w:lang w:val="en-US"/>
              </w:rPr>
              <w:t>Customer Segments</w:t>
            </w:r>
          </w:p>
        </w:tc>
      </w:tr>
      <w:tr w:rsidR="00B82B2B" w14:paraId="2252593C" w14:textId="77777777" w:rsidTr="00B82B2B">
        <w:trPr>
          <w:trHeight w:val="1604"/>
        </w:trPr>
        <w:tc>
          <w:tcPr>
            <w:tcW w:w="3260" w:type="dxa"/>
            <w:vMerge w:val="restart"/>
          </w:tcPr>
          <w:p w14:paraId="6DB4B9A3" w14:textId="1B8CEA35" w:rsidR="00B82B2B" w:rsidRDefault="00B82B2B" w:rsidP="00352711">
            <w:pPr>
              <w:rPr>
                <w:lang w:val="en-US"/>
              </w:rPr>
            </w:pPr>
            <w:r>
              <w:rPr>
                <w:lang w:val="en-US"/>
              </w:rPr>
              <w:lastRenderedPageBreak/>
              <w:t xml:space="preserve">- </w:t>
            </w:r>
            <w:r w:rsidRPr="00352711">
              <w:rPr>
                <w:lang w:val="en-US"/>
              </w:rPr>
              <w:t>ISEP, TOWARDSDATASCIENCE, DeepLearning.ai, Udacity, Udemy</w:t>
            </w:r>
          </w:p>
          <w:p w14:paraId="0801C3BB" w14:textId="77777777" w:rsidR="00B82B2B" w:rsidRPr="00352711" w:rsidRDefault="00B82B2B" w:rsidP="00352711">
            <w:pPr>
              <w:rPr>
                <w:lang w:val="en-US"/>
              </w:rPr>
            </w:pPr>
          </w:p>
          <w:p w14:paraId="37CB587B" w14:textId="46BE938E" w:rsidR="00B82B2B" w:rsidRPr="00352711" w:rsidRDefault="00B82B2B" w:rsidP="00352711">
            <w:pPr>
              <w:rPr>
                <w:lang w:val="en-US"/>
              </w:rPr>
            </w:pPr>
            <w:r>
              <w:rPr>
                <w:lang w:val="en-US"/>
              </w:rPr>
              <w:t xml:space="preserve">- </w:t>
            </w:r>
            <w:r w:rsidRPr="00352711">
              <w:rPr>
                <w:lang w:val="en-US"/>
              </w:rPr>
              <w:t>Researche</w:t>
            </w:r>
            <w:r>
              <w:rPr>
                <w:lang w:val="en-US"/>
              </w:rPr>
              <w:t>r</w:t>
            </w:r>
            <w:r w:rsidRPr="00352711">
              <w:rPr>
                <w:lang w:val="en-US"/>
              </w:rPr>
              <w:t xml:space="preserve">s on the subject, other academics </w:t>
            </w:r>
          </w:p>
          <w:p w14:paraId="2B4E34F1" w14:textId="0947229F" w:rsidR="00B82B2B" w:rsidRPr="00352711" w:rsidRDefault="00B82B2B" w:rsidP="00352711">
            <w:pPr>
              <w:pStyle w:val="PargrafodaLista"/>
              <w:ind w:left="720" w:firstLine="0"/>
              <w:rPr>
                <w:lang w:val="en-US"/>
              </w:rPr>
            </w:pPr>
          </w:p>
        </w:tc>
        <w:tc>
          <w:tcPr>
            <w:tcW w:w="1811" w:type="dxa"/>
          </w:tcPr>
          <w:p w14:paraId="054F7CF5" w14:textId="77777777" w:rsidR="00B82B2B" w:rsidRDefault="00B82B2B" w:rsidP="00352711">
            <w:pPr>
              <w:rPr>
                <w:lang w:val="en-US"/>
              </w:rPr>
            </w:pPr>
            <w:r w:rsidRPr="00352711">
              <w:rPr>
                <w:lang w:val="en-US"/>
              </w:rPr>
              <w:t>-</w:t>
            </w:r>
            <w:r>
              <w:rPr>
                <w:lang w:val="en-US"/>
              </w:rPr>
              <w:t xml:space="preserve"> </w:t>
            </w:r>
            <w:r w:rsidRPr="00352711">
              <w:rPr>
                <w:lang w:val="en-US"/>
              </w:rPr>
              <w:t>Intensive review of the existing literature, and identifying common issues and problems that make the</w:t>
            </w:r>
            <w:r>
              <w:rPr>
                <w:lang w:val="en-US"/>
              </w:rPr>
              <w:t xml:space="preserve"> accuracy lower</w:t>
            </w:r>
          </w:p>
          <w:p w14:paraId="2F92408E" w14:textId="77777777" w:rsidR="00B82B2B" w:rsidRDefault="00B82B2B" w:rsidP="00352711">
            <w:pPr>
              <w:rPr>
                <w:lang w:val="en-US"/>
              </w:rPr>
            </w:pPr>
          </w:p>
          <w:p w14:paraId="11D68401" w14:textId="77777777" w:rsidR="00B82B2B" w:rsidRDefault="00B82B2B" w:rsidP="001D2973">
            <w:pPr>
              <w:rPr>
                <w:lang w:val="en-US"/>
              </w:rPr>
            </w:pPr>
            <w:r w:rsidRPr="001D2973">
              <w:rPr>
                <w:lang w:val="en-US"/>
              </w:rPr>
              <w:t>-</w:t>
            </w:r>
            <w:r>
              <w:rPr>
                <w:lang w:val="en-US"/>
              </w:rPr>
              <w:t xml:space="preserve"> Design and implement a technical solution for automatic music genre classification</w:t>
            </w:r>
          </w:p>
          <w:p w14:paraId="33122CBD" w14:textId="77777777" w:rsidR="00B82B2B" w:rsidRDefault="00B82B2B" w:rsidP="001D2973">
            <w:pPr>
              <w:rPr>
                <w:lang w:val="en-US"/>
              </w:rPr>
            </w:pPr>
          </w:p>
          <w:p w14:paraId="7251C103" w14:textId="63E820AB" w:rsidR="00B82B2B" w:rsidRPr="001D2973" w:rsidRDefault="00B82B2B" w:rsidP="001D2973">
            <w:pPr>
              <w:rPr>
                <w:lang w:val="en-US"/>
              </w:rPr>
            </w:pPr>
            <w:r w:rsidRPr="001D2973">
              <w:rPr>
                <w:lang w:val="en-US"/>
              </w:rPr>
              <w:t>-</w:t>
            </w:r>
            <w:r>
              <w:rPr>
                <w:lang w:val="en-US"/>
              </w:rPr>
              <w:t xml:space="preserve"> Contribute to the community by publishing an article with the findings.</w:t>
            </w:r>
            <w:r w:rsidRPr="001D2973">
              <w:rPr>
                <w:lang w:val="en-US"/>
              </w:rPr>
              <w:t xml:space="preserve"> </w:t>
            </w:r>
          </w:p>
        </w:tc>
        <w:tc>
          <w:tcPr>
            <w:tcW w:w="1418" w:type="dxa"/>
            <w:vMerge w:val="restart"/>
          </w:tcPr>
          <w:p w14:paraId="422F3D8A" w14:textId="77777777" w:rsidR="00B82B2B" w:rsidRDefault="00B82B2B" w:rsidP="00E131C2">
            <w:pPr>
              <w:rPr>
                <w:lang w:val="en-US"/>
              </w:rPr>
            </w:pPr>
            <w:r>
              <w:rPr>
                <w:lang w:val="en-US"/>
              </w:rPr>
              <w:t>By identifying the most commons issues, problems and restrictions when developing the algorithm, the literature provided by this dissertation must contribute to the addition and increase of knowledge in the community.</w:t>
            </w:r>
          </w:p>
          <w:p w14:paraId="45668A86" w14:textId="28F65746" w:rsidR="00B82B2B" w:rsidRDefault="00B82B2B" w:rsidP="00E131C2">
            <w:pPr>
              <w:rPr>
                <w:lang w:val="en-US"/>
              </w:rPr>
            </w:pPr>
            <w:r>
              <w:rPr>
                <w:lang w:val="en-US"/>
              </w:rPr>
              <w:t>Furthermore, the develop code must also be publicly available at the end of this work.</w:t>
            </w:r>
          </w:p>
        </w:tc>
        <w:tc>
          <w:tcPr>
            <w:tcW w:w="1529" w:type="dxa"/>
          </w:tcPr>
          <w:p w14:paraId="09DD0908" w14:textId="1322A03F" w:rsidR="00B82B2B" w:rsidRDefault="00B82B2B" w:rsidP="00E131C2">
            <w:pPr>
              <w:rPr>
                <w:lang w:val="en-US"/>
              </w:rPr>
            </w:pPr>
            <w:r>
              <w:rPr>
                <w:lang w:val="en-US"/>
              </w:rPr>
              <w:t xml:space="preserve">Publish solution on </w:t>
            </w:r>
            <w:proofErr w:type="spellStart"/>
            <w:r>
              <w:rPr>
                <w:lang w:val="en-US"/>
              </w:rPr>
              <w:t>Github</w:t>
            </w:r>
            <w:proofErr w:type="spellEnd"/>
            <w:r>
              <w:rPr>
                <w:lang w:val="en-US"/>
              </w:rPr>
              <w:t>. Find interested companies and researchers to keep working on the implemented solution.</w:t>
            </w:r>
          </w:p>
        </w:tc>
        <w:tc>
          <w:tcPr>
            <w:tcW w:w="1287" w:type="dxa"/>
            <w:vMerge w:val="restart"/>
          </w:tcPr>
          <w:p w14:paraId="331AE675" w14:textId="4FD9749D" w:rsidR="00B82B2B" w:rsidRPr="00B82B2B" w:rsidRDefault="00B82B2B" w:rsidP="00E131C2">
            <w:pPr>
              <w:rPr>
                <w:lang w:val="en-US"/>
              </w:rPr>
            </w:pPr>
            <w:r w:rsidRPr="00B82B2B">
              <w:rPr>
                <w:lang w:val="en-US"/>
              </w:rPr>
              <w:t xml:space="preserve">- </w:t>
            </w:r>
            <w:proofErr w:type="gramStart"/>
            <w:r w:rsidRPr="00B82B2B">
              <w:rPr>
                <w:lang w:val="en-US"/>
              </w:rPr>
              <w:t>Open source</w:t>
            </w:r>
            <w:proofErr w:type="gramEnd"/>
            <w:r w:rsidRPr="00B82B2B">
              <w:rPr>
                <w:lang w:val="en-US"/>
              </w:rPr>
              <w:t xml:space="preserve"> community. By m</w:t>
            </w:r>
            <w:r>
              <w:rPr>
                <w:lang w:val="en-US"/>
              </w:rPr>
              <w:t xml:space="preserve">aking the work available on </w:t>
            </w:r>
            <w:proofErr w:type="spellStart"/>
            <w:r>
              <w:rPr>
                <w:lang w:val="en-US"/>
              </w:rPr>
              <w:t>Github</w:t>
            </w:r>
            <w:proofErr w:type="spellEnd"/>
            <w:r>
              <w:rPr>
                <w:lang w:val="en-US"/>
              </w:rPr>
              <w:t>, allow anyone interest proceeding with the work.</w:t>
            </w:r>
          </w:p>
          <w:p w14:paraId="0AE490F1" w14:textId="77777777" w:rsidR="00B82B2B" w:rsidRPr="00B82B2B" w:rsidRDefault="00B82B2B" w:rsidP="00B82B2B">
            <w:pPr>
              <w:rPr>
                <w:lang w:val="en-US"/>
              </w:rPr>
            </w:pPr>
          </w:p>
          <w:p w14:paraId="767DDC3F" w14:textId="77777777" w:rsidR="00B82B2B" w:rsidRDefault="00B82B2B" w:rsidP="00B82B2B">
            <w:pPr>
              <w:rPr>
                <w:lang w:val="en-US"/>
              </w:rPr>
            </w:pPr>
          </w:p>
          <w:p w14:paraId="5E6096EE" w14:textId="77777777" w:rsidR="00B82B2B" w:rsidRDefault="00B82B2B" w:rsidP="00B82B2B">
            <w:pPr>
              <w:rPr>
                <w:lang w:val="en-US"/>
              </w:rPr>
            </w:pPr>
          </w:p>
          <w:p w14:paraId="03CF9F89" w14:textId="77777777" w:rsidR="00B82B2B" w:rsidRDefault="00B82B2B" w:rsidP="00B82B2B">
            <w:pPr>
              <w:rPr>
                <w:lang w:val="en-US"/>
              </w:rPr>
            </w:pPr>
          </w:p>
          <w:p w14:paraId="7FB01CEB" w14:textId="3A8B0F1D" w:rsidR="00B82B2B" w:rsidRPr="00B82B2B" w:rsidRDefault="00B82B2B" w:rsidP="00B82B2B">
            <w:pPr>
              <w:rPr>
                <w:lang w:val="en-US"/>
              </w:rPr>
            </w:pPr>
          </w:p>
        </w:tc>
      </w:tr>
      <w:tr w:rsidR="00B82B2B" w14:paraId="370575E0" w14:textId="77777777" w:rsidTr="00B82B2B">
        <w:trPr>
          <w:trHeight w:val="338"/>
        </w:trPr>
        <w:tc>
          <w:tcPr>
            <w:tcW w:w="3260" w:type="dxa"/>
            <w:vMerge/>
          </w:tcPr>
          <w:p w14:paraId="3B649698" w14:textId="77777777" w:rsidR="00B82B2B" w:rsidRDefault="00B82B2B" w:rsidP="00E131C2">
            <w:pPr>
              <w:rPr>
                <w:lang w:val="en-US"/>
              </w:rPr>
            </w:pPr>
          </w:p>
        </w:tc>
        <w:tc>
          <w:tcPr>
            <w:tcW w:w="1811" w:type="dxa"/>
            <w:shd w:val="clear" w:color="auto" w:fill="A6A6A6" w:themeFill="background1" w:themeFillShade="A6"/>
          </w:tcPr>
          <w:p w14:paraId="1CF21CD0" w14:textId="5670C36A" w:rsidR="00B82B2B" w:rsidRPr="00352711" w:rsidRDefault="00B82B2B" w:rsidP="00E131C2">
            <w:pPr>
              <w:rPr>
                <w:b/>
                <w:bCs/>
                <w:lang w:val="en-US"/>
              </w:rPr>
            </w:pPr>
            <w:r w:rsidRPr="00352711">
              <w:rPr>
                <w:b/>
                <w:bCs/>
                <w:lang w:val="en-US"/>
              </w:rPr>
              <w:t>Key Resources</w:t>
            </w:r>
          </w:p>
        </w:tc>
        <w:tc>
          <w:tcPr>
            <w:tcW w:w="1418" w:type="dxa"/>
            <w:vMerge/>
          </w:tcPr>
          <w:p w14:paraId="0F481801" w14:textId="77777777" w:rsidR="00B82B2B" w:rsidRPr="00352711" w:rsidRDefault="00B82B2B" w:rsidP="00E131C2">
            <w:pPr>
              <w:rPr>
                <w:b/>
                <w:bCs/>
                <w:lang w:val="en-US"/>
              </w:rPr>
            </w:pPr>
          </w:p>
        </w:tc>
        <w:tc>
          <w:tcPr>
            <w:tcW w:w="1529" w:type="dxa"/>
            <w:shd w:val="clear" w:color="auto" w:fill="A6A6A6" w:themeFill="background1" w:themeFillShade="A6"/>
          </w:tcPr>
          <w:p w14:paraId="5BCD99EE" w14:textId="6B9FA468" w:rsidR="00B82B2B" w:rsidRPr="00352711" w:rsidRDefault="00B82B2B" w:rsidP="00E131C2">
            <w:pPr>
              <w:rPr>
                <w:b/>
                <w:bCs/>
                <w:lang w:val="en-US"/>
              </w:rPr>
            </w:pPr>
            <w:r w:rsidRPr="00352711">
              <w:rPr>
                <w:b/>
                <w:bCs/>
                <w:lang w:val="en-US"/>
              </w:rPr>
              <w:t>Channels</w:t>
            </w:r>
          </w:p>
        </w:tc>
        <w:tc>
          <w:tcPr>
            <w:tcW w:w="1287" w:type="dxa"/>
            <w:vMerge/>
          </w:tcPr>
          <w:p w14:paraId="799728CF" w14:textId="77777777" w:rsidR="00B82B2B" w:rsidRDefault="00B82B2B" w:rsidP="00E131C2">
            <w:pPr>
              <w:rPr>
                <w:lang w:val="en-US"/>
              </w:rPr>
            </w:pPr>
          </w:p>
        </w:tc>
      </w:tr>
      <w:tr w:rsidR="00B82B2B" w14:paraId="3A72E4A2" w14:textId="77777777" w:rsidTr="00B82B2B">
        <w:trPr>
          <w:trHeight w:val="641"/>
        </w:trPr>
        <w:tc>
          <w:tcPr>
            <w:tcW w:w="3260" w:type="dxa"/>
            <w:vMerge/>
          </w:tcPr>
          <w:p w14:paraId="0A383681" w14:textId="77777777" w:rsidR="00B82B2B" w:rsidRDefault="00B82B2B" w:rsidP="00E131C2">
            <w:pPr>
              <w:rPr>
                <w:lang w:val="en-US"/>
              </w:rPr>
            </w:pPr>
          </w:p>
        </w:tc>
        <w:tc>
          <w:tcPr>
            <w:tcW w:w="1811" w:type="dxa"/>
          </w:tcPr>
          <w:p w14:paraId="6AB1F6B6" w14:textId="77777777" w:rsidR="00B82B2B" w:rsidRDefault="00B82B2B" w:rsidP="00E131C2">
            <w:pPr>
              <w:rPr>
                <w:lang w:val="en-US"/>
              </w:rPr>
            </w:pPr>
            <w:r>
              <w:rPr>
                <w:lang w:val="en-US"/>
              </w:rPr>
              <w:t xml:space="preserve">Public articles regarding automatic </w:t>
            </w:r>
            <w:proofErr w:type="gramStart"/>
            <w:r>
              <w:rPr>
                <w:lang w:val="en-US"/>
              </w:rPr>
              <w:t>music  genre</w:t>
            </w:r>
            <w:proofErr w:type="gramEnd"/>
            <w:r>
              <w:rPr>
                <w:lang w:val="en-US"/>
              </w:rPr>
              <w:t xml:space="preserve"> classification.</w:t>
            </w:r>
          </w:p>
          <w:p w14:paraId="298FB58D" w14:textId="387BFA4D" w:rsidR="00B82B2B" w:rsidRDefault="00B82B2B" w:rsidP="00E131C2">
            <w:pPr>
              <w:rPr>
                <w:lang w:val="en-US"/>
              </w:rPr>
            </w:pPr>
            <w:r>
              <w:rPr>
                <w:lang w:val="en-US"/>
              </w:rPr>
              <w:t>Paid courses related to machine and deep learning in platforms like Udacity or Udemy.</w:t>
            </w:r>
          </w:p>
        </w:tc>
        <w:tc>
          <w:tcPr>
            <w:tcW w:w="1418" w:type="dxa"/>
            <w:vMerge/>
          </w:tcPr>
          <w:p w14:paraId="0934AF07" w14:textId="77777777" w:rsidR="00B82B2B" w:rsidRDefault="00B82B2B" w:rsidP="00E131C2">
            <w:pPr>
              <w:rPr>
                <w:lang w:val="en-US"/>
              </w:rPr>
            </w:pPr>
          </w:p>
        </w:tc>
        <w:tc>
          <w:tcPr>
            <w:tcW w:w="1529" w:type="dxa"/>
          </w:tcPr>
          <w:p w14:paraId="3DB968B4" w14:textId="77777777" w:rsidR="00B82B2B" w:rsidRDefault="00B82B2B" w:rsidP="00E131C2">
            <w:pPr>
              <w:rPr>
                <w:lang w:val="en-US"/>
              </w:rPr>
            </w:pPr>
            <w:r>
              <w:rPr>
                <w:lang w:val="en-US"/>
              </w:rPr>
              <w:t>Published articles</w:t>
            </w:r>
          </w:p>
          <w:p w14:paraId="1DA59739" w14:textId="77777777" w:rsidR="00B82B2B" w:rsidRDefault="00B82B2B" w:rsidP="00E131C2">
            <w:pPr>
              <w:rPr>
                <w:lang w:val="en-US"/>
              </w:rPr>
            </w:pPr>
            <w:r>
              <w:rPr>
                <w:lang w:val="en-US"/>
              </w:rPr>
              <w:t>Tech blogs</w:t>
            </w:r>
          </w:p>
          <w:p w14:paraId="7C88A87D" w14:textId="77777777" w:rsidR="00B82B2B" w:rsidRDefault="00B82B2B" w:rsidP="00E131C2">
            <w:pPr>
              <w:rPr>
                <w:lang w:val="en-US"/>
              </w:rPr>
            </w:pPr>
            <w:r>
              <w:rPr>
                <w:lang w:val="en-US"/>
              </w:rPr>
              <w:t>Private company courses</w:t>
            </w:r>
          </w:p>
          <w:p w14:paraId="452B59FD" w14:textId="2F8786C9" w:rsidR="00B82B2B" w:rsidRDefault="00B82B2B" w:rsidP="00E131C2">
            <w:pPr>
              <w:rPr>
                <w:lang w:val="en-US"/>
              </w:rPr>
            </w:pPr>
          </w:p>
        </w:tc>
        <w:tc>
          <w:tcPr>
            <w:tcW w:w="1287" w:type="dxa"/>
            <w:vMerge/>
          </w:tcPr>
          <w:p w14:paraId="2B280C76" w14:textId="77777777" w:rsidR="00B82B2B" w:rsidRDefault="00B82B2B" w:rsidP="00E131C2">
            <w:pPr>
              <w:rPr>
                <w:lang w:val="en-US"/>
              </w:rPr>
            </w:pPr>
          </w:p>
        </w:tc>
      </w:tr>
      <w:tr w:rsidR="00352711" w14:paraId="007EF392" w14:textId="77777777" w:rsidTr="00C843A5">
        <w:trPr>
          <w:trHeight w:val="302"/>
        </w:trPr>
        <w:tc>
          <w:tcPr>
            <w:tcW w:w="6489" w:type="dxa"/>
            <w:gridSpan w:val="3"/>
            <w:shd w:val="clear" w:color="auto" w:fill="A6A6A6" w:themeFill="background1" w:themeFillShade="A6"/>
          </w:tcPr>
          <w:p w14:paraId="5F8352FB" w14:textId="379650ED" w:rsidR="00352711" w:rsidRPr="00352711" w:rsidRDefault="00352711" w:rsidP="00E131C2">
            <w:pPr>
              <w:rPr>
                <w:b/>
                <w:bCs/>
                <w:lang w:val="en-US"/>
              </w:rPr>
            </w:pPr>
            <w:r w:rsidRPr="00352711">
              <w:rPr>
                <w:b/>
                <w:bCs/>
                <w:lang w:val="en-US"/>
              </w:rPr>
              <w:t>Cost structure</w:t>
            </w:r>
          </w:p>
        </w:tc>
        <w:tc>
          <w:tcPr>
            <w:tcW w:w="2816" w:type="dxa"/>
            <w:gridSpan w:val="2"/>
            <w:shd w:val="clear" w:color="auto" w:fill="A6A6A6" w:themeFill="background1" w:themeFillShade="A6"/>
          </w:tcPr>
          <w:p w14:paraId="1D166DCC" w14:textId="3A8E4F47" w:rsidR="00352711" w:rsidRPr="00352711" w:rsidRDefault="00352711" w:rsidP="00E131C2">
            <w:pPr>
              <w:rPr>
                <w:b/>
                <w:bCs/>
                <w:lang w:val="en-US"/>
              </w:rPr>
            </w:pPr>
            <w:r w:rsidRPr="00352711">
              <w:rPr>
                <w:b/>
                <w:bCs/>
                <w:lang w:val="en-US"/>
              </w:rPr>
              <w:t>Re</w:t>
            </w:r>
            <w:r w:rsidR="00B82B2B">
              <w:rPr>
                <w:b/>
                <w:bCs/>
                <w:lang w:val="en-US"/>
              </w:rPr>
              <w:t>v</w:t>
            </w:r>
            <w:r w:rsidRPr="00352711">
              <w:rPr>
                <w:b/>
                <w:bCs/>
                <w:lang w:val="en-US"/>
              </w:rPr>
              <w:t>e</w:t>
            </w:r>
            <w:r w:rsidR="00B82B2B">
              <w:rPr>
                <w:b/>
                <w:bCs/>
                <w:lang w:val="en-US"/>
              </w:rPr>
              <w:t>n</w:t>
            </w:r>
            <w:r w:rsidRPr="00352711">
              <w:rPr>
                <w:b/>
                <w:bCs/>
                <w:lang w:val="en-US"/>
              </w:rPr>
              <w:t>ue Streams</w:t>
            </w:r>
          </w:p>
        </w:tc>
      </w:tr>
      <w:tr w:rsidR="00352711" w14:paraId="794E59A9" w14:textId="77777777" w:rsidTr="00B82B2B">
        <w:trPr>
          <w:trHeight w:val="320"/>
        </w:trPr>
        <w:tc>
          <w:tcPr>
            <w:tcW w:w="6489" w:type="dxa"/>
            <w:gridSpan w:val="3"/>
          </w:tcPr>
          <w:p w14:paraId="32470421" w14:textId="77777777" w:rsidR="00352711" w:rsidRDefault="00B82B2B" w:rsidP="00E131C2">
            <w:pPr>
              <w:rPr>
                <w:lang w:val="en-US"/>
              </w:rPr>
            </w:pPr>
            <w:r>
              <w:rPr>
                <w:lang w:val="en-US"/>
              </w:rPr>
              <w:t>The results achieved by this work will be made available publicly with no costs.</w:t>
            </w:r>
          </w:p>
          <w:p w14:paraId="3E65E4B3" w14:textId="77777777" w:rsidR="00B82B2B" w:rsidRDefault="00B82B2B" w:rsidP="00E131C2">
            <w:pPr>
              <w:rPr>
                <w:lang w:val="en-US"/>
              </w:rPr>
            </w:pPr>
            <w:r>
              <w:rPr>
                <w:lang w:val="en-US"/>
              </w:rPr>
              <w:t>To train the algorithm, the usage of a Cloud provider might be necessary and have some costs.</w:t>
            </w:r>
          </w:p>
          <w:p w14:paraId="36FBCAEF" w14:textId="53321E9D" w:rsidR="00B82B2B" w:rsidRDefault="00B82B2B" w:rsidP="00E131C2">
            <w:pPr>
              <w:rPr>
                <w:lang w:val="en-US"/>
              </w:rPr>
            </w:pPr>
            <w:r>
              <w:rPr>
                <w:lang w:val="en-US"/>
              </w:rPr>
              <w:t>Additional knowledge by taking a course on Udemy or Udacity may be necessary.</w:t>
            </w:r>
          </w:p>
        </w:tc>
        <w:tc>
          <w:tcPr>
            <w:tcW w:w="2816" w:type="dxa"/>
            <w:gridSpan w:val="2"/>
          </w:tcPr>
          <w:p w14:paraId="42BCA01D" w14:textId="77777777" w:rsidR="00352711" w:rsidRDefault="00B82B2B" w:rsidP="00B82B2B">
            <w:pPr>
              <w:rPr>
                <w:lang w:val="en-US"/>
              </w:rPr>
            </w:pPr>
            <w:r>
              <w:rPr>
                <w:lang w:val="en-US"/>
              </w:rPr>
              <w:t>Improved accuracy</w:t>
            </w:r>
          </w:p>
          <w:p w14:paraId="7C4B047C" w14:textId="77777777" w:rsidR="00B82B2B" w:rsidRDefault="00B82B2B" w:rsidP="00B82B2B">
            <w:pPr>
              <w:rPr>
                <w:lang w:val="en-US"/>
              </w:rPr>
            </w:pPr>
            <w:r>
              <w:rPr>
                <w:lang w:val="en-US"/>
              </w:rPr>
              <w:t>Reduced training time</w:t>
            </w:r>
          </w:p>
          <w:p w14:paraId="74A50218" w14:textId="532D8A92" w:rsidR="00B82B2B" w:rsidRPr="00B82B2B" w:rsidRDefault="00B82B2B" w:rsidP="00B82B2B">
            <w:pPr>
              <w:rPr>
                <w:lang w:val="en-US"/>
              </w:rPr>
            </w:pPr>
          </w:p>
        </w:tc>
      </w:tr>
    </w:tbl>
    <w:p w14:paraId="178BDBEF" w14:textId="77777777" w:rsidR="004A01FB" w:rsidRPr="00C45317" w:rsidRDefault="004A01FB">
      <w:pPr>
        <w:rPr>
          <w:u w:val="single"/>
          <w:lang w:val="pt-PT"/>
        </w:rPr>
      </w:pPr>
    </w:p>
    <w:p w14:paraId="3A3A51E0" w14:textId="6A63E03B" w:rsidR="00832DDA" w:rsidRDefault="00832DDA">
      <w:pPr>
        <w:rPr>
          <w:lang w:val="pt-PT"/>
        </w:rPr>
      </w:pPr>
    </w:p>
    <w:p w14:paraId="3FAD53C9" w14:textId="77777777" w:rsidR="002C2463" w:rsidRPr="002C2463" w:rsidRDefault="002C2463" w:rsidP="002C2463">
      <w:pPr>
        <w:rPr>
          <w:lang w:val="pt-PT"/>
        </w:rPr>
      </w:pPr>
    </w:p>
    <w:p w14:paraId="11AE7B40" w14:textId="77777777" w:rsidR="00CE0B8B" w:rsidRPr="002C7B7F" w:rsidRDefault="00CE0B8B" w:rsidP="001823C1">
      <w:pPr>
        <w:pStyle w:val="Text"/>
        <w:rPr>
          <w:lang w:val="pt-PT"/>
        </w:rPr>
      </w:pPr>
    </w:p>
    <w:p w14:paraId="6DBAFDB2" w14:textId="7F117866" w:rsidR="00955F40" w:rsidRDefault="00955F40" w:rsidP="00955F40">
      <w:pPr>
        <w:rPr>
          <w:lang w:val="pt-PT"/>
        </w:rPr>
      </w:pPr>
      <w:bookmarkStart w:id="650" w:name="referencias"/>
      <w:bookmarkStart w:id="651" w:name="_Toc110319576"/>
      <w:bookmarkStart w:id="652" w:name="_Toc200969679"/>
      <w:bookmarkStart w:id="653" w:name="_Toc200969798"/>
      <w:bookmarkEnd w:id="650"/>
    </w:p>
    <w:p w14:paraId="5C44E9DF" w14:textId="5ACD03ED" w:rsidR="008009B8" w:rsidRDefault="008009B8" w:rsidP="00955F40">
      <w:pPr>
        <w:rPr>
          <w:lang w:val="pt-PT"/>
        </w:rPr>
      </w:pPr>
    </w:p>
    <w:p w14:paraId="061C74DE" w14:textId="77777777" w:rsidR="008009B8" w:rsidRPr="002C7B7F" w:rsidRDefault="008009B8" w:rsidP="00955F40">
      <w:pPr>
        <w:rPr>
          <w:lang w:val="pt-PT"/>
        </w:rPr>
      </w:pPr>
    </w:p>
    <w:p w14:paraId="39A37F63" w14:textId="0409A8AB" w:rsidR="00955F40" w:rsidRDefault="00955F40" w:rsidP="00955F40">
      <w:pPr>
        <w:rPr>
          <w:lang w:val="pt-PT"/>
        </w:rPr>
      </w:pPr>
    </w:p>
    <w:p w14:paraId="01985CF3" w14:textId="4D328BED" w:rsidR="00C843A5" w:rsidRDefault="00C843A5" w:rsidP="00955F40">
      <w:pPr>
        <w:rPr>
          <w:lang w:val="pt-PT"/>
        </w:rPr>
      </w:pPr>
    </w:p>
    <w:p w14:paraId="272EDF0A" w14:textId="4C2F3CB4" w:rsidR="00C843A5" w:rsidRDefault="00C843A5" w:rsidP="00955F40">
      <w:pPr>
        <w:rPr>
          <w:lang w:val="pt-PT"/>
        </w:rPr>
      </w:pPr>
    </w:p>
    <w:p w14:paraId="4B389676" w14:textId="11235C21" w:rsidR="00C843A5" w:rsidDel="008F131E" w:rsidRDefault="00C843A5" w:rsidP="00955F40">
      <w:pPr>
        <w:rPr>
          <w:del w:id="654" w:author="Gustavo Moreira" w:date="2021-02-21T16:04:00Z"/>
          <w:lang w:val="pt-PT"/>
        </w:rPr>
      </w:pPr>
    </w:p>
    <w:p w14:paraId="149221F4" w14:textId="77777777" w:rsidR="009A1246" w:rsidDel="008F131E" w:rsidRDefault="009A1246" w:rsidP="00955F40">
      <w:pPr>
        <w:rPr>
          <w:del w:id="655" w:author="Gustavo Moreira" w:date="2021-02-21T16:04:00Z"/>
          <w:lang w:val="pt-PT"/>
        </w:rPr>
      </w:pPr>
    </w:p>
    <w:p w14:paraId="40AEBBFE" w14:textId="77777777" w:rsidR="00C843A5" w:rsidRPr="002C7B7F" w:rsidDel="00AF12FA" w:rsidRDefault="00C843A5" w:rsidP="00955F40">
      <w:pPr>
        <w:rPr>
          <w:del w:id="656" w:author="Gustavo Moreira" w:date="2021-02-21T16:04:00Z"/>
          <w:lang w:val="pt-PT"/>
        </w:rPr>
      </w:pPr>
    </w:p>
    <w:p w14:paraId="505ADE31" w14:textId="77777777" w:rsidR="00955F40" w:rsidRPr="002C7B7F" w:rsidDel="00AF12FA" w:rsidRDefault="00955F40" w:rsidP="00955F40">
      <w:pPr>
        <w:rPr>
          <w:del w:id="657" w:author="Gustavo Moreira" w:date="2021-02-21T16:04:00Z"/>
          <w:lang w:val="pt-PT"/>
        </w:rPr>
      </w:pPr>
    </w:p>
    <w:p w14:paraId="490AE6DA" w14:textId="77777777" w:rsidR="00955F40" w:rsidRPr="002C7B7F" w:rsidDel="00AF12FA" w:rsidRDefault="00955F40" w:rsidP="00955F40">
      <w:pPr>
        <w:rPr>
          <w:del w:id="658" w:author="Gustavo Moreira" w:date="2021-02-21T16:04:00Z"/>
          <w:lang w:val="pt-PT"/>
        </w:rPr>
      </w:pPr>
    </w:p>
    <w:p w14:paraId="424705FF" w14:textId="77777777" w:rsidR="00955F40" w:rsidRPr="002C7B7F" w:rsidDel="00AF12FA" w:rsidRDefault="00955F40" w:rsidP="00955F40">
      <w:pPr>
        <w:rPr>
          <w:del w:id="659" w:author="Gustavo Moreira" w:date="2021-02-21T16:04:00Z"/>
          <w:lang w:val="pt-PT"/>
        </w:rPr>
      </w:pPr>
    </w:p>
    <w:p w14:paraId="3909B255" w14:textId="49D8C630" w:rsidR="00832DDA" w:rsidRPr="00F9625E" w:rsidDel="00956FCF" w:rsidRDefault="00955F40" w:rsidP="00AF12FA">
      <w:pPr>
        <w:pStyle w:val="Ttulo2"/>
        <w:numPr>
          <w:ilvl w:val="0"/>
          <w:numId w:val="0"/>
        </w:numPr>
        <w:rPr>
          <w:del w:id="660" w:author="Gustavo Moreira" w:date="2020-11-14T17:48:00Z"/>
          <w:lang w:val="pt-PT"/>
          <w:rPrChange w:id="661" w:author="Gustavo Moreira" w:date="2021-02-20T17:53:00Z">
            <w:rPr>
              <w:del w:id="662" w:author="Gustavo Moreira" w:date="2020-11-14T17:48:00Z"/>
            </w:rPr>
          </w:rPrChange>
        </w:rPr>
        <w:pPrChange w:id="663" w:author="Gustavo Moreira" w:date="2021-02-21T16:04:00Z">
          <w:pPr>
            <w:pStyle w:val="Ttulo2"/>
          </w:pPr>
        </w:pPrChange>
      </w:pPr>
      <w:bookmarkStart w:id="664" w:name="_Toc64809221"/>
      <w:del w:id="665" w:author="Gustavo Moreira" w:date="2021-02-21T16:04:00Z">
        <w:r w:rsidRPr="00F9625E" w:rsidDel="00AF12FA">
          <w:rPr>
            <w:b w:val="0"/>
            <w:bCs w:val="0"/>
            <w:lang w:val="pt-PT"/>
            <w:rPrChange w:id="666" w:author="Gustavo Moreira" w:date="2021-02-20T17:53:00Z">
              <w:rPr>
                <w:rFonts w:eastAsiaTheme="majorEastAsia" w:cstheme="majorBidi"/>
                <w:b/>
                <w:bCs/>
                <w:color w:val="000000" w:themeColor="text1"/>
                <w:sz w:val="24"/>
                <w:lang w:val="en-US"/>
              </w:rPr>
            </w:rPrChange>
          </w:rPr>
          <w:delText>Inserir página em branco apenas se necessário de modo a que o próximo capítulo comece numa página à direit</w:delText>
        </w:r>
      </w:del>
      <w:bookmarkEnd w:id="664"/>
      <w:del w:id="667" w:author="Gustavo Moreira" w:date="2020-11-14T17:48:00Z">
        <w:r w:rsidR="008009B8" w:rsidRPr="00F9625E" w:rsidDel="00956FCF">
          <w:rPr>
            <w:b w:val="0"/>
            <w:bCs w:val="0"/>
            <w:lang w:val="pt-PT"/>
            <w:rPrChange w:id="668" w:author="Gustavo Moreira" w:date="2021-02-20T17:53:00Z">
              <w:rPr>
                <w:rFonts w:eastAsiaTheme="majorEastAsia" w:cstheme="majorBidi"/>
                <w:b/>
                <w:bCs/>
                <w:color w:val="000000" w:themeColor="text1"/>
                <w:sz w:val="24"/>
                <w:lang w:val="en-US"/>
              </w:rPr>
            </w:rPrChange>
          </w:rPr>
          <w:delText>a</w:delText>
        </w:r>
      </w:del>
    </w:p>
    <w:p w14:paraId="44343F45" w14:textId="5FE9CF95" w:rsidR="00DB7954" w:rsidRPr="00F9625E" w:rsidDel="00956FCF" w:rsidRDefault="00DB7954" w:rsidP="00AF12FA">
      <w:pPr>
        <w:pStyle w:val="Ttulo2"/>
        <w:numPr>
          <w:ilvl w:val="0"/>
          <w:numId w:val="0"/>
        </w:numPr>
        <w:rPr>
          <w:del w:id="669" w:author="Gustavo Moreira" w:date="2020-11-14T17:48:00Z"/>
          <w:lang w:val="pt-PT"/>
          <w:rPrChange w:id="670" w:author="Gustavo Moreira" w:date="2021-02-20T17:53:00Z">
            <w:rPr>
              <w:del w:id="671" w:author="Gustavo Moreira" w:date="2020-11-14T17:48:00Z"/>
            </w:rPr>
          </w:rPrChange>
        </w:rPr>
        <w:pPrChange w:id="672" w:author="Gustavo Moreira" w:date="2021-02-21T16:04:00Z">
          <w:pPr/>
        </w:pPrChange>
      </w:pPr>
      <w:del w:id="673" w:author="Gustavo Moreira" w:date="2020-11-14T17:48:00Z">
        <w:r w:rsidRPr="00F9625E" w:rsidDel="00956FCF">
          <w:rPr>
            <w:lang w:val="pt-PT"/>
            <w:rPrChange w:id="674" w:author="Gustavo Moreira" w:date="2021-02-20T17:53:00Z">
              <w:rPr/>
            </w:rPrChange>
          </w:rPr>
          <w:br w:type="page"/>
        </w:r>
      </w:del>
    </w:p>
    <w:p w14:paraId="2AAD7F85" w14:textId="61158A95" w:rsidR="00EF7DEE" w:rsidRDefault="004A01FB">
      <w:pPr>
        <w:pStyle w:val="Ttulo1"/>
      </w:pPr>
      <w:bookmarkStart w:id="675" w:name="_Toc64809222"/>
      <w:bookmarkStart w:id="676" w:name="_Toc64809223"/>
      <w:bookmarkEnd w:id="675"/>
      <w:r>
        <w:t>Background</w:t>
      </w:r>
      <w:bookmarkEnd w:id="676"/>
    </w:p>
    <w:p w14:paraId="12726540" w14:textId="515AE5D6" w:rsidR="00434DBE" w:rsidRDefault="00434DBE" w:rsidP="00434DBE">
      <w:pPr>
        <w:rPr>
          <w:lang w:val="en-US"/>
        </w:rPr>
      </w:pPr>
      <w:r w:rsidRPr="00434DBE">
        <w:rPr>
          <w:lang w:val="en-US"/>
        </w:rPr>
        <w:t>In this chapter, the r</w:t>
      </w:r>
      <w:r>
        <w:rPr>
          <w:lang w:val="en-US"/>
        </w:rPr>
        <w:t>eader is presented with the background that leads to the topic of this work. Key concepts will be presented and explained related to Artificial Intelligence, the broader topic that sits in the top of the chain (section 3.1), and subsequent topics of specialization will be further detailed, starting the Machine Learning (section 3.2), followed by Deep Learning (section 3.3), and finally explaining Machine Listening (section 3.4).</w:t>
      </w:r>
    </w:p>
    <w:p w14:paraId="348627B3" w14:textId="77777777" w:rsidR="00434DBE" w:rsidRPr="00434DBE" w:rsidRDefault="00434DBE" w:rsidP="00434DBE">
      <w:pPr>
        <w:rPr>
          <w:lang w:val="en-US"/>
        </w:rPr>
      </w:pPr>
    </w:p>
    <w:p w14:paraId="30E8A808" w14:textId="27302D24" w:rsidR="005C34D6" w:rsidRPr="00D052E8" w:rsidRDefault="004614AE">
      <w:pPr>
        <w:pStyle w:val="Ttulo2"/>
        <w:numPr>
          <w:ilvl w:val="1"/>
          <w:numId w:val="51"/>
        </w:numPr>
        <w:rPr>
          <w:rPrChange w:id="677" w:author="Gustavo Moreira" w:date="2021-02-20T17:30:00Z">
            <w:rPr>
              <w:lang w:val="pt-PT"/>
            </w:rPr>
          </w:rPrChange>
        </w:rPr>
        <w:pPrChange w:id="678" w:author="Gustavo Moreira" w:date="2021-02-20T17:51:00Z">
          <w:pPr>
            <w:pStyle w:val="Ttulo2"/>
          </w:pPr>
        </w:pPrChange>
      </w:pPr>
      <w:bookmarkStart w:id="679" w:name="_Toc64809224"/>
      <w:r w:rsidRPr="00D052E8">
        <w:rPr>
          <w:rPrChange w:id="680" w:author="Gustavo Moreira" w:date="2021-02-20T17:30:00Z">
            <w:rPr>
              <w:lang w:val="pt-PT"/>
            </w:rPr>
          </w:rPrChange>
        </w:rPr>
        <w:t>Artificial Intelligence</w:t>
      </w:r>
      <w:bookmarkEnd w:id="679"/>
      <w:r w:rsidRPr="00D052E8">
        <w:rPr>
          <w:rPrChange w:id="681" w:author="Gustavo Moreira" w:date="2021-02-20T17:30:00Z">
            <w:rPr>
              <w:lang w:val="pt-PT"/>
            </w:rPr>
          </w:rPrChange>
        </w:rPr>
        <w:t xml:space="preserve"> </w:t>
      </w:r>
    </w:p>
    <w:p w14:paraId="7E409537" w14:textId="2C3BFCD4" w:rsidR="00434DBE" w:rsidRDefault="00434DBE" w:rsidP="00434DBE">
      <w:pPr>
        <w:rPr>
          <w:lang w:val="en-US"/>
        </w:rPr>
      </w:pPr>
      <w:r w:rsidRPr="00434DBE">
        <w:rPr>
          <w:lang w:val="en-US"/>
        </w:rPr>
        <w:t>The term “Artificial Intelligence” was f</w:t>
      </w:r>
      <w:r>
        <w:rPr>
          <w:lang w:val="en-US"/>
        </w:rPr>
        <w:t>irst stated by John McCarthy in 1956</w:t>
      </w:r>
      <w:r w:rsidR="003F7377">
        <w:rPr>
          <w:lang w:val="en-US"/>
        </w:rPr>
        <w:t xml:space="preserve"> and it is the science and engineering of making intelligent machines, especially intelligent computer programs (McCarthy, 2004). </w:t>
      </w:r>
    </w:p>
    <w:p w14:paraId="145F26E3" w14:textId="3F9FBE2D" w:rsidR="003F7377" w:rsidRDefault="003F7377" w:rsidP="00434DBE">
      <w:pPr>
        <w:rPr>
          <w:lang w:val="en-US"/>
        </w:rPr>
      </w:pPr>
      <w:r>
        <w:rPr>
          <w:lang w:val="en-US"/>
        </w:rPr>
        <w:t>Despite being first stated and research</w:t>
      </w:r>
      <w:r w:rsidR="00012867">
        <w:rPr>
          <w:lang w:val="en-US"/>
        </w:rPr>
        <w:t>ed</w:t>
      </w:r>
      <w:r>
        <w:rPr>
          <w:lang w:val="en-US"/>
        </w:rPr>
        <w:t xml:space="preserve"> in 1956, Artificial Intelligence </w:t>
      </w:r>
      <w:r w:rsidR="00012867">
        <w:rPr>
          <w:lang w:val="en-US"/>
        </w:rPr>
        <w:t>remained</w:t>
      </w:r>
      <w:r>
        <w:rPr>
          <w:lang w:val="en-US"/>
        </w:rPr>
        <w:t xml:space="preserve"> a topic that was deeply connect</w:t>
      </w:r>
      <w:r w:rsidR="00012867">
        <w:rPr>
          <w:lang w:val="en-US"/>
        </w:rPr>
        <w:t>ed</w:t>
      </w:r>
      <w:r>
        <w:rPr>
          <w:lang w:val="en-US"/>
        </w:rPr>
        <w:t xml:space="preserve"> to science fiction amongst the general society. In recent years though, the term started to </w:t>
      </w:r>
      <w:r w:rsidR="00012867">
        <w:rPr>
          <w:lang w:val="en-US"/>
        </w:rPr>
        <w:t>become</w:t>
      </w:r>
      <w:r>
        <w:rPr>
          <w:lang w:val="en-US"/>
        </w:rPr>
        <w:t xml:space="preserve"> relevant again to the tech community since it became possible to actuate on real world problems by using Artificial Intelligence (AI) techniques. This actuation became possible by the sudden availability of large amounts of data and the corresponding development and wide availability of computer systems that can process data in achievable human time (IBM, 2020).</w:t>
      </w:r>
    </w:p>
    <w:p w14:paraId="6E4F9DBC" w14:textId="6F12D842" w:rsidR="00092314" w:rsidRDefault="00092314" w:rsidP="00434DBE">
      <w:pPr>
        <w:rPr>
          <w:lang w:val="en-US"/>
        </w:rPr>
      </w:pPr>
      <w:r>
        <w:rPr>
          <w:lang w:val="en-US"/>
        </w:rPr>
        <w:lastRenderedPageBreak/>
        <w:t xml:space="preserve">Artificial Intelligence is a broad topic. When applied to a specific problem, AI is concretized into a specific domain. </w:t>
      </w:r>
    </w:p>
    <w:p w14:paraId="40FF494C" w14:textId="3BDD41FA" w:rsidR="00092314" w:rsidRDefault="00092314" w:rsidP="00434DBE">
      <w:pPr>
        <w:rPr>
          <w:lang w:val="en-US"/>
        </w:rPr>
      </w:pPr>
      <w:r>
        <w:rPr>
          <w:lang w:val="en-US"/>
        </w:rPr>
        <w:t xml:space="preserve">Figure </w:t>
      </w:r>
      <w:r w:rsidR="00440E93">
        <w:rPr>
          <w:lang w:val="en-US"/>
        </w:rPr>
        <w:t>3</w:t>
      </w:r>
      <w:r>
        <w:rPr>
          <w:lang w:val="en-US"/>
        </w:rPr>
        <w:t xml:space="preserve"> introduces a simplified representation of current layers of AI. Artificial intelligence is the most external layer, and therefore, the most generic one. </w:t>
      </w:r>
    </w:p>
    <w:p w14:paraId="3F5D893D" w14:textId="5408EC7B" w:rsidR="00092314" w:rsidRDefault="00092314" w:rsidP="00434DBE">
      <w:pPr>
        <w:rPr>
          <w:lang w:val="en-US"/>
        </w:rPr>
      </w:pPr>
      <w:r>
        <w:rPr>
          <w:lang w:val="en-US"/>
        </w:rPr>
        <w:t>The intermediate layer is related to machine learning, one of the many categories of AI. Machine learning includes every algorithm that given a pre</w:t>
      </w:r>
      <w:r w:rsidR="00440E93">
        <w:rPr>
          <w:lang w:val="en-US"/>
        </w:rPr>
        <w:t>-</w:t>
      </w:r>
      <w:r>
        <w:rPr>
          <w:lang w:val="en-US"/>
        </w:rPr>
        <w:t>determined set of inputs, produces an</w:t>
      </w:r>
      <w:del w:id="682" w:author="Fátima Rodrigues" w:date="2021-02-12T10:08:00Z">
        <w:r w:rsidDel="00595C69">
          <w:rPr>
            <w:lang w:val="en-US"/>
          </w:rPr>
          <w:delText>d</w:delText>
        </w:r>
      </w:del>
      <w:r>
        <w:rPr>
          <w:lang w:val="en-US"/>
        </w:rPr>
        <w:t xml:space="preserve"> output based. </w:t>
      </w:r>
      <w:r w:rsidR="00440E93">
        <w:rPr>
          <w:lang w:val="en-US"/>
        </w:rPr>
        <w:t xml:space="preserve">The term machine learning exists because the output is also based on past information that was </w:t>
      </w:r>
      <w:del w:id="683" w:author="Fátima Rodrigues" w:date="2021-02-12T10:08:00Z">
        <w:r w:rsidR="00440E93" w:rsidDel="00595C69">
          <w:rPr>
            <w:lang w:val="en-US"/>
          </w:rPr>
          <w:delText xml:space="preserve">collected </w:delText>
        </w:r>
      </w:del>
      <w:ins w:id="684" w:author="Fátima Rodrigues" w:date="2021-02-12T10:08:00Z">
        <w:r w:rsidR="00595C69">
          <w:rPr>
            <w:lang w:val="en-US"/>
          </w:rPr>
          <w:t xml:space="preserve">processed </w:t>
        </w:r>
      </w:ins>
      <w:r w:rsidR="00440E93">
        <w:rPr>
          <w:lang w:val="en-US"/>
        </w:rPr>
        <w:t>by the algorithm.</w:t>
      </w:r>
    </w:p>
    <w:p w14:paraId="3B83128D" w14:textId="5DBC4847" w:rsidR="00440E93" w:rsidRDefault="00440E93" w:rsidP="00434DBE">
      <w:pPr>
        <w:rPr>
          <w:lang w:val="en-US"/>
        </w:rPr>
      </w:pPr>
      <w:r>
        <w:rPr>
          <w:lang w:val="en-US"/>
        </w:rPr>
        <w:t xml:space="preserve">In the inner layer lies deep learning, a subcategory of machine learning, where, as stated before, given a pre-determined set of inputs, an output is generated. However, deep learning uses what is usually called a neural network, imitating the human brain to perform a task (Andriy </w:t>
      </w:r>
      <w:proofErr w:type="spellStart"/>
      <w:r>
        <w:rPr>
          <w:lang w:val="en-US"/>
        </w:rPr>
        <w:t>Burkov</w:t>
      </w:r>
      <w:proofErr w:type="spellEnd"/>
      <w:r>
        <w:rPr>
          <w:lang w:val="en-US"/>
        </w:rPr>
        <w:t>, 2019).</w:t>
      </w:r>
    </w:p>
    <w:p w14:paraId="4975F3EA" w14:textId="77777777" w:rsidR="00092314" w:rsidRDefault="00092314" w:rsidP="00A31F44">
      <w:pPr>
        <w:keepNext/>
        <w:jc w:val="center"/>
      </w:pPr>
      <w:r>
        <w:rPr>
          <w:noProof/>
          <w:lang w:val="en-US"/>
        </w:rPr>
        <w:drawing>
          <wp:inline distT="0" distB="0" distL="0" distR="0" wp14:anchorId="273F6578" wp14:editId="4A36FB4E">
            <wp:extent cx="2736991" cy="2095608"/>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736991" cy="2095608"/>
                    </a:xfrm>
                    <a:prstGeom prst="rect">
                      <a:avLst/>
                    </a:prstGeom>
                  </pic:spPr>
                </pic:pic>
              </a:graphicData>
            </a:graphic>
          </wp:inline>
        </w:drawing>
      </w:r>
    </w:p>
    <w:p w14:paraId="23B3581D" w14:textId="3784FEFF" w:rsidR="00092314" w:rsidRDefault="00092314" w:rsidP="00A31F44">
      <w:pPr>
        <w:pStyle w:val="Legenda"/>
      </w:pPr>
      <w:bookmarkStart w:id="685" w:name="_Toc64809197"/>
      <w:r>
        <w:t xml:space="preserve">Figure </w:t>
      </w:r>
      <w:r>
        <w:fldChar w:fldCharType="begin"/>
      </w:r>
      <w:r>
        <w:instrText xml:space="preserve"> SEQ Figure \* ARABIC </w:instrText>
      </w:r>
      <w:r>
        <w:fldChar w:fldCharType="separate"/>
      </w:r>
      <w:r w:rsidR="00B91823">
        <w:rPr>
          <w:noProof/>
        </w:rPr>
        <w:t>3</w:t>
      </w:r>
      <w:r>
        <w:fldChar w:fldCharType="end"/>
      </w:r>
      <w:r>
        <w:t xml:space="preserve"> - A representation of Artificial Intelligence scopes</w:t>
      </w:r>
      <w:bookmarkEnd w:id="685"/>
    </w:p>
    <w:p w14:paraId="66694B10" w14:textId="3A53B069" w:rsidR="00440E93" w:rsidRDefault="00440E93" w:rsidP="00440E93">
      <w:r>
        <w:t>AI is not only represented by the identified categories.</w:t>
      </w:r>
    </w:p>
    <w:p w14:paraId="37A37427" w14:textId="5A0A3E44" w:rsidR="00440E93" w:rsidRDefault="00440E93" w:rsidP="00440E93">
      <w:proofErr w:type="gramStart"/>
      <w:r>
        <w:t>In order to</w:t>
      </w:r>
      <w:proofErr w:type="gramEnd"/>
      <w:r>
        <w:t xml:space="preserve"> provide a full context, Figure 4 represents a hierarchy tree of AI and the most common categories that are currently relevant to the tech industry</w:t>
      </w:r>
      <w:r w:rsidR="004B614F">
        <w:t xml:space="preserve"> (</w:t>
      </w:r>
      <w:r w:rsidR="004B614F" w:rsidRPr="004B614F">
        <w:t xml:space="preserve">Jeff </w:t>
      </w:r>
      <w:proofErr w:type="spellStart"/>
      <w:r w:rsidR="004B614F" w:rsidRPr="004B614F">
        <w:t>Giangiulio</w:t>
      </w:r>
      <w:proofErr w:type="spellEnd"/>
      <w:r w:rsidR="004B614F" w:rsidRPr="004B614F">
        <w:t>, 2017</w:t>
      </w:r>
      <w:r w:rsidR="004B614F">
        <w:t>).</w:t>
      </w:r>
    </w:p>
    <w:p w14:paraId="662918E6" w14:textId="63AE1656" w:rsidR="00FC0620" w:rsidRDefault="00440E93" w:rsidP="00440E93">
      <w:r>
        <w:t>Artificial Intell</w:t>
      </w:r>
      <w:r w:rsidR="004B614F">
        <w:t xml:space="preserve">igence splits into </w:t>
      </w:r>
      <w:del w:id="686" w:author="Fátima Rodrigues" w:date="2021-02-12T10:09:00Z">
        <w:r w:rsidR="004B614F" w:rsidDel="00595C69">
          <w:delText xml:space="preserve">2 </w:delText>
        </w:r>
      </w:del>
      <w:ins w:id="687" w:author="Fátima Rodrigues" w:date="2021-02-12T10:09:00Z">
        <w:r w:rsidR="00595C69">
          <w:t xml:space="preserve">two </w:t>
        </w:r>
      </w:ins>
      <w:r w:rsidR="004B614F">
        <w:t xml:space="preserve">main categories: Robotic Process Automation, and Cognitive Computing. </w:t>
      </w:r>
      <w:r w:rsidR="00FC0620">
        <w:t>The scope of this work relies only on Cognitive Computing.</w:t>
      </w:r>
    </w:p>
    <w:p w14:paraId="505272F3" w14:textId="5DE347AA" w:rsidR="00FC0620" w:rsidRDefault="00FC0620" w:rsidP="00440E93">
      <w:r>
        <w:t>Cognitive computing can also be further split into different categories:</w:t>
      </w:r>
    </w:p>
    <w:p w14:paraId="73413A78" w14:textId="072DFB7B" w:rsidR="00FC0620" w:rsidRDefault="00FC0620" w:rsidP="00FC0620">
      <w:pPr>
        <w:pStyle w:val="PargrafodaLista"/>
        <w:numPr>
          <w:ilvl w:val="0"/>
          <w:numId w:val="33"/>
        </w:numPr>
      </w:pPr>
      <w:r>
        <w:t>Natural language processing, used for automatic text translations, text completion, etc.</w:t>
      </w:r>
    </w:p>
    <w:p w14:paraId="0A155B6E" w14:textId="44B17B9E" w:rsidR="00FC0620" w:rsidRDefault="00FC0620" w:rsidP="00FC0620">
      <w:pPr>
        <w:pStyle w:val="PargrafodaLista"/>
        <w:numPr>
          <w:ilvl w:val="0"/>
          <w:numId w:val="33"/>
        </w:numPr>
      </w:pPr>
      <w:proofErr w:type="gramStart"/>
      <w:r>
        <w:t>Computer Vision,</w:t>
      </w:r>
      <w:proofErr w:type="gramEnd"/>
      <w:r>
        <w:t xml:space="preserve"> used for image recognition and machine vision. This category is currently used for self-driving car technologies.</w:t>
      </w:r>
    </w:p>
    <w:p w14:paraId="4959F7D5" w14:textId="2A2AA208" w:rsidR="00FC0620" w:rsidRDefault="00FC0620" w:rsidP="00FC0620">
      <w:pPr>
        <w:pStyle w:val="PargrafodaLista"/>
        <w:numPr>
          <w:ilvl w:val="0"/>
          <w:numId w:val="33"/>
        </w:numPr>
      </w:pPr>
      <w:proofErr w:type="gramStart"/>
      <w:r>
        <w:t>Speech,</w:t>
      </w:r>
      <w:proofErr w:type="gramEnd"/>
      <w:r>
        <w:t xml:space="preserve"> used for speech to text and text to speech algorithms.</w:t>
      </w:r>
    </w:p>
    <w:p w14:paraId="4096CFF8" w14:textId="67E02D18" w:rsidR="00FC0620" w:rsidRDefault="00FC0620" w:rsidP="00FC0620">
      <w:pPr>
        <w:pStyle w:val="PargrafodaLista"/>
        <w:numPr>
          <w:ilvl w:val="0"/>
          <w:numId w:val="33"/>
        </w:numPr>
      </w:pPr>
      <w:r>
        <w:t>Machine learning</w:t>
      </w:r>
    </w:p>
    <w:p w14:paraId="1E2EE39D" w14:textId="2F76CF67" w:rsidR="00FC0620" w:rsidRDefault="00FC0620" w:rsidP="00FC0620"/>
    <w:p w14:paraId="7BFF6E78" w14:textId="48F4A662" w:rsidR="00FC0620" w:rsidRDefault="00FC0620" w:rsidP="00FC0620">
      <w:pPr>
        <w:rPr>
          <w:ins w:id="688" w:author="Gustavo Moreira" w:date="2021-02-13T11:25:00Z"/>
        </w:rPr>
      </w:pPr>
      <w:r>
        <w:lastRenderedPageBreak/>
        <w:t xml:space="preserve">This work relies on the exploration of Machine Learning, </w:t>
      </w:r>
      <w:proofErr w:type="spellStart"/>
      <w:r>
        <w:t>specially</w:t>
      </w:r>
      <w:proofErr w:type="spellEnd"/>
      <w:r>
        <w:t xml:space="preserve"> with Deep Learning techniques. The next sections will further explore these two topics separately.</w:t>
      </w:r>
    </w:p>
    <w:p w14:paraId="6C9FE4A0" w14:textId="48428DAD" w:rsidR="003856FB" w:rsidRDefault="003856FB" w:rsidP="00FC0620">
      <w:ins w:id="689" w:author="Gustavo Moreira" w:date="2021-02-13T11:25:00Z">
        <w:r>
          <w:rPr>
            <w:noProof/>
          </w:rPr>
          <w:drawing>
            <wp:inline distT="0" distB="0" distL="0" distR="0" wp14:anchorId="3C4204A2" wp14:editId="65B505DA">
              <wp:extent cx="5363845" cy="3128645"/>
              <wp:effectExtent l="0" t="0" r="0" b="1460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ins>
    </w:p>
    <w:p w14:paraId="4E921C97" w14:textId="2F9BCE52" w:rsidR="00440E93" w:rsidRDefault="00440E93" w:rsidP="00A31F44">
      <w:pPr>
        <w:keepNext/>
        <w:jc w:val="center"/>
      </w:pPr>
      <w:del w:id="690" w:author="Gustavo Moreira" w:date="2021-02-13T11:24:00Z">
        <w:r w:rsidDel="003856FB">
          <w:rPr>
            <w:noProof/>
          </w:rPr>
          <w:drawing>
            <wp:inline distT="0" distB="0" distL="0" distR="0" wp14:anchorId="590664EB" wp14:editId="0746FA15">
              <wp:extent cx="5363845" cy="3907790"/>
              <wp:effectExtent l="0" t="0" r="8255"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363845" cy="3907790"/>
                      </a:xfrm>
                      <a:prstGeom prst="rect">
                        <a:avLst/>
                      </a:prstGeom>
                    </pic:spPr>
                  </pic:pic>
                </a:graphicData>
              </a:graphic>
            </wp:inline>
          </w:drawing>
        </w:r>
      </w:del>
    </w:p>
    <w:p w14:paraId="228712C5" w14:textId="28D6C4DA" w:rsidR="00440E93" w:rsidRPr="00440E93" w:rsidRDefault="00440E93" w:rsidP="00A31F44">
      <w:pPr>
        <w:pStyle w:val="Legenda"/>
      </w:pPr>
      <w:bookmarkStart w:id="691" w:name="_Toc64809198"/>
      <w:r>
        <w:t xml:space="preserve">Figure </w:t>
      </w:r>
      <w:r>
        <w:fldChar w:fldCharType="begin"/>
      </w:r>
      <w:r>
        <w:instrText xml:space="preserve"> SEQ Figure \* ARABIC </w:instrText>
      </w:r>
      <w:r>
        <w:fldChar w:fldCharType="separate"/>
      </w:r>
      <w:r w:rsidR="00B91823">
        <w:rPr>
          <w:noProof/>
        </w:rPr>
        <w:t>4</w:t>
      </w:r>
      <w:r>
        <w:fldChar w:fldCharType="end"/>
      </w:r>
      <w:r>
        <w:t xml:space="preserve"> - Hierarchy tree of AI categories</w:t>
      </w:r>
      <w:bookmarkEnd w:id="691"/>
    </w:p>
    <w:p w14:paraId="5296BB48" w14:textId="1B62FDCA" w:rsidR="003F7377" w:rsidRPr="0014113A" w:rsidRDefault="003F7377" w:rsidP="00434DBE">
      <w:pPr>
        <w:rPr>
          <w:lang w:val="en-US"/>
        </w:rPr>
      </w:pPr>
    </w:p>
    <w:p w14:paraId="1D8E4A89" w14:textId="3854892A" w:rsidR="004614AE" w:rsidRPr="00D052E8" w:rsidRDefault="004614AE">
      <w:pPr>
        <w:pStyle w:val="Ttulo2"/>
        <w:rPr>
          <w:rPrChange w:id="692" w:author="Gustavo Moreira" w:date="2021-02-20T17:30:00Z">
            <w:rPr>
              <w:lang w:val="pt-PT"/>
            </w:rPr>
          </w:rPrChange>
        </w:rPr>
      </w:pPr>
      <w:bookmarkStart w:id="693" w:name="_Toc64809225"/>
      <w:r w:rsidRPr="00D052E8">
        <w:rPr>
          <w:rPrChange w:id="694" w:author="Gustavo Moreira" w:date="2021-02-20T17:30:00Z">
            <w:rPr>
              <w:lang w:val="pt-PT"/>
            </w:rPr>
          </w:rPrChange>
        </w:rPr>
        <w:t>Machine Learning</w:t>
      </w:r>
      <w:bookmarkEnd w:id="693"/>
    </w:p>
    <w:p w14:paraId="1DEF5023" w14:textId="650DE72B" w:rsidR="00FC0620" w:rsidRPr="00FC0620" w:rsidRDefault="00FC0620" w:rsidP="00FC0620">
      <w:pPr>
        <w:rPr>
          <w:lang w:val="en-US"/>
        </w:rPr>
      </w:pPr>
      <w:r w:rsidRPr="00FC0620">
        <w:rPr>
          <w:lang w:val="en-US"/>
        </w:rPr>
        <w:t>Machine learning is a subfield of computer science that is concerned with building algorithms</w:t>
      </w:r>
      <w:r>
        <w:rPr>
          <w:lang w:val="en-US"/>
        </w:rPr>
        <w:t xml:space="preserve"> </w:t>
      </w:r>
      <w:r w:rsidRPr="00FC0620">
        <w:rPr>
          <w:lang w:val="en-US"/>
        </w:rPr>
        <w:t>which, to be useful, rely on a collection of examples of some phenomenon. These examples</w:t>
      </w:r>
      <w:r>
        <w:rPr>
          <w:lang w:val="en-US"/>
        </w:rPr>
        <w:t xml:space="preserve"> </w:t>
      </w:r>
      <w:r w:rsidRPr="00FC0620">
        <w:rPr>
          <w:lang w:val="en-US"/>
        </w:rPr>
        <w:t xml:space="preserve">can come from nature, be handcrafted by </w:t>
      </w:r>
      <w:proofErr w:type="gramStart"/>
      <w:r w:rsidRPr="00FC0620">
        <w:rPr>
          <w:lang w:val="en-US"/>
        </w:rPr>
        <w:t>humans</w:t>
      </w:r>
      <w:proofErr w:type="gramEnd"/>
      <w:r w:rsidRPr="00FC0620">
        <w:rPr>
          <w:lang w:val="en-US"/>
        </w:rPr>
        <w:t xml:space="preserve"> or generated by another algorithm</w:t>
      </w:r>
      <w:r>
        <w:rPr>
          <w:lang w:val="en-US"/>
        </w:rPr>
        <w:t xml:space="preserve"> (Andriy </w:t>
      </w:r>
      <w:proofErr w:type="spellStart"/>
      <w:r>
        <w:rPr>
          <w:lang w:val="en-US"/>
        </w:rPr>
        <w:t>Burkov</w:t>
      </w:r>
      <w:proofErr w:type="spellEnd"/>
      <w:r>
        <w:rPr>
          <w:lang w:val="en-US"/>
        </w:rPr>
        <w:t>, 2019).</w:t>
      </w:r>
    </w:p>
    <w:p w14:paraId="1151F7CC" w14:textId="70CD7365" w:rsidR="004614AE" w:rsidRDefault="004614AE">
      <w:pPr>
        <w:pStyle w:val="Ttulo3"/>
        <w:rPr>
          <w:lang w:val="pt-PT"/>
        </w:rPr>
      </w:pPr>
      <w:bookmarkStart w:id="695" w:name="_Toc64809226"/>
      <w:r>
        <w:rPr>
          <w:lang w:val="pt-PT"/>
        </w:rPr>
        <w:t>Architecture</w:t>
      </w:r>
      <w:bookmarkEnd w:id="695"/>
    </w:p>
    <w:p w14:paraId="1888127A" w14:textId="3DEB1D0A" w:rsidR="00987C5E" w:rsidRDefault="00987C5E" w:rsidP="00987C5E">
      <w:pPr>
        <w:rPr>
          <w:lang w:val="en-US"/>
        </w:rPr>
      </w:pPr>
      <w:r w:rsidRPr="00987C5E">
        <w:rPr>
          <w:lang w:val="en-US"/>
        </w:rPr>
        <w:t xml:space="preserve">In Software Engineering, </w:t>
      </w:r>
      <w:proofErr w:type="gramStart"/>
      <w:r w:rsidRPr="00987C5E">
        <w:rPr>
          <w:lang w:val="en-US"/>
        </w:rPr>
        <w:t>in o</w:t>
      </w:r>
      <w:r>
        <w:rPr>
          <w:lang w:val="en-US"/>
        </w:rPr>
        <w:t>rder to</w:t>
      </w:r>
      <w:proofErr w:type="gramEnd"/>
      <w:r>
        <w:rPr>
          <w:lang w:val="en-US"/>
        </w:rPr>
        <w:t xml:space="preserve"> fully understand a subfield, it is important to understand the relying architecture. Machine learning architecture is still volatile, but the community has accepted the following discussion points as concrete architectural cornerstones for this subfield.</w:t>
      </w:r>
    </w:p>
    <w:p w14:paraId="7FC5D1C2" w14:textId="616A490A" w:rsidR="00987C5E" w:rsidRDefault="00987C5E" w:rsidP="00987C5E">
      <w:pPr>
        <w:rPr>
          <w:lang w:val="en-US"/>
        </w:rPr>
      </w:pPr>
    </w:p>
    <w:p w14:paraId="4580FE77" w14:textId="77777777" w:rsidR="008516C8" w:rsidRDefault="008516C8" w:rsidP="00987C5E">
      <w:pPr>
        <w:rPr>
          <w:lang w:val="en-US"/>
        </w:rPr>
      </w:pPr>
    </w:p>
    <w:p w14:paraId="2EDF0C64" w14:textId="77777777" w:rsidR="00987C5E" w:rsidRPr="00A31F44" w:rsidRDefault="00987C5E" w:rsidP="00987C5E">
      <w:pPr>
        <w:rPr>
          <w:b/>
          <w:bCs/>
          <w:lang w:val="en-US"/>
        </w:rPr>
      </w:pPr>
      <w:r w:rsidRPr="00A31F44">
        <w:rPr>
          <w:b/>
          <w:bCs/>
          <w:lang w:val="en-US"/>
        </w:rPr>
        <w:lastRenderedPageBreak/>
        <w:t>Supervised Learning</w:t>
      </w:r>
    </w:p>
    <w:p w14:paraId="4B43C923" w14:textId="64D8A741" w:rsidR="003C12AD" w:rsidRDefault="003C12AD" w:rsidP="00987C5E">
      <w:pPr>
        <w:rPr>
          <w:lang w:val="en-US"/>
        </w:rPr>
      </w:pPr>
      <w:r>
        <w:rPr>
          <w:lang w:val="en-US"/>
        </w:rPr>
        <w:t xml:space="preserve">In supervised learning, the training data is a mathematical model that consists of both inputs and respective desired outputs (Andriy </w:t>
      </w:r>
      <w:proofErr w:type="spellStart"/>
      <w:r>
        <w:rPr>
          <w:lang w:val="en-US"/>
        </w:rPr>
        <w:t>Burkov</w:t>
      </w:r>
      <w:proofErr w:type="spellEnd"/>
      <w:r>
        <w:rPr>
          <w:lang w:val="en-US"/>
        </w:rPr>
        <w:t xml:space="preserve">, 2019). In this case, the system </w:t>
      </w:r>
      <w:proofErr w:type="gramStart"/>
      <w:r>
        <w:rPr>
          <w:lang w:val="en-US"/>
        </w:rPr>
        <w:t>is able to</w:t>
      </w:r>
      <w:proofErr w:type="gramEnd"/>
      <w:r>
        <w:rPr>
          <w:lang w:val="en-US"/>
        </w:rPr>
        <w:t xml:space="preserve"> find a relationship between the input and outputs obtained during the training </w:t>
      </w:r>
      <w:r w:rsidR="00EB453C">
        <w:rPr>
          <w:lang w:val="en-US"/>
        </w:rPr>
        <w:t>data and</w:t>
      </w:r>
      <w:r>
        <w:rPr>
          <w:lang w:val="en-US"/>
        </w:rPr>
        <w:t xml:space="preserve"> apply the same technique for a given input afterwards. This architecture is usually related to classification and regression analysis problems. </w:t>
      </w:r>
    </w:p>
    <w:p w14:paraId="1FC23B8F" w14:textId="7973B164" w:rsidR="003C12AD" w:rsidRDefault="003C12AD" w:rsidP="00987C5E">
      <w:pPr>
        <w:rPr>
          <w:lang w:val="en-US"/>
        </w:rPr>
      </w:pPr>
    </w:p>
    <w:p w14:paraId="66693E5D" w14:textId="05D81CEC" w:rsidR="003C12AD" w:rsidRPr="00A31F44" w:rsidRDefault="003C12AD" w:rsidP="00987C5E">
      <w:pPr>
        <w:rPr>
          <w:b/>
          <w:bCs/>
          <w:lang w:val="en-US"/>
        </w:rPr>
      </w:pPr>
      <w:r w:rsidRPr="00A31F44">
        <w:rPr>
          <w:b/>
          <w:bCs/>
          <w:lang w:val="en-US"/>
        </w:rPr>
        <w:t>Unsupervised Learning</w:t>
      </w:r>
    </w:p>
    <w:p w14:paraId="4EDA46E0" w14:textId="4F98348F" w:rsidR="003C12AD" w:rsidRDefault="003C12AD" w:rsidP="00987C5E">
      <w:pPr>
        <w:rPr>
          <w:lang w:val="en-US"/>
        </w:rPr>
      </w:pPr>
      <w:r>
        <w:rPr>
          <w:lang w:val="en-US"/>
        </w:rPr>
        <w:t xml:space="preserve">Unlike supervised learning, the input feature vector that corresponds to the training data of the algorithm does not contain output. Unsupervised learning identifies relations between various features of an input, such as trends, color schemas, between others, and generates output accordingly (Andriy </w:t>
      </w:r>
      <w:proofErr w:type="spellStart"/>
      <w:r>
        <w:rPr>
          <w:lang w:val="en-US"/>
        </w:rPr>
        <w:t>Burkov</w:t>
      </w:r>
      <w:proofErr w:type="spellEnd"/>
      <w:r>
        <w:rPr>
          <w:lang w:val="en-US"/>
        </w:rPr>
        <w:t xml:space="preserve">, 2019). </w:t>
      </w:r>
    </w:p>
    <w:p w14:paraId="1D252B0B" w14:textId="176E6709" w:rsidR="003C12AD" w:rsidRDefault="003C12AD" w:rsidP="00987C5E">
      <w:pPr>
        <w:rPr>
          <w:lang w:val="en-US"/>
        </w:rPr>
      </w:pPr>
    </w:p>
    <w:p w14:paraId="01737B32" w14:textId="7B39258C" w:rsidR="003C12AD" w:rsidRPr="00A31F44" w:rsidRDefault="003C12AD" w:rsidP="00987C5E">
      <w:pPr>
        <w:rPr>
          <w:b/>
          <w:bCs/>
          <w:lang w:val="en-US"/>
        </w:rPr>
      </w:pPr>
      <w:r w:rsidRPr="00A31F44">
        <w:rPr>
          <w:b/>
          <w:bCs/>
          <w:lang w:val="en-US"/>
        </w:rPr>
        <w:t>Semi-Supervised Learning</w:t>
      </w:r>
    </w:p>
    <w:p w14:paraId="5A625BE0" w14:textId="69EFD64A" w:rsidR="003C12AD" w:rsidRDefault="003C12AD" w:rsidP="00987C5E">
      <w:pPr>
        <w:rPr>
          <w:lang w:val="en-US"/>
        </w:rPr>
      </w:pPr>
      <w:r>
        <w:rPr>
          <w:lang w:val="en-US"/>
        </w:rPr>
        <w:t xml:space="preserve">In Semi-Supervised leaning, the training data simultaneously contain labeled and unlabeled data. Usually, the quantity of unlabeled data is higher than the labeled data (Andriy </w:t>
      </w:r>
      <w:proofErr w:type="spellStart"/>
      <w:r>
        <w:rPr>
          <w:lang w:val="en-US"/>
        </w:rPr>
        <w:t>Burkov</w:t>
      </w:r>
      <w:proofErr w:type="spellEnd"/>
      <w:r>
        <w:rPr>
          <w:lang w:val="en-US"/>
        </w:rPr>
        <w:t xml:space="preserve">, 2019). The goal of this architecture </w:t>
      </w:r>
      <w:r w:rsidR="000379FC">
        <w:rPr>
          <w:lang w:val="en-US"/>
        </w:rPr>
        <w:t>is the same as supervised learning but, given a good dataset condition, is expected to generate a better model than the one generated by relying only on supervised learning data.</w:t>
      </w:r>
    </w:p>
    <w:p w14:paraId="0C6E1EE7" w14:textId="519853BF" w:rsidR="000379FC" w:rsidRPr="00A31F44" w:rsidRDefault="000379FC" w:rsidP="00987C5E">
      <w:pPr>
        <w:rPr>
          <w:b/>
          <w:bCs/>
          <w:lang w:val="en-US"/>
        </w:rPr>
      </w:pPr>
      <w:r w:rsidRPr="00A31F44">
        <w:rPr>
          <w:b/>
          <w:bCs/>
          <w:lang w:val="en-US"/>
        </w:rPr>
        <w:t>Reinforcement Learning</w:t>
      </w:r>
    </w:p>
    <w:p w14:paraId="35876E74" w14:textId="0516F768" w:rsidR="000379FC" w:rsidRDefault="000379FC" w:rsidP="00987C5E">
      <w:pPr>
        <w:rPr>
          <w:lang w:val="en-US"/>
        </w:rPr>
      </w:pPr>
      <w:r w:rsidRPr="000379FC">
        <w:rPr>
          <w:lang w:val="en-US"/>
        </w:rPr>
        <w:t>This is used in training the system to decide on a particular relevance context using various algorithms to determine the correct approach in the context of the present state. These are widely used in training gaming portals to work on user inputs accordingly</w:t>
      </w:r>
      <w:r>
        <w:rPr>
          <w:lang w:val="en-US"/>
        </w:rPr>
        <w:t xml:space="preserve"> (Andriy </w:t>
      </w:r>
      <w:proofErr w:type="spellStart"/>
      <w:r>
        <w:rPr>
          <w:lang w:val="en-US"/>
        </w:rPr>
        <w:t>Burkov</w:t>
      </w:r>
      <w:proofErr w:type="spellEnd"/>
      <w:r>
        <w:rPr>
          <w:lang w:val="en-US"/>
        </w:rPr>
        <w:t>, 2019)</w:t>
      </w:r>
      <w:r w:rsidRPr="000379FC">
        <w:rPr>
          <w:lang w:val="en-US"/>
        </w:rPr>
        <w:t>.</w:t>
      </w:r>
      <w:r>
        <w:rPr>
          <w:lang w:val="en-US"/>
        </w:rPr>
        <w:t xml:space="preserve"> This topic is not relevant for the context of this dissertation, so it will not be mentioned from now on.</w:t>
      </w:r>
    </w:p>
    <w:p w14:paraId="5D1DFF3C" w14:textId="62D59250" w:rsidR="000379FC" w:rsidRDefault="000379FC" w:rsidP="00987C5E">
      <w:pPr>
        <w:rPr>
          <w:lang w:val="en-US"/>
        </w:rPr>
      </w:pPr>
    </w:p>
    <w:p w14:paraId="365AE805" w14:textId="53065B63" w:rsidR="000379FC" w:rsidRPr="00A31F44" w:rsidRDefault="000379FC" w:rsidP="00987C5E">
      <w:pPr>
        <w:rPr>
          <w:b/>
          <w:bCs/>
          <w:lang w:val="en-US"/>
        </w:rPr>
      </w:pPr>
      <w:r w:rsidRPr="00A31F44">
        <w:rPr>
          <w:b/>
          <w:bCs/>
          <w:lang w:val="en-US"/>
        </w:rPr>
        <w:t>Components</w:t>
      </w:r>
    </w:p>
    <w:p w14:paraId="35ECBF1B" w14:textId="30FCD649" w:rsidR="000379FC" w:rsidRDefault="00A31F44" w:rsidP="00987C5E">
      <w:pPr>
        <w:rPr>
          <w:lang w:val="en-US"/>
        </w:rPr>
      </w:pPr>
      <w:r w:rsidRPr="00A31F44">
        <w:rPr>
          <w:lang w:val="en-US"/>
        </w:rPr>
        <w:t>Machine learning system</w:t>
      </w:r>
      <w:r w:rsidR="00A26C34">
        <w:rPr>
          <w:lang w:val="en-US"/>
        </w:rPr>
        <w:t>s</w:t>
      </w:r>
      <w:r w:rsidRPr="00A31F44">
        <w:rPr>
          <w:lang w:val="en-US"/>
        </w:rPr>
        <w:t xml:space="preserve"> follow </w:t>
      </w:r>
      <w:r>
        <w:rPr>
          <w:lang w:val="en-US"/>
        </w:rPr>
        <w:t>a component development structure.</w:t>
      </w:r>
    </w:p>
    <w:p w14:paraId="649A8E2E" w14:textId="7C8CC9D9" w:rsidR="00A31F44" w:rsidRDefault="00A31F44" w:rsidP="00987C5E">
      <w:pPr>
        <w:rPr>
          <w:lang w:val="en-US"/>
        </w:rPr>
      </w:pPr>
      <w:r>
        <w:rPr>
          <w:lang w:val="en-US"/>
        </w:rPr>
        <w:t xml:space="preserve">In this work, </w:t>
      </w:r>
      <w:proofErr w:type="gramStart"/>
      <w:r>
        <w:rPr>
          <w:lang w:val="en-US"/>
        </w:rPr>
        <w:t>in order to</w:t>
      </w:r>
      <w:proofErr w:type="gramEnd"/>
      <w:r>
        <w:rPr>
          <w:lang w:val="en-US"/>
        </w:rPr>
        <w:t xml:space="preserve"> classify music genres, data collection and data generation are </w:t>
      </w:r>
      <w:r w:rsidR="00A26C34">
        <w:rPr>
          <w:lang w:val="en-US"/>
        </w:rPr>
        <w:t>major underlying t</w:t>
      </w:r>
      <w:r>
        <w:rPr>
          <w:lang w:val="en-US"/>
        </w:rPr>
        <w:t xml:space="preserve">asks. </w:t>
      </w:r>
      <w:r w:rsidR="00A26C34">
        <w:rPr>
          <w:lang w:val="en-US"/>
        </w:rPr>
        <w:t>A classification by genre is the end goal</w:t>
      </w:r>
      <w:r>
        <w:rPr>
          <w:lang w:val="en-US"/>
        </w:rPr>
        <w:t>.</w:t>
      </w:r>
    </w:p>
    <w:p w14:paraId="03AA131E" w14:textId="5B1117D1" w:rsidR="009C2102" w:rsidRDefault="00A31F44" w:rsidP="00987C5E">
      <w:pPr>
        <w:rPr>
          <w:lang w:val="en-US"/>
        </w:rPr>
      </w:pPr>
      <w:r>
        <w:rPr>
          <w:lang w:val="en-US"/>
        </w:rPr>
        <w:t xml:space="preserve">From now on this document, the terms “data collection”, </w:t>
      </w:r>
      <w:r w:rsidRPr="00A31F44">
        <w:rPr>
          <w:lang w:val="en-US"/>
        </w:rPr>
        <w:t>“</w:t>
      </w:r>
      <w:r>
        <w:rPr>
          <w:lang w:val="en-US"/>
        </w:rPr>
        <w:t>data generation</w:t>
      </w:r>
      <w:r w:rsidRPr="00A31F44">
        <w:rPr>
          <w:lang w:val="en-US"/>
        </w:rPr>
        <w:t>”</w:t>
      </w:r>
      <w:r w:rsidR="00813D99">
        <w:rPr>
          <w:lang w:val="en-US"/>
        </w:rPr>
        <w:t xml:space="preserve"> and </w:t>
      </w:r>
      <w:del w:id="696" w:author="Gustavo Moreira" w:date="2021-02-13T11:28:00Z">
        <w:r w:rsidDel="00813D99">
          <w:rPr>
            <w:lang w:val="en-US"/>
          </w:rPr>
          <w:delText xml:space="preserve">, </w:delText>
        </w:r>
      </w:del>
      <w:r>
        <w:rPr>
          <w:lang w:val="en-US"/>
        </w:rPr>
        <w:t>“dataset”, “training data”</w:t>
      </w:r>
      <w:ins w:id="697" w:author="Gustavo Moreira" w:date="2021-02-13T11:28:00Z">
        <w:r w:rsidR="00813D99">
          <w:rPr>
            <w:lang w:val="en-US"/>
          </w:rPr>
          <w:t xml:space="preserve"> </w:t>
        </w:r>
      </w:ins>
      <w:r>
        <w:rPr>
          <w:lang w:val="en-US"/>
        </w:rPr>
        <w:t xml:space="preserve">are used interchangeably. While chapter 4 explain in deeper details these concepts, here they are introduced for better engagement with the rest of the chapter. Figure </w:t>
      </w:r>
      <w:r>
        <w:rPr>
          <w:lang w:val="en-US"/>
        </w:rPr>
        <w:lastRenderedPageBreak/>
        <w:t>5 exposes the main components of a machine learning system architecture (</w:t>
      </w:r>
      <w:r w:rsidRPr="00A31F44">
        <w:rPr>
          <w:lang w:val="en-US"/>
        </w:rPr>
        <w:t xml:space="preserve">Markus </w:t>
      </w:r>
      <w:proofErr w:type="spellStart"/>
      <w:r w:rsidRPr="00A31F44">
        <w:rPr>
          <w:lang w:val="en-US"/>
        </w:rPr>
        <w:t>Schimtt</w:t>
      </w:r>
      <w:proofErr w:type="spellEnd"/>
      <w:r>
        <w:rPr>
          <w:lang w:val="en-US"/>
        </w:rPr>
        <w:t>, 2020)</w:t>
      </w:r>
      <w:r w:rsidR="009C2102">
        <w:rPr>
          <w:lang w:val="en-US"/>
        </w:rPr>
        <w:t xml:space="preserve">. </w:t>
      </w:r>
    </w:p>
    <w:p w14:paraId="276E0ACB" w14:textId="64F46FBB" w:rsidR="00A31F44" w:rsidRDefault="009C2102" w:rsidP="009C2102">
      <w:pPr>
        <w:pStyle w:val="PargrafodaLista"/>
        <w:numPr>
          <w:ilvl w:val="0"/>
          <w:numId w:val="35"/>
        </w:numPr>
        <w:rPr>
          <w:lang w:val="en-US"/>
        </w:rPr>
      </w:pPr>
      <w:r w:rsidRPr="00E408D4">
        <w:rPr>
          <w:u w:val="single"/>
          <w:lang w:val="en-US"/>
        </w:rPr>
        <w:t>Data Generation</w:t>
      </w:r>
      <w:r>
        <w:rPr>
          <w:lang w:val="en-US"/>
        </w:rPr>
        <w:t xml:space="preserve"> – Every machine learning project starts by data generation. This can be achieved by collecting the data from scratch, using previous generated data as a starting point, or by using new and previously obtained data.</w:t>
      </w:r>
    </w:p>
    <w:p w14:paraId="106F3FD0" w14:textId="0D4A0853" w:rsidR="009C2102" w:rsidRDefault="009C2102" w:rsidP="009C2102">
      <w:pPr>
        <w:pStyle w:val="PargrafodaLista"/>
        <w:numPr>
          <w:ilvl w:val="0"/>
          <w:numId w:val="35"/>
        </w:numPr>
        <w:rPr>
          <w:lang w:val="en-US"/>
        </w:rPr>
      </w:pPr>
      <w:r w:rsidRPr="00E408D4">
        <w:rPr>
          <w:u w:val="single"/>
          <w:lang w:val="en-US"/>
        </w:rPr>
        <w:t>Data Collection</w:t>
      </w:r>
      <w:r>
        <w:rPr>
          <w:lang w:val="en-US"/>
        </w:rPr>
        <w:t xml:space="preserve"> – After generating the data, this data should be easily accessible. This should be achieved through a well-formed database collection, cloud storage </w:t>
      </w:r>
      <w:del w:id="698" w:author="Fátima Rodrigues" w:date="2021-02-12T10:25:00Z">
        <w:r w:rsidDel="00EB453C">
          <w:rPr>
            <w:lang w:val="en-US"/>
          </w:rPr>
          <w:delText xml:space="preserve">on </w:delText>
        </w:r>
      </w:del>
      <w:ins w:id="699" w:author="Fátima Rodrigues" w:date="2021-02-12T10:25:00Z">
        <w:r w:rsidR="00EB453C">
          <w:rPr>
            <w:lang w:val="en-US"/>
          </w:rPr>
          <w:t xml:space="preserve">or </w:t>
        </w:r>
      </w:ins>
      <w:r>
        <w:rPr>
          <w:lang w:val="en-US"/>
        </w:rPr>
        <w:t>any other kind of storage that is programmatically accessible without major difficulties evolved.</w:t>
      </w:r>
    </w:p>
    <w:p w14:paraId="6AC5DE25" w14:textId="6C2E228E" w:rsidR="009C2102" w:rsidRDefault="009C2102" w:rsidP="009C2102">
      <w:pPr>
        <w:pStyle w:val="PargrafodaLista"/>
        <w:numPr>
          <w:ilvl w:val="0"/>
          <w:numId w:val="35"/>
        </w:numPr>
        <w:rPr>
          <w:lang w:val="en-US"/>
        </w:rPr>
      </w:pPr>
      <w:r w:rsidRPr="00E408D4">
        <w:rPr>
          <w:u w:val="single"/>
          <w:lang w:val="en-US"/>
        </w:rPr>
        <w:t>Feature Engineering Pipeline</w:t>
      </w:r>
      <w:r>
        <w:rPr>
          <w:lang w:val="en-US"/>
        </w:rPr>
        <w:t xml:space="preserve"> – The act of preparing the data for training. At </w:t>
      </w:r>
      <w:ins w:id="700" w:author="Fátima Rodrigues" w:date="2021-02-12T10:25:00Z">
        <w:r w:rsidR="00EB453C">
          <w:rPr>
            <w:lang w:val="en-US"/>
          </w:rPr>
          <w:t>t</w:t>
        </w:r>
      </w:ins>
      <w:r>
        <w:rPr>
          <w:lang w:val="en-US"/>
        </w:rPr>
        <w:t xml:space="preserve">his stage, raw data is selected, labeled, </w:t>
      </w:r>
      <w:proofErr w:type="gramStart"/>
      <w:r>
        <w:rPr>
          <w:lang w:val="en-US"/>
        </w:rPr>
        <w:t>transformed</w:t>
      </w:r>
      <w:proofErr w:type="gramEnd"/>
      <w:r>
        <w:rPr>
          <w:lang w:val="en-US"/>
        </w:rPr>
        <w:t xml:space="preserve"> and combined in order to become ready to be feed in the machine learning algorithm. </w:t>
      </w:r>
    </w:p>
    <w:p w14:paraId="75999F6F" w14:textId="40F08996" w:rsidR="009C2102" w:rsidRDefault="009C2102" w:rsidP="009C2102">
      <w:pPr>
        <w:pStyle w:val="PargrafodaLista"/>
        <w:numPr>
          <w:ilvl w:val="0"/>
          <w:numId w:val="35"/>
        </w:numPr>
        <w:rPr>
          <w:lang w:val="en-US"/>
        </w:rPr>
      </w:pPr>
      <w:r w:rsidRPr="00E408D4">
        <w:rPr>
          <w:u w:val="single"/>
          <w:lang w:val="en-US"/>
        </w:rPr>
        <w:t>Training</w:t>
      </w:r>
      <w:r>
        <w:rPr>
          <w:lang w:val="en-US"/>
        </w:rPr>
        <w:t xml:space="preserve"> – Training is where the data prepared on step 3 is feed to the algorithm. A set of inputs correspond to a set of output</w:t>
      </w:r>
      <w:ins w:id="701" w:author="Fátima Rodrigues" w:date="2021-02-12T10:25:00Z">
        <w:r w:rsidR="00EB453C">
          <w:rPr>
            <w:lang w:val="en-US"/>
          </w:rPr>
          <w:t>s</w:t>
        </w:r>
      </w:ins>
      <w:r>
        <w:rPr>
          <w:lang w:val="en-US"/>
        </w:rPr>
        <w:t xml:space="preserve"> that are understood by the algorithm for future classifications/predictions.</w:t>
      </w:r>
    </w:p>
    <w:p w14:paraId="346C167D" w14:textId="03545618" w:rsidR="009C2102" w:rsidRDefault="009C2102" w:rsidP="009C2102">
      <w:pPr>
        <w:pStyle w:val="PargrafodaLista"/>
        <w:numPr>
          <w:ilvl w:val="0"/>
          <w:numId w:val="35"/>
        </w:numPr>
        <w:rPr>
          <w:lang w:val="en-US"/>
        </w:rPr>
      </w:pPr>
      <w:r w:rsidRPr="00E408D4">
        <w:rPr>
          <w:u w:val="single"/>
          <w:lang w:val="en-US"/>
        </w:rPr>
        <w:t>Evaluation/Validation</w:t>
      </w:r>
      <w:r>
        <w:rPr>
          <w:lang w:val="en-US"/>
        </w:rPr>
        <w:t xml:space="preserve"> – Happens after the training step. It is where the model obtained in step 4 is validated in terms of accuracy, </w:t>
      </w:r>
      <w:proofErr w:type="gramStart"/>
      <w:r>
        <w:rPr>
          <w:lang w:val="en-US"/>
        </w:rPr>
        <w:t>correctness</w:t>
      </w:r>
      <w:proofErr w:type="gramEnd"/>
      <w:r>
        <w:rPr>
          <w:lang w:val="en-US"/>
        </w:rPr>
        <w:t xml:space="preserve"> and prediction. A bad result achieved in this step should require </w:t>
      </w:r>
      <w:del w:id="702" w:author="Fátima Rodrigues" w:date="2021-02-12T10:27:00Z">
        <w:r w:rsidDel="00EB453C">
          <w:rPr>
            <w:lang w:val="en-US"/>
          </w:rPr>
          <w:delText xml:space="preserve">rework </w:delText>
        </w:r>
      </w:del>
      <w:ins w:id="703" w:author="Fátima Rodrigues" w:date="2021-02-12T10:27:00Z">
        <w:r w:rsidR="00EB453C">
          <w:rPr>
            <w:lang w:val="en-US"/>
          </w:rPr>
          <w:t xml:space="preserve">repetition </w:t>
        </w:r>
      </w:ins>
      <w:r>
        <w:rPr>
          <w:lang w:val="en-US"/>
        </w:rPr>
        <w:t>of previous steps.</w:t>
      </w:r>
    </w:p>
    <w:p w14:paraId="287A8DC3" w14:textId="6EC0596F" w:rsidR="009C2102" w:rsidRDefault="009C2102" w:rsidP="009C2102">
      <w:pPr>
        <w:pStyle w:val="PargrafodaLista"/>
        <w:numPr>
          <w:ilvl w:val="0"/>
          <w:numId w:val="35"/>
        </w:numPr>
        <w:rPr>
          <w:lang w:val="en-US"/>
        </w:rPr>
      </w:pPr>
      <w:r w:rsidRPr="00E408D4">
        <w:rPr>
          <w:u w:val="single"/>
          <w:lang w:val="en-US"/>
        </w:rPr>
        <w:t>Task Orchestration</w:t>
      </w:r>
      <w:r>
        <w:rPr>
          <w:lang w:val="en-US"/>
        </w:rPr>
        <w:t xml:space="preserve"> – Non mandatory step of a machine learning algorithm. It facilitates the training, </w:t>
      </w:r>
      <w:proofErr w:type="gramStart"/>
      <w:r>
        <w:rPr>
          <w:lang w:val="en-US"/>
        </w:rPr>
        <w:t>validation</w:t>
      </w:r>
      <w:proofErr w:type="gramEnd"/>
      <w:r>
        <w:rPr>
          <w:lang w:val="en-US"/>
        </w:rPr>
        <w:t xml:space="preserve"> and data consumption of big datasets, by scheduling </w:t>
      </w:r>
      <w:r w:rsidR="00E408D4">
        <w:rPr>
          <w:lang w:val="en-US"/>
        </w:rPr>
        <w:t>training times. When used, it is usually associated to a cloud provider, like AWS, Azure or Google Cloud Platform.</w:t>
      </w:r>
    </w:p>
    <w:p w14:paraId="6433D6EE" w14:textId="047A2628" w:rsidR="00E408D4" w:rsidRDefault="00E408D4" w:rsidP="009C2102">
      <w:pPr>
        <w:pStyle w:val="PargrafodaLista"/>
        <w:numPr>
          <w:ilvl w:val="0"/>
          <w:numId w:val="35"/>
        </w:numPr>
        <w:rPr>
          <w:lang w:val="en-US"/>
        </w:rPr>
      </w:pPr>
      <w:r w:rsidRPr="00E408D4">
        <w:rPr>
          <w:u w:val="single"/>
          <w:lang w:val="en-US"/>
        </w:rPr>
        <w:t>Prediction</w:t>
      </w:r>
      <w:r>
        <w:rPr>
          <w:lang w:val="en-US"/>
        </w:rPr>
        <w:t xml:space="preserve"> – Classify an input based on the previous training. In this work, prediction is used to classify any new music and obtain an output, the corresponding music genre.</w:t>
      </w:r>
    </w:p>
    <w:p w14:paraId="6C4E562C" w14:textId="3EB7AFEA" w:rsidR="00E408D4" w:rsidRDefault="00E408D4" w:rsidP="009C2102">
      <w:pPr>
        <w:pStyle w:val="PargrafodaLista"/>
        <w:numPr>
          <w:ilvl w:val="0"/>
          <w:numId w:val="35"/>
        </w:numPr>
        <w:rPr>
          <w:lang w:val="en-US"/>
        </w:rPr>
      </w:pPr>
      <w:r w:rsidRPr="00E408D4">
        <w:rPr>
          <w:u w:val="single"/>
          <w:lang w:val="en-US"/>
        </w:rPr>
        <w:t>Infrastructure</w:t>
      </w:r>
      <w:r>
        <w:rPr>
          <w:lang w:val="en-US"/>
        </w:rPr>
        <w:t xml:space="preserve"> – The underlying hardware required to run the solution. This might be achieved by using proprietary hardware or using cloud providers.</w:t>
      </w:r>
    </w:p>
    <w:p w14:paraId="27E48B09" w14:textId="77777777" w:rsidR="00E408D4" w:rsidRPr="00E408D4" w:rsidRDefault="00E408D4" w:rsidP="00E408D4">
      <w:pPr>
        <w:ind w:left="360"/>
        <w:rPr>
          <w:lang w:val="en-US"/>
        </w:rPr>
      </w:pPr>
    </w:p>
    <w:p w14:paraId="4C6B19CB" w14:textId="77777777" w:rsidR="00A31F44" w:rsidRDefault="00A31F44" w:rsidP="00A31F44">
      <w:pPr>
        <w:keepNext/>
        <w:jc w:val="center"/>
      </w:pPr>
      <w:r>
        <w:rPr>
          <w:noProof/>
          <w:lang w:val="en-US"/>
        </w:rPr>
        <w:lastRenderedPageBreak/>
        <w:drawing>
          <wp:inline distT="0" distB="0" distL="0" distR="0" wp14:anchorId="66A4BC94" wp14:editId="4FB10BB5">
            <wp:extent cx="4464279" cy="5023108"/>
            <wp:effectExtent l="0" t="0" r="0" b="635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64279" cy="5023108"/>
                    </a:xfrm>
                    <a:prstGeom prst="rect">
                      <a:avLst/>
                    </a:prstGeom>
                  </pic:spPr>
                </pic:pic>
              </a:graphicData>
            </a:graphic>
          </wp:inline>
        </w:drawing>
      </w:r>
    </w:p>
    <w:p w14:paraId="3C19ADFE" w14:textId="76588D40" w:rsidR="00A31F44" w:rsidRPr="00A31F44" w:rsidRDefault="00A31F44" w:rsidP="00A31F44">
      <w:pPr>
        <w:pStyle w:val="Legenda"/>
        <w:rPr>
          <w:lang w:val="en-US"/>
        </w:rPr>
      </w:pPr>
      <w:bookmarkStart w:id="704" w:name="_Toc64809199"/>
      <w:r>
        <w:t xml:space="preserve">Figure </w:t>
      </w:r>
      <w:r>
        <w:fldChar w:fldCharType="begin"/>
      </w:r>
      <w:r>
        <w:instrText xml:space="preserve"> SEQ Figure \* ARABIC </w:instrText>
      </w:r>
      <w:r>
        <w:fldChar w:fldCharType="separate"/>
      </w:r>
      <w:r w:rsidR="00B91823">
        <w:rPr>
          <w:noProof/>
        </w:rPr>
        <w:t>5</w:t>
      </w:r>
      <w:r>
        <w:fldChar w:fldCharType="end"/>
      </w:r>
      <w:r>
        <w:t xml:space="preserve"> - Basic Machine Learning System Architecture</w:t>
      </w:r>
      <w:bookmarkEnd w:id="704"/>
    </w:p>
    <w:p w14:paraId="6ACB59AC" w14:textId="1A2E2CA5" w:rsidR="00E408D4" w:rsidRDefault="004614AE">
      <w:pPr>
        <w:pStyle w:val="Ttulo3"/>
        <w:rPr>
          <w:lang w:val="en-US"/>
        </w:rPr>
      </w:pPr>
      <w:bookmarkStart w:id="705" w:name="_Toc64809227"/>
      <w:r w:rsidRPr="00E408D4">
        <w:rPr>
          <w:lang w:val="en-US"/>
        </w:rPr>
        <w:t>Benefits</w:t>
      </w:r>
      <w:r w:rsidR="00E408D4" w:rsidRPr="00E408D4">
        <w:rPr>
          <w:lang w:val="en-US"/>
        </w:rPr>
        <w:t xml:space="preserve"> and common use c</w:t>
      </w:r>
      <w:r w:rsidR="00E408D4">
        <w:rPr>
          <w:lang w:val="en-US"/>
        </w:rPr>
        <w:t>ases</w:t>
      </w:r>
      <w:bookmarkEnd w:id="705"/>
    </w:p>
    <w:p w14:paraId="787367EA" w14:textId="3CEFD79B" w:rsidR="001C600C" w:rsidRDefault="001C600C" w:rsidP="001C600C">
      <w:pPr>
        <w:rPr>
          <w:lang w:val="en-US"/>
        </w:rPr>
      </w:pPr>
      <w:r>
        <w:rPr>
          <w:lang w:val="en-US"/>
        </w:rPr>
        <w:t xml:space="preserve">Machine learning gained attention in recent </w:t>
      </w:r>
      <w:proofErr w:type="gramStart"/>
      <w:r>
        <w:rPr>
          <w:lang w:val="en-US"/>
        </w:rPr>
        <w:t>years</w:t>
      </w:r>
      <w:ins w:id="706" w:author="Fátima Rodrigues" w:date="2021-02-12T10:35:00Z">
        <w:r w:rsidR="00FB327D">
          <w:rPr>
            <w:lang w:val="en-US"/>
          </w:rPr>
          <w:t>,</w:t>
        </w:r>
      </w:ins>
      <w:r>
        <w:rPr>
          <w:lang w:val="en-US"/>
        </w:rPr>
        <w:t xml:space="preserve"> because</w:t>
      </w:r>
      <w:proofErr w:type="gramEnd"/>
      <w:r>
        <w:rPr>
          <w:lang w:val="en-US"/>
        </w:rPr>
        <w:t xml:space="preserve"> </w:t>
      </w:r>
      <w:r w:rsidR="00A26C34">
        <w:rPr>
          <w:lang w:val="en-US"/>
        </w:rPr>
        <w:t xml:space="preserve">problems stated in the past, </w:t>
      </w:r>
      <w:r w:rsidR="00FB327D">
        <w:rPr>
          <w:lang w:val="en-US"/>
        </w:rPr>
        <w:t xml:space="preserve">are </w:t>
      </w:r>
      <w:r w:rsidR="00A26C34">
        <w:rPr>
          <w:lang w:val="en-US"/>
        </w:rPr>
        <w:t xml:space="preserve">now </w:t>
      </w:r>
      <w:r w:rsidR="00FB327D">
        <w:rPr>
          <w:lang w:val="en-US"/>
        </w:rPr>
        <w:t>solved due to the</w:t>
      </w:r>
      <w:r w:rsidR="00A26C34">
        <w:rPr>
          <w:lang w:val="en-US"/>
        </w:rPr>
        <w:t xml:space="preserve"> actual hardware capacity to solve them in useful time.</w:t>
      </w:r>
    </w:p>
    <w:p w14:paraId="3EC17B66" w14:textId="77777777" w:rsidR="001C600C" w:rsidRDefault="001C600C" w:rsidP="001C600C">
      <w:pPr>
        <w:rPr>
          <w:lang w:val="en-US"/>
        </w:rPr>
      </w:pPr>
      <w:r>
        <w:rPr>
          <w:lang w:val="en-US"/>
        </w:rPr>
        <w:t xml:space="preserve">It is </w:t>
      </w:r>
      <w:proofErr w:type="gramStart"/>
      <w:r>
        <w:rPr>
          <w:lang w:val="en-US"/>
        </w:rPr>
        <w:t>a fairly accepted</w:t>
      </w:r>
      <w:proofErr w:type="gramEnd"/>
      <w:r>
        <w:rPr>
          <w:lang w:val="en-US"/>
        </w:rPr>
        <w:t xml:space="preserve"> statement that machine learning is capable of performing some tasks better than humans, and that is the single reason why there is an increased interest in building solutions </w:t>
      </w:r>
      <w:r w:rsidR="00E8243A">
        <w:rPr>
          <w:lang w:val="en-US"/>
        </w:rPr>
        <w:t>from this subfield of computer science.</w:t>
      </w:r>
    </w:p>
    <w:p w14:paraId="7382645E" w14:textId="57B9BA51" w:rsidR="00E8243A" w:rsidRDefault="00E8243A" w:rsidP="001C600C">
      <w:pPr>
        <w:rPr>
          <w:lang w:val="en-US"/>
        </w:rPr>
      </w:pPr>
      <w:r>
        <w:rPr>
          <w:lang w:val="en-US"/>
        </w:rPr>
        <w:t>Some common use cases are spam detection, real time business decision making, creation of financial models, stock market prediction, amongst others (</w:t>
      </w:r>
      <w:r w:rsidRPr="00E8243A">
        <w:rPr>
          <w:lang w:val="en-US"/>
        </w:rPr>
        <w:t>Nikhil Gupta, 2017</w:t>
      </w:r>
      <w:r>
        <w:rPr>
          <w:lang w:val="en-US"/>
        </w:rPr>
        <w:t>).</w:t>
      </w:r>
    </w:p>
    <w:p w14:paraId="0926001E" w14:textId="77777777" w:rsidR="00FA7F45" w:rsidRDefault="00FA7F45" w:rsidP="00FA7F45">
      <w:pPr>
        <w:rPr>
          <w:lang w:val="en-US"/>
        </w:rPr>
      </w:pPr>
      <w:r w:rsidRPr="00FA7F45">
        <w:rPr>
          <w:lang w:val="en-US"/>
        </w:rPr>
        <w:t>Not so explored is music genre classification, though in recent years,</w:t>
      </w:r>
      <w:r>
        <w:rPr>
          <w:lang w:val="en-US"/>
        </w:rPr>
        <w:t xml:space="preserve"> </w:t>
      </w:r>
      <w:r w:rsidRPr="00FA7F45">
        <w:rPr>
          <w:lang w:val="en-US"/>
        </w:rPr>
        <w:t xml:space="preserve">some developments have been occurred. Chapter 4 focus on providing more case studies related to the </w:t>
      </w:r>
      <w:proofErr w:type="gramStart"/>
      <w:r w:rsidRPr="00FA7F45">
        <w:rPr>
          <w:lang w:val="en-US"/>
        </w:rPr>
        <w:t>current status</w:t>
      </w:r>
      <w:proofErr w:type="gramEnd"/>
      <w:r w:rsidRPr="00FA7F45">
        <w:rPr>
          <w:lang w:val="en-US"/>
        </w:rPr>
        <w:t xml:space="preserve"> of music genre classification.</w:t>
      </w:r>
    </w:p>
    <w:p w14:paraId="3FCE5698" w14:textId="029E065B" w:rsidR="004614AE" w:rsidRDefault="004614AE">
      <w:pPr>
        <w:pStyle w:val="Ttulo3"/>
        <w:rPr>
          <w:lang w:val="pt-PT"/>
        </w:rPr>
      </w:pPr>
      <w:bookmarkStart w:id="707" w:name="_Toc64200390"/>
      <w:bookmarkStart w:id="708" w:name="_Toc64200391"/>
      <w:bookmarkStart w:id="709" w:name="_Toc64809228"/>
      <w:bookmarkEnd w:id="707"/>
      <w:bookmarkEnd w:id="708"/>
      <w:r>
        <w:rPr>
          <w:lang w:val="pt-PT"/>
        </w:rPr>
        <w:lastRenderedPageBreak/>
        <w:t>Attention points</w:t>
      </w:r>
      <w:bookmarkEnd w:id="709"/>
    </w:p>
    <w:p w14:paraId="7EDA3AA6" w14:textId="1F65860B" w:rsidR="00E8243A" w:rsidRDefault="00E8243A" w:rsidP="00E8243A">
      <w:pPr>
        <w:rPr>
          <w:lang w:val="en-US"/>
        </w:rPr>
      </w:pPr>
      <w:r w:rsidRPr="00E8243A">
        <w:rPr>
          <w:lang w:val="en-US"/>
        </w:rPr>
        <w:t>Despite growing usage of m</w:t>
      </w:r>
      <w:r>
        <w:rPr>
          <w:lang w:val="en-US"/>
        </w:rPr>
        <w:t xml:space="preserve">achine learning related technologies, one big attention point to have in consideration is related to </w:t>
      </w:r>
      <w:r w:rsidR="00FF74AE">
        <w:rPr>
          <w:lang w:val="en-US"/>
        </w:rPr>
        <w:t>data generation</w:t>
      </w:r>
      <w:r>
        <w:rPr>
          <w:lang w:val="en-US"/>
        </w:rPr>
        <w:t>.</w:t>
      </w:r>
    </w:p>
    <w:p w14:paraId="7E8286D0" w14:textId="789D31DE" w:rsidR="00E8243A" w:rsidRDefault="00E8243A" w:rsidP="00E8243A">
      <w:pPr>
        <w:rPr>
          <w:lang w:val="en-US"/>
        </w:rPr>
      </w:pPr>
      <w:proofErr w:type="gramStart"/>
      <w:r>
        <w:rPr>
          <w:lang w:val="en-US"/>
        </w:rPr>
        <w:t>In order for</w:t>
      </w:r>
      <w:proofErr w:type="gramEnd"/>
      <w:r>
        <w:rPr>
          <w:lang w:val="en-US"/>
        </w:rPr>
        <w:t xml:space="preserve"> a model to work correctly and achieve desirable results, the collection of good data to perform the task is an imperative step to achieve in first place.</w:t>
      </w:r>
    </w:p>
    <w:p w14:paraId="31A99605" w14:textId="6548078B" w:rsidR="00E8243A" w:rsidRDefault="00E8243A" w:rsidP="00E8243A">
      <w:pPr>
        <w:rPr>
          <w:lang w:val="en-US"/>
        </w:rPr>
      </w:pPr>
      <w:r>
        <w:rPr>
          <w:lang w:val="en-US"/>
        </w:rPr>
        <w:t xml:space="preserve">Without a good training </w:t>
      </w:r>
      <w:proofErr w:type="gramStart"/>
      <w:r>
        <w:rPr>
          <w:lang w:val="en-US"/>
        </w:rPr>
        <w:t>dataset</w:t>
      </w:r>
      <w:proofErr w:type="gramEnd"/>
      <w:r>
        <w:rPr>
          <w:lang w:val="en-US"/>
        </w:rPr>
        <w:t xml:space="preserve"> the work is compromised from the beginning.</w:t>
      </w:r>
    </w:p>
    <w:p w14:paraId="3F9C2BC5" w14:textId="5236C490" w:rsidR="00E8243A" w:rsidRPr="00E8243A" w:rsidRDefault="00E8243A" w:rsidP="00E8243A">
      <w:pPr>
        <w:rPr>
          <w:lang w:val="en-US"/>
        </w:rPr>
      </w:pPr>
      <w:r>
        <w:rPr>
          <w:lang w:val="en-US"/>
        </w:rPr>
        <w:t>For this work, several dataset</w:t>
      </w:r>
      <w:r w:rsidR="00F16197">
        <w:rPr>
          <w:lang w:val="en-US"/>
        </w:rPr>
        <w:t>s</w:t>
      </w:r>
      <w:r>
        <w:rPr>
          <w:lang w:val="en-US"/>
        </w:rPr>
        <w:t xml:space="preserve"> are considered. </w:t>
      </w:r>
      <w:r w:rsidR="00463876">
        <w:rPr>
          <w:lang w:val="en-US"/>
        </w:rPr>
        <w:t>The GTZAN</w:t>
      </w:r>
      <w:ins w:id="710" w:author="Fátima Rodrigues" w:date="2021-02-12T10:52:00Z">
        <w:r w:rsidR="00FF74AE">
          <w:rPr>
            <w:lang w:val="en-US"/>
          </w:rPr>
          <w:t xml:space="preserve"> [</w:t>
        </w:r>
        <w:proofErr w:type="spellStart"/>
        <w:r w:rsidR="00FF74AE">
          <w:rPr>
            <w:lang w:val="en-US"/>
          </w:rPr>
          <w:t>referenciar</w:t>
        </w:r>
        <w:proofErr w:type="spellEnd"/>
        <w:r w:rsidR="00FF74AE">
          <w:rPr>
            <w:lang w:val="en-US"/>
          </w:rPr>
          <w:t>]</w:t>
        </w:r>
      </w:ins>
      <w:r w:rsidR="00463876">
        <w:rPr>
          <w:lang w:val="en-US"/>
        </w:rPr>
        <w:t xml:space="preserve"> and A Million Song</w:t>
      </w:r>
      <w:ins w:id="711" w:author="Fátima Rodrigues" w:date="2021-02-12T10:52:00Z">
        <w:r w:rsidR="00FF74AE">
          <w:rPr>
            <w:lang w:val="en-US"/>
          </w:rPr>
          <w:t xml:space="preserve"> [</w:t>
        </w:r>
        <w:proofErr w:type="spellStart"/>
        <w:proofErr w:type="gramStart"/>
        <w:r w:rsidR="00FF74AE">
          <w:rPr>
            <w:lang w:val="en-US"/>
          </w:rPr>
          <w:t>referenciar</w:t>
        </w:r>
        <w:proofErr w:type="spellEnd"/>
        <w:r w:rsidR="00FF74AE">
          <w:rPr>
            <w:lang w:val="en-US"/>
          </w:rPr>
          <w:t xml:space="preserve">] </w:t>
        </w:r>
      </w:ins>
      <w:r w:rsidR="00463876">
        <w:rPr>
          <w:lang w:val="en-US"/>
        </w:rPr>
        <w:t xml:space="preserve"> datasets</w:t>
      </w:r>
      <w:proofErr w:type="gramEnd"/>
      <w:r w:rsidR="00463876">
        <w:rPr>
          <w:lang w:val="en-US"/>
        </w:rPr>
        <w:t xml:space="preserve"> are amongst the possibilities to be used as </w:t>
      </w:r>
      <w:r w:rsidR="00FF74AE">
        <w:rPr>
          <w:lang w:val="en-US"/>
        </w:rPr>
        <w:t xml:space="preserve">in the </w:t>
      </w:r>
      <w:r w:rsidR="00463876">
        <w:rPr>
          <w:lang w:val="en-US"/>
        </w:rPr>
        <w:t xml:space="preserve">Data Generation and Data Collection steps of the machine learning system pipeline. Chapter 5 provides details about the design of the solution, and Chapter 7 focus on the solution. </w:t>
      </w:r>
    </w:p>
    <w:p w14:paraId="718060C9" w14:textId="02A81D78" w:rsidR="008516C8" w:rsidRPr="00D052E8" w:rsidRDefault="004614AE">
      <w:pPr>
        <w:pStyle w:val="Ttulo2"/>
        <w:rPr>
          <w:rPrChange w:id="712" w:author="Gustavo Moreira" w:date="2021-02-20T17:30:00Z">
            <w:rPr>
              <w:lang w:val="pt-PT"/>
            </w:rPr>
          </w:rPrChange>
        </w:rPr>
      </w:pPr>
      <w:bookmarkStart w:id="713" w:name="_Toc64809229"/>
      <w:r w:rsidRPr="00D052E8">
        <w:rPr>
          <w:rPrChange w:id="714" w:author="Gustavo Moreira" w:date="2021-02-20T17:30:00Z">
            <w:rPr>
              <w:lang w:val="pt-PT"/>
            </w:rPr>
          </w:rPrChange>
        </w:rPr>
        <w:t>Deep Learning</w:t>
      </w:r>
      <w:bookmarkEnd w:id="713"/>
    </w:p>
    <w:p w14:paraId="067F2CD6" w14:textId="05E9905E" w:rsidR="00F16197" w:rsidRDefault="00F16197" w:rsidP="00F16197">
      <w:pPr>
        <w:rPr>
          <w:lang w:val="en-US"/>
        </w:rPr>
      </w:pPr>
      <w:r w:rsidRPr="00F16197">
        <w:rPr>
          <w:lang w:val="en-US"/>
        </w:rPr>
        <w:t>Deep learning is a s</w:t>
      </w:r>
      <w:r>
        <w:rPr>
          <w:lang w:val="en-US"/>
        </w:rPr>
        <w:t>ubtype of Machine Learning</w:t>
      </w:r>
      <w:r w:rsidR="00BD061A">
        <w:rPr>
          <w:lang w:val="en-US"/>
        </w:rPr>
        <w:t xml:space="preserve"> </w:t>
      </w:r>
      <w:r>
        <w:rPr>
          <w:lang w:val="en-US"/>
        </w:rPr>
        <w:t xml:space="preserve">and is inspired in the </w:t>
      </w:r>
      <w:r w:rsidR="009C3A91">
        <w:rPr>
          <w:lang w:val="en-US"/>
        </w:rPr>
        <w:t>human brain structure</w:t>
      </w:r>
      <w:r>
        <w:rPr>
          <w:lang w:val="en-US"/>
        </w:rPr>
        <w:t xml:space="preserve">. Deep learning algorithms attempt </w:t>
      </w:r>
      <w:r w:rsidR="00BD061A">
        <w:rPr>
          <w:lang w:val="en-US"/>
        </w:rPr>
        <w:t>to mimic similar conclusions as humans would by continually analyzing data with a given logical structure (</w:t>
      </w:r>
      <w:r w:rsidR="00BD061A" w:rsidRPr="00BD061A">
        <w:rPr>
          <w:lang w:val="en-US"/>
        </w:rPr>
        <w:t xml:space="preserve">Artem </w:t>
      </w:r>
      <w:proofErr w:type="spellStart"/>
      <w:r w:rsidR="00BD061A" w:rsidRPr="00BD061A">
        <w:rPr>
          <w:lang w:val="en-US"/>
        </w:rPr>
        <w:t>Oppermann</w:t>
      </w:r>
      <w:proofErr w:type="spellEnd"/>
      <w:r w:rsidR="00BD061A" w:rsidRPr="00BD061A">
        <w:rPr>
          <w:lang w:val="en-US"/>
        </w:rPr>
        <w:t>, 2019</w:t>
      </w:r>
      <w:r w:rsidR="00BD061A">
        <w:rPr>
          <w:lang w:val="en-US"/>
        </w:rPr>
        <w:t xml:space="preserve">). </w:t>
      </w:r>
    </w:p>
    <w:p w14:paraId="3707E4B2" w14:textId="7304E708" w:rsidR="00BD061A" w:rsidRDefault="00BD061A" w:rsidP="00F16197">
      <w:pPr>
        <w:rPr>
          <w:lang w:val="en-US"/>
        </w:rPr>
      </w:pPr>
      <w:r>
        <w:rPr>
          <w:lang w:val="en-US"/>
        </w:rPr>
        <w:t>The above behavior is achieved by using a multi-layered structure of algorithms typically called neural networks.</w:t>
      </w:r>
    </w:p>
    <w:p w14:paraId="1E202168" w14:textId="23303CF6" w:rsidR="00BD061A" w:rsidRDefault="009C3A91" w:rsidP="00F16197">
      <w:pPr>
        <w:rPr>
          <w:lang w:val="en-US"/>
        </w:rPr>
      </w:pPr>
      <w:r w:rsidRPr="009C3A91">
        <w:rPr>
          <w:lang w:val="en-US"/>
        </w:rPr>
        <w:t>A neural network owes its name from its comparison to a human brain</w:t>
      </w:r>
      <w:r w:rsidR="00BD061A">
        <w:rPr>
          <w:lang w:val="en-US"/>
        </w:rPr>
        <w:t xml:space="preserve">. Just as the brain </w:t>
      </w:r>
      <w:r>
        <w:rPr>
          <w:lang w:val="en-US"/>
        </w:rPr>
        <w:t>recognizes</w:t>
      </w:r>
      <w:r w:rsidR="00BD061A">
        <w:rPr>
          <w:lang w:val="en-US"/>
        </w:rPr>
        <w:t xml:space="preserve"> patterns and classifies different types o</w:t>
      </w:r>
      <w:r>
        <w:rPr>
          <w:lang w:val="en-US"/>
        </w:rPr>
        <w:t>f</w:t>
      </w:r>
      <w:r w:rsidR="00BD061A">
        <w:rPr>
          <w:lang w:val="en-US"/>
        </w:rPr>
        <w:t xml:space="preserve"> information based on what is capable of process, neural networks can be taught to perform the same task given a pre-determined set of data (Artem </w:t>
      </w:r>
      <w:proofErr w:type="spellStart"/>
      <w:r w:rsidR="00BD061A">
        <w:rPr>
          <w:lang w:val="en-US"/>
        </w:rPr>
        <w:t>Oppermann</w:t>
      </w:r>
      <w:proofErr w:type="spellEnd"/>
      <w:r w:rsidR="00BD061A">
        <w:rPr>
          <w:lang w:val="en-US"/>
        </w:rPr>
        <w:t>, 2019).</w:t>
      </w:r>
      <w:r w:rsidR="00BD061A">
        <w:rPr>
          <w:lang w:val="en-US"/>
        </w:rPr>
        <w:br/>
        <w:t xml:space="preserve">Figure 6 represents a typical neural network used in deep learning algorithms. </w:t>
      </w:r>
      <w:r w:rsidR="00AA779D">
        <w:rPr>
          <w:lang w:val="en-US"/>
        </w:rPr>
        <w:t xml:space="preserve">X </w:t>
      </w:r>
      <w:proofErr w:type="gramStart"/>
      <w:r w:rsidR="00AA779D">
        <w:rPr>
          <w:lang w:val="en-US"/>
        </w:rPr>
        <w:t>vector</w:t>
      </w:r>
      <w:proofErr w:type="gramEnd"/>
      <w:r w:rsidR="00AA779D">
        <w:rPr>
          <w:lang w:val="en-US"/>
        </w:rPr>
        <w:t xml:space="preserve"> represent the input</w:t>
      </w:r>
      <w:r w:rsidR="00FF74AE">
        <w:rPr>
          <w:lang w:val="en-US"/>
        </w:rPr>
        <w:t>s</w:t>
      </w:r>
      <w:r w:rsidR="00AA779D">
        <w:rPr>
          <w:lang w:val="en-US"/>
        </w:rPr>
        <w:t>, and Y vector represent the outputs.</w:t>
      </w:r>
    </w:p>
    <w:p w14:paraId="656C1A7C" w14:textId="1473C035" w:rsidR="00AA779D" w:rsidRDefault="00AA779D" w:rsidP="00F16197">
      <w:pPr>
        <w:rPr>
          <w:lang w:val="en-US"/>
        </w:rPr>
      </w:pPr>
      <w:r>
        <w:rPr>
          <w:lang w:val="en-US"/>
        </w:rPr>
        <w:t>W1, W2, W3 and W4 represent the weights associated within each layer, which are thereby represented by H1 Vector, H2 Vector and H3 Vector.</w:t>
      </w:r>
    </w:p>
    <w:p w14:paraId="3F9E4F01" w14:textId="77777777" w:rsidR="00BD061A" w:rsidRDefault="00BD061A" w:rsidP="00BD061A">
      <w:pPr>
        <w:keepNext/>
        <w:jc w:val="center"/>
      </w:pPr>
      <w:r>
        <w:rPr>
          <w:noProof/>
          <w:lang w:val="en-US"/>
        </w:rPr>
        <w:lastRenderedPageBreak/>
        <w:drawing>
          <wp:inline distT="0" distB="0" distL="0" distR="0" wp14:anchorId="5767B5F1" wp14:editId="5735DAC8">
            <wp:extent cx="5363845" cy="2186940"/>
            <wp:effectExtent l="0" t="0" r="8255" b="381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363845" cy="2186940"/>
                    </a:xfrm>
                    <a:prstGeom prst="rect">
                      <a:avLst/>
                    </a:prstGeom>
                  </pic:spPr>
                </pic:pic>
              </a:graphicData>
            </a:graphic>
          </wp:inline>
        </w:drawing>
      </w:r>
    </w:p>
    <w:p w14:paraId="51F42A8A" w14:textId="57D40688" w:rsidR="00BD061A" w:rsidRDefault="00BD061A" w:rsidP="00BD061A">
      <w:pPr>
        <w:pStyle w:val="Legenda"/>
      </w:pPr>
      <w:bookmarkStart w:id="715" w:name="_Toc64809200"/>
      <w:r>
        <w:t xml:space="preserve">Figure </w:t>
      </w:r>
      <w:r>
        <w:fldChar w:fldCharType="begin"/>
      </w:r>
      <w:r>
        <w:instrText xml:space="preserve"> SEQ Figure \* ARABIC </w:instrText>
      </w:r>
      <w:r>
        <w:fldChar w:fldCharType="separate"/>
      </w:r>
      <w:r w:rsidR="00B91823">
        <w:rPr>
          <w:noProof/>
        </w:rPr>
        <w:t>6</w:t>
      </w:r>
      <w:r>
        <w:fldChar w:fldCharType="end"/>
      </w:r>
      <w:r>
        <w:t xml:space="preserve"> - Typical architecture of an artificial neural network</w:t>
      </w:r>
      <w:bookmarkEnd w:id="715"/>
    </w:p>
    <w:p w14:paraId="49B87C88" w14:textId="458E42E6" w:rsidR="00AA779D" w:rsidRDefault="00AA779D" w:rsidP="00AA779D">
      <w:pPr>
        <w:rPr>
          <w:lang w:val="en-US"/>
        </w:rPr>
      </w:pPr>
    </w:p>
    <w:p w14:paraId="7DA9550E" w14:textId="43A8830A" w:rsidR="00AA779D" w:rsidRPr="00335EB4" w:rsidRDefault="00AA779D" w:rsidP="00AA779D">
      <w:pPr>
        <w:rPr>
          <w:b/>
          <w:bCs/>
          <w:lang w:val="en-US"/>
        </w:rPr>
      </w:pPr>
      <w:r w:rsidRPr="00335EB4">
        <w:rPr>
          <w:b/>
          <w:bCs/>
          <w:lang w:val="en-US"/>
        </w:rPr>
        <w:t>Feature Extraction</w:t>
      </w:r>
    </w:p>
    <w:p w14:paraId="32B7DCBB" w14:textId="43B272A8" w:rsidR="00335EB4" w:rsidRDefault="00335EB4" w:rsidP="00AA779D">
      <w:pPr>
        <w:rPr>
          <w:lang w:val="en-US"/>
        </w:rPr>
      </w:pPr>
      <w:r>
        <w:rPr>
          <w:lang w:val="en-US"/>
        </w:rPr>
        <w:t>A common machine learning algorithm requires manual feature extraction.</w:t>
      </w:r>
    </w:p>
    <w:p w14:paraId="2FE5742B" w14:textId="3BF60381" w:rsidR="00335EB4" w:rsidRDefault="00335EB4" w:rsidP="00AA779D">
      <w:pPr>
        <w:rPr>
          <w:lang w:val="en-US"/>
        </w:rPr>
      </w:pPr>
      <w:r>
        <w:rPr>
          <w:lang w:val="en-US"/>
        </w:rPr>
        <w:t>Feature extraction is a term used to represent a pre-processing step that is required to be done manually to raw data so that later a machine learning algorithm can perform classification or regression tasks on the pre-processed data.</w:t>
      </w:r>
    </w:p>
    <w:p w14:paraId="67F132BE" w14:textId="3C399D56" w:rsidR="00335EB4" w:rsidRDefault="00335EB4" w:rsidP="00AA779D">
      <w:pPr>
        <w:rPr>
          <w:lang w:val="en-US"/>
        </w:rPr>
      </w:pPr>
      <w:r>
        <w:rPr>
          <w:lang w:val="en-US"/>
        </w:rPr>
        <w:t xml:space="preserve">Feature extraction is usually quite complex and requires detailed knowledge of the problem domain. This pre-processing layer should be adapted and refined several times before achieving optimal results </w:t>
      </w:r>
      <w:r w:rsidRPr="00335EB4">
        <w:rPr>
          <w:lang w:val="en-US"/>
        </w:rPr>
        <w:t>(Pier Ippolito, 2019)</w:t>
      </w:r>
      <w:r>
        <w:rPr>
          <w:lang w:val="en-US"/>
        </w:rPr>
        <w:t>.</w:t>
      </w:r>
    </w:p>
    <w:p w14:paraId="0955ADBC" w14:textId="3F4453BB" w:rsidR="00335EB4" w:rsidRDefault="00335EB4" w:rsidP="00AA779D">
      <w:pPr>
        <w:rPr>
          <w:lang w:val="en-US"/>
        </w:rPr>
      </w:pPr>
      <w:r>
        <w:rPr>
          <w:lang w:val="en-US"/>
        </w:rPr>
        <w:t>This is the big differentiation of deep learning and neural networks. With neural networks, the Feature Extraction step is not required. The neural networks layers implicitly learn how to process the raw data.</w:t>
      </w:r>
    </w:p>
    <w:p w14:paraId="5CC52BB7" w14:textId="0B41CC90" w:rsidR="009E30BA" w:rsidRDefault="00335EB4" w:rsidP="00AA779D">
      <w:pPr>
        <w:rPr>
          <w:lang w:val="en-US"/>
        </w:rPr>
      </w:pPr>
      <w:r>
        <w:rPr>
          <w:lang w:val="en-US"/>
        </w:rPr>
        <w:t>This statement can be easily explained with an example. A machine learning model that intends to classify if a given image represent</w:t>
      </w:r>
      <w:r w:rsidR="00323CC2">
        <w:rPr>
          <w:lang w:val="en-US"/>
        </w:rPr>
        <w:t>s</w:t>
      </w:r>
      <w:r>
        <w:rPr>
          <w:lang w:val="en-US"/>
        </w:rPr>
        <w:t xml:space="preserve"> a car or </w:t>
      </w:r>
      <w:r w:rsidR="00FF74AE">
        <w:rPr>
          <w:lang w:val="en-US"/>
        </w:rPr>
        <w:t>not</w:t>
      </w:r>
      <w:r>
        <w:rPr>
          <w:lang w:val="en-US"/>
        </w:rPr>
        <w:t xml:space="preserve">, feature extraction should be done manually. That is, the different features of a car, such as size, wheels, mirrors, colors should be extracted and feed into the algorithm as input data. On the other hand, with neural networks, the feature extraction step described becomes irrelevant, </w:t>
      </w:r>
      <w:r w:rsidR="009E30BA">
        <w:rPr>
          <w:lang w:val="en-US"/>
        </w:rPr>
        <w:t xml:space="preserve">as the </w:t>
      </w:r>
      <w:r w:rsidR="00FF74AE">
        <w:rPr>
          <w:lang w:val="en-US"/>
        </w:rPr>
        <w:t xml:space="preserve">neural network </w:t>
      </w:r>
      <w:r w:rsidR="009E30BA">
        <w:rPr>
          <w:lang w:val="en-US"/>
        </w:rPr>
        <w:t xml:space="preserve">recognizes unique features from the given input </w:t>
      </w:r>
      <w:r w:rsidR="00FF74AE">
        <w:rPr>
          <w:lang w:val="en-US"/>
        </w:rPr>
        <w:t xml:space="preserve">(images) </w:t>
      </w:r>
      <w:r w:rsidR="009E30BA">
        <w:rPr>
          <w:lang w:val="en-US"/>
        </w:rPr>
        <w:t>and makes correct predictions from there.</w:t>
      </w:r>
    </w:p>
    <w:p w14:paraId="4C37EB81" w14:textId="7E0B0EAB" w:rsidR="009E30BA" w:rsidRDefault="009E30BA" w:rsidP="00AA779D">
      <w:pPr>
        <w:rPr>
          <w:lang w:val="en-US"/>
        </w:rPr>
      </w:pPr>
      <w:r>
        <w:rPr>
          <w:lang w:val="en-US"/>
        </w:rPr>
        <w:t xml:space="preserve">At </w:t>
      </w:r>
      <w:r w:rsidR="00323CC2">
        <w:rPr>
          <w:lang w:val="en-US"/>
        </w:rPr>
        <w:t>the</w:t>
      </w:r>
      <w:r>
        <w:rPr>
          <w:lang w:val="en-US"/>
        </w:rPr>
        <w:t xml:space="preserve"> time of writing, </w:t>
      </w:r>
      <w:r w:rsidRPr="00323CC2">
        <w:rPr>
          <w:lang w:val="en-US"/>
        </w:rPr>
        <w:t>there</w:t>
      </w:r>
      <w:r>
        <w:rPr>
          <w:lang w:val="en-US"/>
        </w:rPr>
        <w:t xml:space="preserve"> are several identified neural network architectures that are accepted by the community as good enough to solve </w:t>
      </w:r>
      <w:proofErr w:type="gramStart"/>
      <w:r>
        <w:rPr>
          <w:lang w:val="en-US"/>
        </w:rPr>
        <w:t>the majority of</w:t>
      </w:r>
      <w:proofErr w:type="gramEnd"/>
      <w:r>
        <w:rPr>
          <w:lang w:val="en-US"/>
        </w:rPr>
        <w:t xml:space="preserve"> the problems by reusing and adapting the accepted neural network architectures.</w:t>
      </w:r>
    </w:p>
    <w:p w14:paraId="3B4D0281" w14:textId="1401FE6D" w:rsidR="00335EB4" w:rsidRPr="00AA779D" w:rsidRDefault="009E30BA" w:rsidP="00AA779D">
      <w:pPr>
        <w:rPr>
          <w:lang w:val="en-US"/>
        </w:rPr>
      </w:pPr>
      <w:r>
        <w:rPr>
          <w:lang w:val="en-US"/>
        </w:rPr>
        <w:lastRenderedPageBreak/>
        <w:t>Like any good software development practice, to develop a good deep learning system, a good architecture should be applied. The next section goes through the most common neural network architectures.</w:t>
      </w:r>
      <w:r w:rsidR="00335EB4">
        <w:rPr>
          <w:lang w:val="en-US"/>
        </w:rPr>
        <w:t xml:space="preserve"> </w:t>
      </w:r>
    </w:p>
    <w:p w14:paraId="623B53B5" w14:textId="36EDA2D9" w:rsidR="004614AE" w:rsidRDefault="00813D99">
      <w:pPr>
        <w:pStyle w:val="Ttulo3"/>
        <w:rPr>
          <w:lang w:val="pt-PT"/>
        </w:rPr>
      </w:pPr>
      <w:bookmarkStart w:id="716" w:name="_Toc64809230"/>
      <w:r>
        <w:rPr>
          <w:lang w:val="pt-PT"/>
        </w:rPr>
        <w:t>Types of neural networks</w:t>
      </w:r>
      <w:bookmarkEnd w:id="716"/>
    </w:p>
    <w:p w14:paraId="76CB7DC2" w14:textId="336DBAE0" w:rsidR="009E30BA" w:rsidRDefault="009E30BA" w:rsidP="009E30BA">
      <w:pPr>
        <w:rPr>
          <w:lang w:val="en-US"/>
        </w:rPr>
      </w:pPr>
      <w:r w:rsidRPr="009E30BA">
        <w:rPr>
          <w:lang w:val="en-US"/>
        </w:rPr>
        <w:t>In this section, the m</w:t>
      </w:r>
      <w:r>
        <w:rPr>
          <w:lang w:val="en-US"/>
        </w:rPr>
        <w:t xml:space="preserve">ost common used neural networks are described. After this </w:t>
      </w:r>
      <w:proofErr w:type="gramStart"/>
      <w:r>
        <w:rPr>
          <w:lang w:val="en-US"/>
        </w:rPr>
        <w:t>section</w:t>
      </w:r>
      <w:proofErr w:type="gramEnd"/>
      <w:r>
        <w:rPr>
          <w:lang w:val="en-US"/>
        </w:rPr>
        <w:t xml:space="preserve"> the reader should be familiar with deep learning architectures and identify the structure used in the project, </w:t>
      </w:r>
      <w:r w:rsidR="009C380E">
        <w:rPr>
          <w:lang w:val="en-US"/>
        </w:rPr>
        <w:t>described from Chapter 5 onwards.</w:t>
      </w:r>
    </w:p>
    <w:p w14:paraId="13A6F9EC" w14:textId="4BF25B53" w:rsidR="009C380E" w:rsidRPr="009C380E" w:rsidRDefault="009C380E" w:rsidP="009E30BA">
      <w:pPr>
        <w:rPr>
          <w:b/>
          <w:bCs/>
          <w:lang w:val="en-US"/>
        </w:rPr>
      </w:pPr>
      <w:r w:rsidRPr="009C380E">
        <w:rPr>
          <w:b/>
          <w:bCs/>
          <w:lang w:val="en-US"/>
        </w:rPr>
        <w:t>Perceptron</w:t>
      </w:r>
      <w:r w:rsidR="00815D54">
        <w:rPr>
          <w:b/>
          <w:bCs/>
          <w:lang w:val="en-US"/>
        </w:rPr>
        <w:t xml:space="preserve"> Networks</w:t>
      </w:r>
      <w:del w:id="717" w:author="Fátima Rodrigues" w:date="2021-02-12T11:28:00Z">
        <w:r w:rsidRPr="009C380E" w:rsidDel="00815D54">
          <w:rPr>
            <w:b/>
            <w:bCs/>
            <w:lang w:val="en-US"/>
          </w:rPr>
          <w:delText>s</w:delText>
        </w:r>
      </w:del>
    </w:p>
    <w:p w14:paraId="17F3C698" w14:textId="4ED73532" w:rsidR="009C380E" w:rsidRDefault="009C380E" w:rsidP="009E30BA">
      <w:pPr>
        <w:rPr>
          <w:lang w:val="en-US"/>
        </w:rPr>
      </w:pPr>
      <w:proofErr w:type="spellStart"/>
      <w:r>
        <w:rPr>
          <w:lang w:val="en-US"/>
        </w:rPr>
        <w:t>Perceptons</w:t>
      </w:r>
      <w:proofErr w:type="spellEnd"/>
      <w:r>
        <w:rPr>
          <w:lang w:val="en-US"/>
        </w:rPr>
        <w:t xml:space="preserve"> are considered the first generation of neural networks. </w:t>
      </w:r>
    </w:p>
    <w:p w14:paraId="31209256" w14:textId="2CF6A331" w:rsidR="009C380E" w:rsidRDefault="009C380E" w:rsidP="009E30BA">
      <w:pPr>
        <w:rPr>
          <w:lang w:val="en-US"/>
        </w:rPr>
      </w:pPr>
      <w:r>
        <w:rPr>
          <w:lang w:val="en-US"/>
        </w:rPr>
        <w:t>This neural network uses feed-forward propagation, and the error is back propagated.</w:t>
      </w:r>
    </w:p>
    <w:p w14:paraId="0CDF5B3C" w14:textId="3CC089CD" w:rsidR="009C380E" w:rsidRDefault="009C380E" w:rsidP="009E30BA">
      <w:pPr>
        <w:rPr>
          <w:lang w:val="en-US"/>
        </w:rPr>
      </w:pPr>
      <w:r>
        <w:rPr>
          <w:lang w:val="en-US"/>
        </w:rPr>
        <w:t xml:space="preserve">A limitation of </w:t>
      </w:r>
      <w:proofErr w:type="spellStart"/>
      <w:r>
        <w:rPr>
          <w:lang w:val="en-US"/>
        </w:rPr>
        <w:t>perceptrons</w:t>
      </w:r>
      <w:proofErr w:type="spellEnd"/>
      <w:r>
        <w:rPr>
          <w:lang w:val="en-US"/>
        </w:rPr>
        <w:t xml:space="preserve"> is the fact that all features are identified from the beginning, manually. A new requirement change in the feature set requires total rearrangement of the first neural network layer, which is time consuming and not practical. It is usually associated with </w:t>
      </w:r>
      <w:r w:rsidR="002C2DE1">
        <w:rPr>
          <w:lang w:val="en-US"/>
        </w:rPr>
        <w:t xml:space="preserve">only </w:t>
      </w:r>
      <w:r>
        <w:rPr>
          <w:lang w:val="en-US"/>
        </w:rPr>
        <w:t xml:space="preserve">machine learning problems, </w:t>
      </w:r>
      <w:r w:rsidR="002C2DE1">
        <w:rPr>
          <w:lang w:val="en-US"/>
        </w:rPr>
        <w:t xml:space="preserve">and </w:t>
      </w:r>
      <w:r>
        <w:rPr>
          <w:lang w:val="en-US"/>
        </w:rPr>
        <w:t xml:space="preserve">not commonly associated with deep learning </w:t>
      </w:r>
      <w:r w:rsidR="002C2DE1">
        <w:rPr>
          <w:lang w:val="en-US"/>
        </w:rPr>
        <w:t>architectures</w:t>
      </w:r>
      <w:r>
        <w:rPr>
          <w:lang w:val="en-US"/>
        </w:rPr>
        <w:t>.</w:t>
      </w:r>
    </w:p>
    <w:p w14:paraId="6C735BFC" w14:textId="05E34AF5" w:rsidR="009C380E" w:rsidRPr="00344AEE" w:rsidRDefault="009C380E" w:rsidP="009E30BA">
      <w:pPr>
        <w:rPr>
          <w:b/>
          <w:bCs/>
          <w:lang w:val="en-US"/>
        </w:rPr>
      </w:pPr>
      <w:r w:rsidRPr="00344AEE">
        <w:rPr>
          <w:b/>
          <w:bCs/>
          <w:lang w:val="en-US"/>
        </w:rPr>
        <w:t>Convolutional Neural Networks</w:t>
      </w:r>
    </w:p>
    <w:p w14:paraId="7BBF4C8D" w14:textId="4AEE63B1" w:rsidR="009C380E" w:rsidRDefault="009C380E" w:rsidP="009E30BA">
      <w:pPr>
        <w:rPr>
          <w:lang w:val="en-US"/>
        </w:rPr>
      </w:pPr>
      <w:r>
        <w:rPr>
          <w:lang w:val="en-US"/>
        </w:rPr>
        <w:t xml:space="preserve">Convolutional Neural Networks distinguishes from </w:t>
      </w:r>
      <w:proofErr w:type="spellStart"/>
      <w:r>
        <w:rPr>
          <w:lang w:val="en-US"/>
        </w:rPr>
        <w:t>perceptrons</w:t>
      </w:r>
      <w:proofErr w:type="spellEnd"/>
      <w:r>
        <w:rPr>
          <w:lang w:val="en-US"/>
        </w:rPr>
        <w:t xml:space="preserve"> since they use unsupervised learning to classify data. </w:t>
      </w:r>
      <w:r w:rsidR="00344AEE">
        <w:rPr>
          <w:lang w:val="en-US"/>
        </w:rPr>
        <w:t>These networks are primarily used for image and audio processing.</w:t>
      </w:r>
    </w:p>
    <w:p w14:paraId="36736B26" w14:textId="2158F173" w:rsidR="00344AEE" w:rsidRDefault="00344AEE" w:rsidP="009E30BA">
      <w:pPr>
        <w:rPr>
          <w:lang w:val="en-US"/>
        </w:rPr>
      </w:pPr>
      <w:r>
        <w:rPr>
          <w:lang w:val="en-US"/>
        </w:rPr>
        <w:t>They work by given an input</w:t>
      </w:r>
      <w:del w:id="718" w:author="Fátima Rodrigues" w:date="2021-02-12T11:15:00Z">
        <w:r w:rsidDel="002C2DE1">
          <w:rPr>
            <w:lang w:val="en-US"/>
          </w:rPr>
          <w:delText>,</w:delText>
        </w:r>
      </w:del>
      <w:r>
        <w:rPr>
          <w:lang w:val="en-US"/>
        </w:rPr>
        <w:t xml:space="preserve"> several convolutional layers are applied and perform feature extraction. Feature extraction is possible by transforming the initial image into different images based on similar aspects that the network identif</w:t>
      </w:r>
      <w:r w:rsidR="00323CC2">
        <w:rPr>
          <w:lang w:val="en-US"/>
        </w:rPr>
        <w:t>ies</w:t>
      </w:r>
      <w:r>
        <w:rPr>
          <w:lang w:val="en-US"/>
        </w:rPr>
        <w:t xml:space="preserve"> as a feature. That is the definition of </w:t>
      </w:r>
      <w:r w:rsidR="000607E0">
        <w:rPr>
          <w:lang w:val="en-US"/>
        </w:rPr>
        <w:t xml:space="preserve">a </w:t>
      </w:r>
      <w:r>
        <w:rPr>
          <w:lang w:val="en-US"/>
        </w:rPr>
        <w:t>convolution.</w:t>
      </w:r>
    </w:p>
    <w:p w14:paraId="0C9635CF" w14:textId="3582BA7E" w:rsidR="00344AEE" w:rsidRDefault="00344AEE" w:rsidP="009E30BA">
      <w:pPr>
        <w:rPr>
          <w:lang w:val="en-US"/>
        </w:rPr>
      </w:pPr>
      <w:r w:rsidRPr="00344AEE">
        <w:rPr>
          <w:lang w:val="en-US"/>
        </w:rPr>
        <w:t xml:space="preserve">A </w:t>
      </w:r>
      <w:r>
        <w:rPr>
          <w:lang w:val="en-US"/>
        </w:rPr>
        <w:t>Convolutional Neural Network</w:t>
      </w:r>
      <w:r w:rsidRPr="00344AEE">
        <w:rPr>
          <w:lang w:val="en-US"/>
        </w:rPr>
        <w:t xml:space="preserve"> </w:t>
      </w:r>
      <w:proofErr w:type="gramStart"/>
      <w:r w:rsidRPr="00344AEE">
        <w:rPr>
          <w:lang w:val="en-US"/>
        </w:rPr>
        <w:t>is able to</w:t>
      </w:r>
      <w:proofErr w:type="gramEnd"/>
      <w:r w:rsidRPr="00344AEE">
        <w:rPr>
          <w:lang w:val="en-US"/>
        </w:rPr>
        <w:t xml:space="preserve"> successfully capture the </w:t>
      </w:r>
      <w:r w:rsidR="000607E0">
        <w:rPr>
          <w:lang w:val="en-US"/>
        </w:rPr>
        <w:t>s</w:t>
      </w:r>
      <w:r w:rsidRPr="00344AEE">
        <w:rPr>
          <w:lang w:val="en-US"/>
        </w:rPr>
        <w:t xml:space="preserve">patial and </w:t>
      </w:r>
      <w:r w:rsidR="000607E0">
        <w:rPr>
          <w:lang w:val="en-US"/>
        </w:rPr>
        <w:t>t</w:t>
      </w:r>
      <w:r w:rsidRPr="00344AEE">
        <w:rPr>
          <w:lang w:val="en-US"/>
        </w:rPr>
        <w:t xml:space="preserve">emporal dependencies in an image through the application of </w:t>
      </w:r>
      <w:r w:rsidRPr="00323CC2">
        <w:rPr>
          <w:lang w:val="en-US"/>
        </w:rPr>
        <w:t>relevant</w:t>
      </w:r>
      <w:r w:rsidRPr="00344AEE">
        <w:rPr>
          <w:lang w:val="en-US"/>
        </w:rPr>
        <w:t xml:space="preserve"> filters. The architecture performs a better fitting to the image dataset due to the reduction in the number of parameters involved and reusability of weights. In other words, the network can be trained to understand the sophistication of the image better.</w:t>
      </w:r>
      <w:r>
        <w:rPr>
          <w:lang w:val="en-US"/>
        </w:rPr>
        <w:t xml:space="preserve"> (Yann </w:t>
      </w:r>
      <w:proofErr w:type="spellStart"/>
      <w:r>
        <w:rPr>
          <w:lang w:val="en-US"/>
        </w:rPr>
        <w:t>LeCun</w:t>
      </w:r>
      <w:proofErr w:type="spellEnd"/>
      <w:r>
        <w:rPr>
          <w:lang w:val="en-US"/>
        </w:rPr>
        <w:t>, 1998).</w:t>
      </w:r>
    </w:p>
    <w:p w14:paraId="1FDE0E76" w14:textId="011B82E2" w:rsidR="00344AEE" w:rsidRPr="000607E0" w:rsidRDefault="000607E0" w:rsidP="009E30BA">
      <w:pPr>
        <w:rPr>
          <w:b/>
          <w:bCs/>
          <w:lang w:val="en-US"/>
        </w:rPr>
      </w:pPr>
      <w:r w:rsidRPr="000607E0">
        <w:rPr>
          <w:b/>
          <w:bCs/>
          <w:lang w:val="en-US"/>
        </w:rPr>
        <w:t>Recurrent Neural Networks</w:t>
      </w:r>
    </w:p>
    <w:p w14:paraId="1778D086" w14:textId="4258B1EA" w:rsidR="000607E0" w:rsidRDefault="000607E0" w:rsidP="009E30BA">
      <w:pPr>
        <w:rPr>
          <w:lang w:val="en-US"/>
        </w:rPr>
      </w:pPr>
      <w:r>
        <w:rPr>
          <w:lang w:val="en-US"/>
        </w:rPr>
        <w:t>A Recurrent Neural Network is a type of convolutional neural network which uses time series data. They are commonly used in natural language processing, speech recognition and image captioning problems (</w:t>
      </w:r>
      <w:r w:rsidRPr="000607E0">
        <w:rPr>
          <w:lang w:val="en-US"/>
        </w:rPr>
        <w:t>James Le, 2018</w:t>
      </w:r>
      <w:r>
        <w:rPr>
          <w:lang w:val="en-US"/>
        </w:rPr>
        <w:t xml:space="preserve">). </w:t>
      </w:r>
      <w:proofErr w:type="gramStart"/>
      <w:r>
        <w:rPr>
          <w:lang w:val="en-US"/>
        </w:rPr>
        <w:t>Similarly</w:t>
      </w:r>
      <w:proofErr w:type="gramEnd"/>
      <w:r>
        <w:rPr>
          <w:lang w:val="en-US"/>
        </w:rPr>
        <w:t xml:space="preserve"> to </w:t>
      </w:r>
      <w:proofErr w:type="spellStart"/>
      <w:r>
        <w:rPr>
          <w:lang w:val="en-US"/>
        </w:rPr>
        <w:t>Perceptrons</w:t>
      </w:r>
      <w:proofErr w:type="spellEnd"/>
      <w:r>
        <w:rPr>
          <w:lang w:val="en-US"/>
        </w:rPr>
        <w:t xml:space="preserve"> and Convolutional Neural Networks, RNN use datasets to learn.</w:t>
      </w:r>
    </w:p>
    <w:p w14:paraId="5FAE2689" w14:textId="623F99F9" w:rsidR="000607E0" w:rsidRDefault="000607E0" w:rsidP="009E30BA">
      <w:pPr>
        <w:rPr>
          <w:lang w:val="en-US"/>
        </w:rPr>
      </w:pPr>
      <w:r>
        <w:rPr>
          <w:lang w:val="en-US"/>
        </w:rPr>
        <w:lastRenderedPageBreak/>
        <w:t xml:space="preserve">The distinguish point of RNN is that they introduce the concept of memory, as they take information from prior inputs to influence the next sequence of inputs and outputs. While traditional deep neural networks assume that inputs and outputs are independent of each other, the output of </w:t>
      </w:r>
      <w:ins w:id="719" w:author="Fátima Rodrigues" w:date="2021-02-12T11:16:00Z">
        <w:r w:rsidR="002C2DE1">
          <w:rPr>
            <w:lang w:val="en-US"/>
          </w:rPr>
          <w:t xml:space="preserve">a </w:t>
        </w:r>
      </w:ins>
      <w:r>
        <w:rPr>
          <w:lang w:val="en-US"/>
        </w:rPr>
        <w:t>recurrent neural network</w:t>
      </w:r>
      <w:del w:id="720" w:author="Fátima Rodrigues" w:date="2021-02-12T11:17:00Z">
        <w:r w:rsidDel="002C2DE1">
          <w:rPr>
            <w:lang w:val="en-US"/>
          </w:rPr>
          <w:delText>s</w:delText>
        </w:r>
      </w:del>
      <w:r>
        <w:rPr>
          <w:lang w:val="en-US"/>
        </w:rPr>
        <w:t xml:space="preserve"> depend</w:t>
      </w:r>
      <w:ins w:id="721" w:author="Fátima Rodrigues" w:date="2021-02-12T11:17:00Z">
        <w:r w:rsidR="002C2DE1">
          <w:rPr>
            <w:lang w:val="en-US"/>
          </w:rPr>
          <w:t>s</w:t>
        </w:r>
      </w:ins>
      <w:r>
        <w:rPr>
          <w:lang w:val="en-US"/>
        </w:rPr>
        <w:t xml:space="preserve"> on the prior elements within the sequence (IBM, 2020).</w:t>
      </w:r>
    </w:p>
    <w:p w14:paraId="65627190" w14:textId="106FA89A" w:rsidR="000607E0" w:rsidRPr="002E0BCF" w:rsidRDefault="000607E0" w:rsidP="009E30BA">
      <w:pPr>
        <w:rPr>
          <w:b/>
          <w:bCs/>
          <w:lang w:val="en-US"/>
        </w:rPr>
      </w:pPr>
      <w:r w:rsidRPr="002E0BCF">
        <w:rPr>
          <w:b/>
          <w:bCs/>
          <w:lang w:val="en-US"/>
        </w:rPr>
        <w:t>Long/Short Term Memory</w:t>
      </w:r>
      <w:r w:rsidR="00815D54">
        <w:rPr>
          <w:b/>
          <w:bCs/>
          <w:lang w:val="en-US"/>
        </w:rPr>
        <w:t xml:space="preserve"> Networks</w:t>
      </w:r>
    </w:p>
    <w:p w14:paraId="24103DA8" w14:textId="6A59E8E4" w:rsidR="000607E0" w:rsidRDefault="002E0BCF" w:rsidP="009E30BA">
      <w:pPr>
        <w:rPr>
          <w:lang w:val="en-US"/>
        </w:rPr>
      </w:pPr>
      <w:r>
        <w:rPr>
          <w:lang w:val="en-US"/>
        </w:rPr>
        <w:t xml:space="preserve">Long/Short Term Memory networks can be considered a specialized version of RNN’s, as they try to solve the memory vanishing problem of previous inputs. While RNN’s introduce the concept of memory, by influencing the next input sequence with weights from the previous analysis, with time and over iterations, </w:t>
      </w:r>
      <w:r w:rsidR="002C2DE1">
        <w:rPr>
          <w:lang w:val="en-US"/>
        </w:rPr>
        <w:t xml:space="preserve">in RNNs </w:t>
      </w:r>
      <w:r>
        <w:rPr>
          <w:lang w:val="en-US"/>
        </w:rPr>
        <w:t>that memory becomes irrelevant for newer inputs (</w:t>
      </w:r>
      <w:proofErr w:type="spellStart"/>
      <w:r>
        <w:rPr>
          <w:lang w:val="en-US"/>
        </w:rPr>
        <w:t>Hochreiter</w:t>
      </w:r>
      <w:proofErr w:type="spellEnd"/>
      <w:r>
        <w:rPr>
          <w:lang w:val="en-US"/>
        </w:rPr>
        <w:t xml:space="preserve"> &amp; </w:t>
      </w:r>
      <w:proofErr w:type="spellStart"/>
      <w:r>
        <w:rPr>
          <w:lang w:val="en-US"/>
        </w:rPr>
        <w:t>Schimhuber</w:t>
      </w:r>
      <w:proofErr w:type="spellEnd"/>
      <w:r>
        <w:rPr>
          <w:lang w:val="en-US"/>
        </w:rPr>
        <w:t>, 1997).</w:t>
      </w:r>
    </w:p>
    <w:p w14:paraId="2240A0E1" w14:textId="5BAD1CE8" w:rsidR="002E0BCF" w:rsidRDefault="002E0BCF" w:rsidP="009E30BA">
      <w:pPr>
        <w:rPr>
          <w:lang w:val="en-US"/>
        </w:rPr>
      </w:pPr>
      <w:r>
        <w:rPr>
          <w:lang w:val="en-US"/>
        </w:rPr>
        <w:t xml:space="preserve">LSTM </w:t>
      </w:r>
      <w:r w:rsidR="002C2DE1">
        <w:rPr>
          <w:lang w:val="en-US"/>
        </w:rPr>
        <w:t xml:space="preserve">overcomes this, by </w:t>
      </w:r>
      <w:r>
        <w:rPr>
          <w:lang w:val="en-US"/>
        </w:rPr>
        <w:t>defin</w:t>
      </w:r>
      <w:r w:rsidR="002C2DE1">
        <w:rPr>
          <w:lang w:val="en-US"/>
        </w:rPr>
        <w:t>ing</w:t>
      </w:r>
      <w:r>
        <w:rPr>
          <w:lang w:val="en-US"/>
        </w:rPr>
        <w:t xml:space="preserve"> memory cells, which store previous values and holds the data until the network </w:t>
      </w:r>
      <w:r w:rsidR="002C2DE1">
        <w:rPr>
          <w:lang w:val="en-US"/>
        </w:rPr>
        <w:t>explicit</w:t>
      </w:r>
      <w:r w:rsidR="00815D54">
        <w:rPr>
          <w:lang w:val="en-US"/>
        </w:rPr>
        <w:t>ly</w:t>
      </w:r>
      <w:r>
        <w:rPr>
          <w:lang w:val="en-US"/>
        </w:rPr>
        <w:t xml:space="preserve"> forgets that same data.</w:t>
      </w:r>
    </w:p>
    <w:p w14:paraId="144D240A" w14:textId="4EAA1991" w:rsidR="002E0BCF" w:rsidRDefault="002E0BCF" w:rsidP="009E30BA">
      <w:pPr>
        <w:rPr>
          <w:lang w:val="en-US"/>
        </w:rPr>
      </w:pPr>
      <w:r>
        <w:rPr>
          <w:lang w:val="en-US"/>
        </w:rPr>
        <w:t>These memory cells are particularly import</w:t>
      </w:r>
      <w:r w:rsidR="00AC3F70">
        <w:rPr>
          <w:lang w:val="en-US"/>
        </w:rPr>
        <w:t>ant</w:t>
      </w:r>
      <w:r>
        <w:rPr>
          <w:lang w:val="en-US"/>
        </w:rPr>
        <w:t xml:space="preserve"> in speech translation, where an input word at the beginning of a sentence might be </w:t>
      </w:r>
      <w:proofErr w:type="gramStart"/>
      <w:r>
        <w:rPr>
          <w:lang w:val="en-US"/>
        </w:rPr>
        <w:t>more or less relevant</w:t>
      </w:r>
      <w:proofErr w:type="gramEnd"/>
      <w:r>
        <w:rPr>
          <w:lang w:val="en-US"/>
        </w:rPr>
        <w:t xml:space="preserve"> to predict the next word in the </w:t>
      </w:r>
      <w:r w:rsidR="00362D99">
        <w:rPr>
          <w:lang w:val="en-US"/>
        </w:rPr>
        <w:t>text</w:t>
      </w:r>
      <w:r>
        <w:rPr>
          <w:lang w:val="en-US"/>
        </w:rPr>
        <w:t>.</w:t>
      </w:r>
    </w:p>
    <w:p w14:paraId="5DCADCA5" w14:textId="186A93F1" w:rsidR="002E0BCF" w:rsidRDefault="00362D99" w:rsidP="009E30BA">
      <w:pPr>
        <w:rPr>
          <w:b/>
          <w:bCs/>
          <w:lang w:val="en-US"/>
        </w:rPr>
      </w:pPr>
      <w:r w:rsidRPr="00362D99">
        <w:rPr>
          <w:b/>
          <w:bCs/>
          <w:lang w:val="en-US"/>
        </w:rPr>
        <w:t>Gate Recurrent Unit</w:t>
      </w:r>
      <w:r w:rsidR="00815D54">
        <w:rPr>
          <w:b/>
          <w:bCs/>
          <w:lang w:val="en-US"/>
        </w:rPr>
        <w:t xml:space="preserve"> Networks</w:t>
      </w:r>
    </w:p>
    <w:p w14:paraId="00107C2C" w14:textId="7C340926" w:rsidR="00362D99" w:rsidRDefault="00362D99" w:rsidP="009E30BA">
      <w:pPr>
        <w:rPr>
          <w:lang w:val="en-US"/>
        </w:rPr>
      </w:pPr>
      <w:r>
        <w:rPr>
          <w:lang w:val="en-US"/>
        </w:rPr>
        <w:t xml:space="preserve">Gate recurrent units are a slight variation of LSTM. The differentiation is that Gate recurrent units </w:t>
      </w:r>
      <w:proofErr w:type="gramStart"/>
      <w:r>
        <w:rPr>
          <w:lang w:val="en-US"/>
        </w:rPr>
        <w:t>don’t</w:t>
      </w:r>
      <w:proofErr w:type="gramEnd"/>
      <w:r>
        <w:rPr>
          <w:lang w:val="en-US"/>
        </w:rPr>
        <w:t xml:space="preserve"> need the cell layer to pass memory along the next iteration (James Le, 2018). The calculations within each iteration </w:t>
      </w:r>
      <w:r w:rsidR="00130FBD">
        <w:rPr>
          <w:lang w:val="en-US"/>
        </w:rPr>
        <w:t>ensure</w:t>
      </w:r>
      <w:r>
        <w:rPr>
          <w:lang w:val="en-US"/>
        </w:rPr>
        <w:t xml:space="preserve"> that the current values are being passed along either retain or discard a high amount of old information. </w:t>
      </w:r>
    </w:p>
    <w:p w14:paraId="00699AA8" w14:textId="3AEDCA1B" w:rsidR="00362D99" w:rsidRDefault="00362D99" w:rsidP="009E30BA">
      <w:pPr>
        <w:rPr>
          <w:lang w:val="en-US"/>
        </w:rPr>
      </w:pPr>
      <w:r>
        <w:rPr>
          <w:lang w:val="en-US"/>
        </w:rPr>
        <w:t xml:space="preserve">In general, GRU’s tend to be faster. A general rule of tomb to decide between Gate Recurrent Units or LSTM is related to </w:t>
      </w:r>
      <w:r w:rsidR="00815D54">
        <w:rPr>
          <w:lang w:val="en-US"/>
        </w:rPr>
        <w:t xml:space="preserve">speed </w:t>
      </w:r>
      <w:r>
        <w:rPr>
          <w:lang w:val="en-US"/>
        </w:rPr>
        <w:t>and accuracy. If speed is more important than accuracy, GRU’s are usually the chosen architecture.</w:t>
      </w:r>
    </w:p>
    <w:p w14:paraId="2629028E" w14:textId="734FFBF3" w:rsidR="005C34D6" w:rsidRDefault="000607E0">
      <w:pPr>
        <w:pStyle w:val="Ttulo3"/>
        <w:rPr>
          <w:lang w:val="pt-PT"/>
        </w:rPr>
      </w:pPr>
      <w:bookmarkStart w:id="722" w:name="_Toc64809231"/>
      <w:r>
        <w:rPr>
          <w:lang w:val="pt-PT"/>
        </w:rPr>
        <w:t>Comparison</w:t>
      </w:r>
      <w:bookmarkEnd w:id="722"/>
      <w:r>
        <w:rPr>
          <w:lang w:val="pt-PT"/>
        </w:rPr>
        <w:t xml:space="preserve"> </w:t>
      </w:r>
    </w:p>
    <w:p w14:paraId="5E8190F0" w14:textId="5A15BD5A" w:rsidR="00130FBD" w:rsidRDefault="00130FBD" w:rsidP="00130FBD">
      <w:pPr>
        <w:rPr>
          <w:lang w:val="en-US"/>
        </w:rPr>
      </w:pPr>
      <w:r w:rsidRPr="00130FBD">
        <w:rPr>
          <w:lang w:val="en-US"/>
        </w:rPr>
        <w:t xml:space="preserve">Music genre classification can </w:t>
      </w:r>
      <w:r>
        <w:rPr>
          <w:lang w:val="en-US"/>
        </w:rPr>
        <w:t>only be achieved when using the correct architecture.</w:t>
      </w:r>
    </w:p>
    <w:p w14:paraId="0F0E0DA0" w14:textId="2A54C0A0" w:rsidR="00130FBD" w:rsidRDefault="00130FBD" w:rsidP="00130FBD">
      <w:pPr>
        <w:rPr>
          <w:lang w:val="en-US"/>
        </w:rPr>
      </w:pPr>
      <w:r>
        <w:rPr>
          <w:lang w:val="en-US"/>
        </w:rPr>
        <w:t xml:space="preserve">Table 5 provides </w:t>
      </w:r>
      <w:ins w:id="723" w:author="Fátima Rodrigues" w:date="2021-02-12T11:33:00Z">
        <w:r w:rsidR="00145529">
          <w:rPr>
            <w:lang w:val="en-US"/>
          </w:rPr>
          <w:t xml:space="preserve">a </w:t>
        </w:r>
      </w:ins>
      <w:r>
        <w:rPr>
          <w:lang w:val="en-US"/>
        </w:rPr>
        <w:t xml:space="preserve">comparison between different </w:t>
      </w:r>
      <w:r w:rsidR="00145529">
        <w:rPr>
          <w:lang w:val="en-US"/>
        </w:rPr>
        <w:t>neural networks</w:t>
      </w:r>
      <w:r>
        <w:rPr>
          <w:lang w:val="en-US"/>
        </w:rPr>
        <w:t xml:space="preserve"> architectures, providing information related to which architecture is more suitable</w:t>
      </w:r>
      <w:r w:rsidR="00145529">
        <w:rPr>
          <w:lang w:val="en-US"/>
        </w:rPr>
        <w:t xml:space="preserve">, </w:t>
      </w:r>
      <w:r w:rsidR="00AD04F5" w:rsidRPr="00AD04F5">
        <w:rPr>
          <w:lang w:val="en-US"/>
        </w:rPr>
        <w:t>according to the accuracy selection criteria, previously identified on chap</w:t>
      </w:r>
      <w:r w:rsidR="00AD04F5">
        <w:rPr>
          <w:lang w:val="en-US"/>
        </w:rPr>
        <w:t>t</w:t>
      </w:r>
      <w:r w:rsidR="00AD04F5" w:rsidRPr="00AD04F5">
        <w:rPr>
          <w:lang w:val="en-US"/>
        </w:rPr>
        <w:t>er 2, as most important.</w:t>
      </w:r>
      <w:del w:id="724" w:author="Fátima Rodrigues" w:date="2021-02-12T11:39:00Z">
        <w:r w:rsidR="00841077" w:rsidDel="00145529">
          <w:rPr>
            <w:lang w:val="en-US"/>
          </w:rPr>
          <w:delText>.</w:delText>
        </w:r>
      </w:del>
    </w:p>
    <w:p w14:paraId="00D74273" w14:textId="6AC5E2F5" w:rsidR="00841077" w:rsidRDefault="00841077" w:rsidP="00130FBD">
      <w:pPr>
        <w:rPr>
          <w:lang w:val="en-US"/>
        </w:rPr>
      </w:pPr>
      <w:r>
        <w:rPr>
          <w:lang w:val="en-US"/>
        </w:rPr>
        <w:t>In Chapter 4</w:t>
      </w:r>
      <w:del w:id="725" w:author="Fátima Rodrigues" w:date="2021-02-12T11:47:00Z">
        <w:r w:rsidDel="00AD04F5">
          <w:rPr>
            <w:lang w:val="en-US"/>
          </w:rPr>
          <w:delText>,</w:delText>
        </w:r>
      </w:del>
      <w:r>
        <w:rPr>
          <w:lang w:val="en-US"/>
        </w:rPr>
        <w:t xml:space="preserve"> </w:t>
      </w:r>
      <w:r w:rsidR="00AD04F5" w:rsidRPr="00AD04F5">
        <w:rPr>
          <w:lang w:val="en-US"/>
        </w:rPr>
        <w:t xml:space="preserve">it will be described </w:t>
      </w:r>
      <w:r>
        <w:rPr>
          <w:lang w:val="en-US"/>
        </w:rPr>
        <w:t xml:space="preserve">what has already been achieved in music genre classification by using </w:t>
      </w:r>
      <w:r w:rsidR="00813D99">
        <w:rPr>
          <w:lang w:val="en-US"/>
        </w:rPr>
        <w:t>some of the described architectures</w:t>
      </w:r>
      <w:r>
        <w:rPr>
          <w:lang w:val="en-US"/>
        </w:rPr>
        <w:t>. Therefore, chapter 4 provides enough context to design an informed solution in chapter 5.</w:t>
      </w:r>
    </w:p>
    <w:p w14:paraId="0ADB489A" w14:textId="77777777" w:rsidR="00841077" w:rsidRPr="00130FBD" w:rsidRDefault="00841077" w:rsidP="00130FBD">
      <w:pPr>
        <w:rPr>
          <w:lang w:val="en-US"/>
        </w:rPr>
      </w:pPr>
    </w:p>
    <w:p w14:paraId="0A2AC785" w14:textId="2634F0EA" w:rsidR="00362D99" w:rsidRPr="00130FBD" w:rsidRDefault="00362D99" w:rsidP="00362D99">
      <w:pPr>
        <w:rPr>
          <w:lang w:val="en-US"/>
        </w:rPr>
      </w:pPr>
    </w:p>
    <w:p w14:paraId="671D6D8F" w14:textId="77F085CF" w:rsidR="009A1246" w:rsidRDefault="009A1246" w:rsidP="009A1246">
      <w:pPr>
        <w:pStyle w:val="Legenda"/>
        <w:keepNext/>
      </w:pPr>
      <w:r>
        <w:lastRenderedPageBreak/>
        <w:t xml:space="preserve">Table </w:t>
      </w:r>
      <w:r>
        <w:fldChar w:fldCharType="begin"/>
      </w:r>
      <w:r>
        <w:instrText xml:space="preserve"> SEQ Table \* ARABIC </w:instrText>
      </w:r>
      <w:r>
        <w:fldChar w:fldCharType="separate"/>
      </w:r>
      <w:r w:rsidR="004E36E5">
        <w:rPr>
          <w:noProof/>
        </w:rPr>
        <w:t>5</w:t>
      </w:r>
      <w:r>
        <w:fldChar w:fldCharType="end"/>
      </w:r>
      <w:r>
        <w:t xml:space="preserve"> - Comparison between different neural network architectures</w:t>
      </w:r>
    </w:p>
    <w:tbl>
      <w:tblPr>
        <w:tblStyle w:val="Tabelacomgrade"/>
        <w:tblW w:w="0" w:type="auto"/>
        <w:tblLook w:val="04A0" w:firstRow="1" w:lastRow="0" w:firstColumn="1" w:lastColumn="0" w:noHBand="0" w:noVBand="1"/>
      </w:tblPr>
      <w:tblGrid>
        <w:gridCol w:w="1406"/>
        <w:gridCol w:w="1406"/>
        <w:gridCol w:w="1406"/>
        <w:gridCol w:w="1406"/>
        <w:gridCol w:w="1406"/>
        <w:gridCol w:w="1407"/>
      </w:tblGrid>
      <w:tr w:rsidR="00362D99" w14:paraId="03D8DF83" w14:textId="77777777" w:rsidTr="001F1BAA">
        <w:tc>
          <w:tcPr>
            <w:tcW w:w="1406" w:type="dxa"/>
            <w:shd w:val="clear" w:color="auto" w:fill="A6A6A6" w:themeFill="background1" w:themeFillShade="A6"/>
          </w:tcPr>
          <w:p w14:paraId="480CD9CE" w14:textId="695BAC97" w:rsidR="00362D99" w:rsidRPr="00130FBD" w:rsidRDefault="00362D99" w:rsidP="00362D99">
            <w:pPr>
              <w:rPr>
                <w:b/>
                <w:bCs/>
                <w:lang w:val="pt-PT"/>
              </w:rPr>
            </w:pPr>
            <w:r w:rsidRPr="00130FBD">
              <w:rPr>
                <w:b/>
                <w:bCs/>
                <w:lang w:val="pt-PT"/>
              </w:rPr>
              <w:t>Architecture</w:t>
            </w:r>
          </w:p>
        </w:tc>
        <w:tc>
          <w:tcPr>
            <w:tcW w:w="1406" w:type="dxa"/>
            <w:shd w:val="clear" w:color="auto" w:fill="A6A6A6" w:themeFill="background1" w:themeFillShade="A6"/>
          </w:tcPr>
          <w:p w14:paraId="300C92EC" w14:textId="0AD731BE" w:rsidR="00362D99" w:rsidRPr="00130FBD" w:rsidRDefault="009A1246" w:rsidP="00362D99">
            <w:pPr>
              <w:rPr>
                <w:b/>
                <w:bCs/>
                <w:lang w:val="pt-PT"/>
              </w:rPr>
            </w:pPr>
            <w:r w:rsidRPr="00130FBD">
              <w:rPr>
                <w:b/>
                <w:bCs/>
                <w:lang w:val="pt-PT"/>
              </w:rPr>
              <w:t>Date of conception</w:t>
            </w:r>
          </w:p>
        </w:tc>
        <w:tc>
          <w:tcPr>
            <w:tcW w:w="1406" w:type="dxa"/>
            <w:shd w:val="clear" w:color="auto" w:fill="A6A6A6" w:themeFill="background1" w:themeFillShade="A6"/>
          </w:tcPr>
          <w:p w14:paraId="6D6D2E77" w14:textId="781B097F" w:rsidR="00362D99" w:rsidRPr="00130FBD" w:rsidRDefault="009A1246" w:rsidP="00362D99">
            <w:pPr>
              <w:rPr>
                <w:b/>
                <w:bCs/>
                <w:lang w:val="pt-PT"/>
              </w:rPr>
            </w:pPr>
            <w:r w:rsidRPr="00130FBD">
              <w:rPr>
                <w:b/>
                <w:bCs/>
                <w:lang w:val="pt-PT"/>
              </w:rPr>
              <w:t>Use Cases</w:t>
            </w:r>
          </w:p>
        </w:tc>
        <w:tc>
          <w:tcPr>
            <w:tcW w:w="1406" w:type="dxa"/>
            <w:shd w:val="clear" w:color="auto" w:fill="A6A6A6" w:themeFill="background1" w:themeFillShade="A6"/>
          </w:tcPr>
          <w:p w14:paraId="109C770E" w14:textId="4B8DE747" w:rsidR="00362D99" w:rsidRPr="00130FBD" w:rsidRDefault="009A1246" w:rsidP="00362D99">
            <w:pPr>
              <w:rPr>
                <w:b/>
                <w:bCs/>
                <w:lang w:val="pt-PT"/>
              </w:rPr>
            </w:pPr>
            <w:r w:rsidRPr="00130FBD">
              <w:rPr>
                <w:b/>
                <w:bCs/>
                <w:lang w:val="pt-PT"/>
              </w:rPr>
              <w:t>Speed vs Accuracy</w:t>
            </w:r>
          </w:p>
        </w:tc>
        <w:tc>
          <w:tcPr>
            <w:tcW w:w="1406" w:type="dxa"/>
            <w:shd w:val="clear" w:color="auto" w:fill="A6A6A6" w:themeFill="background1" w:themeFillShade="A6"/>
          </w:tcPr>
          <w:p w14:paraId="5D90163F" w14:textId="322F6EFE" w:rsidR="00362D99" w:rsidRPr="00130FBD" w:rsidRDefault="009A1246" w:rsidP="00362D99">
            <w:pPr>
              <w:rPr>
                <w:b/>
                <w:bCs/>
                <w:lang w:val="pt-PT"/>
              </w:rPr>
            </w:pPr>
            <w:r w:rsidRPr="00130FBD">
              <w:rPr>
                <w:b/>
                <w:bCs/>
                <w:lang w:val="pt-PT"/>
              </w:rPr>
              <w:t>Uses Memory</w:t>
            </w:r>
          </w:p>
        </w:tc>
        <w:tc>
          <w:tcPr>
            <w:tcW w:w="1407" w:type="dxa"/>
            <w:shd w:val="clear" w:color="auto" w:fill="A6A6A6" w:themeFill="background1" w:themeFillShade="A6"/>
          </w:tcPr>
          <w:p w14:paraId="7BB257A2" w14:textId="7310F887" w:rsidR="00362D99" w:rsidRPr="00130FBD" w:rsidRDefault="009A1246" w:rsidP="00362D99">
            <w:pPr>
              <w:rPr>
                <w:b/>
                <w:bCs/>
                <w:lang w:val="pt-PT"/>
              </w:rPr>
            </w:pPr>
            <w:r w:rsidRPr="00130FBD">
              <w:rPr>
                <w:b/>
                <w:bCs/>
                <w:lang w:val="pt-PT"/>
              </w:rPr>
              <w:t>Relevant for audio processing</w:t>
            </w:r>
          </w:p>
        </w:tc>
      </w:tr>
      <w:tr w:rsidR="00362D99" w14:paraId="607CD352" w14:textId="77777777" w:rsidTr="00362D99">
        <w:tc>
          <w:tcPr>
            <w:tcW w:w="1406" w:type="dxa"/>
          </w:tcPr>
          <w:p w14:paraId="3203493B" w14:textId="1486054C" w:rsidR="00362D99" w:rsidRPr="00130FBD" w:rsidRDefault="009A1246" w:rsidP="00362D99">
            <w:pPr>
              <w:rPr>
                <w:b/>
                <w:bCs/>
                <w:lang w:val="pt-PT"/>
              </w:rPr>
            </w:pPr>
            <w:r w:rsidRPr="00130FBD">
              <w:rPr>
                <w:b/>
                <w:bCs/>
                <w:lang w:val="pt-PT"/>
              </w:rPr>
              <w:t>Perceptrons</w:t>
            </w:r>
          </w:p>
        </w:tc>
        <w:tc>
          <w:tcPr>
            <w:tcW w:w="1406" w:type="dxa"/>
          </w:tcPr>
          <w:p w14:paraId="431D2F74" w14:textId="77B766F9" w:rsidR="00362D99" w:rsidRDefault="00130FBD" w:rsidP="00362D99">
            <w:pPr>
              <w:rPr>
                <w:lang w:val="pt-PT"/>
              </w:rPr>
            </w:pPr>
            <w:r>
              <w:rPr>
                <w:lang w:val="pt-PT"/>
              </w:rPr>
              <w:t>1958</w:t>
            </w:r>
          </w:p>
        </w:tc>
        <w:tc>
          <w:tcPr>
            <w:tcW w:w="1406" w:type="dxa"/>
          </w:tcPr>
          <w:p w14:paraId="16AA0FA5" w14:textId="77777777" w:rsidR="00362D99" w:rsidRPr="00172F1F" w:rsidRDefault="00130FBD" w:rsidP="00362D99">
            <w:pPr>
              <w:rPr>
                <w:lang w:val="en-US"/>
              </w:rPr>
            </w:pPr>
            <w:r w:rsidRPr="00172F1F">
              <w:rPr>
                <w:lang w:val="en-US"/>
              </w:rPr>
              <w:t>Simple classification problems.</w:t>
            </w:r>
          </w:p>
          <w:p w14:paraId="51B258DF" w14:textId="1113F9CE" w:rsidR="00130FBD" w:rsidRPr="00130FBD" w:rsidRDefault="00130FBD" w:rsidP="00362D99">
            <w:pPr>
              <w:rPr>
                <w:lang w:val="en-US"/>
              </w:rPr>
            </w:pPr>
            <w:r w:rsidRPr="00130FBD">
              <w:rPr>
                <w:lang w:val="en-US"/>
              </w:rPr>
              <w:t>Datasets should be simple</w:t>
            </w:r>
            <w:r>
              <w:rPr>
                <w:lang w:val="en-US"/>
              </w:rPr>
              <w:t>.</w:t>
            </w:r>
          </w:p>
        </w:tc>
        <w:tc>
          <w:tcPr>
            <w:tcW w:w="1406" w:type="dxa"/>
          </w:tcPr>
          <w:p w14:paraId="420833C9" w14:textId="41112575" w:rsidR="00362D99" w:rsidRDefault="00130FBD" w:rsidP="00362D99">
            <w:pPr>
              <w:rPr>
                <w:lang w:val="pt-PT"/>
              </w:rPr>
            </w:pPr>
            <w:r>
              <w:rPr>
                <w:lang w:val="pt-PT"/>
              </w:rPr>
              <w:t>Speed</w:t>
            </w:r>
          </w:p>
        </w:tc>
        <w:tc>
          <w:tcPr>
            <w:tcW w:w="1406" w:type="dxa"/>
          </w:tcPr>
          <w:p w14:paraId="4FB77884" w14:textId="75184BB7" w:rsidR="00362D99" w:rsidRDefault="00130FBD" w:rsidP="00362D99">
            <w:pPr>
              <w:rPr>
                <w:lang w:val="pt-PT"/>
              </w:rPr>
            </w:pPr>
            <w:r>
              <w:rPr>
                <w:lang w:val="pt-PT"/>
              </w:rPr>
              <w:t>No</w:t>
            </w:r>
          </w:p>
        </w:tc>
        <w:tc>
          <w:tcPr>
            <w:tcW w:w="1407" w:type="dxa"/>
          </w:tcPr>
          <w:p w14:paraId="4C973944" w14:textId="038F7E81" w:rsidR="00362D99" w:rsidRDefault="00130FBD" w:rsidP="00362D99">
            <w:pPr>
              <w:rPr>
                <w:lang w:val="pt-PT"/>
              </w:rPr>
            </w:pPr>
            <w:r>
              <w:rPr>
                <w:lang w:val="pt-PT"/>
              </w:rPr>
              <w:t>No</w:t>
            </w:r>
          </w:p>
        </w:tc>
      </w:tr>
      <w:tr w:rsidR="00362D99" w14:paraId="2238868D" w14:textId="77777777" w:rsidTr="00362D99">
        <w:tc>
          <w:tcPr>
            <w:tcW w:w="1406" w:type="dxa"/>
          </w:tcPr>
          <w:p w14:paraId="2FC3E707" w14:textId="3B9739D4" w:rsidR="00362D99" w:rsidRPr="00130FBD" w:rsidRDefault="009A1246" w:rsidP="00362D99">
            <w:pPr>
              <w:rPr>
                <w:b/>
                <w:bCs/>
                <w:lang w:val="pt-PT"/>
              </w:rPr>
            </w:pPr>
            <w:r w:rsidRPr="00130FBD">
              <w:rPr>
                <w:b/>
                <w:bCs/>
                <w:lang w:val="pt-PT"/>
              </w:rPr>
              <w:t>CNN’s</w:t>
            </w:r>
          </w:p>
        </w:tc>
        <w:tc>
          <w:tcPr>
            <w:tcW w:w="1406" w:type="dxa"/>
          </w:tcPr>
          <w:p w14:paraId="0982C326" w14:textId="1941D7F8" w:rsidR="00362D99" w:rsidRDefault="00130FBD" w:rsidP="00362D99">
            <w:pPr>
              <w:rPr>
                <w:lang w:val="pt-PT"/>
              </w:rPr>
            </w:pPr>
            <w:r>
              <w:rPr>
                <w:lang w:val="pt-PT"/>
              </w:rPr>
              <w:t>1980</w:t>
            </w:r>
          </w:p>
        </w:tc>
        <w:tc>
          <w:tcPr>
            <w:tcW w:w="1406" w:type="dxa"/>
          </w:tcPr>
          <w:p w14:paraId="788546D8" w14:textId="5E939F20" w:rsidR="00362D99" w:rsidRDefault="00130FBD" w:rsidP="00362D99">
            <w:pPr>
              <w:rPr>
                <w:lang w:val="pt-PT"/>
              </w:rPr>
            </w:pPr>
            <w:r>
              <w:rPr>
                <w:lang w:val="pt-PT"/>
              </w:rPr>
              <w:t>Image and audio processing</w:t>
            </w:r>
          </w:p>
        </w:tc>
        <w:tc>
          <w:tcPr>
            <w:tcW w:w="1406" w:type="dxa"/>
          </w:tcPr>
          <w:p w14:paraId="2BFBB598" w14:textId="65CB029A" w:rsidR="00362D99" w:rsidRDefault="00130FBD" w:rsidP="00362D99">
            <w:pPr>
              <w:rPr>
                <w:lang w:val="pt-PT"/>
              </w:rPr>
            </w:pPr>
            <w:r>
              <w:rPr>
                <w:lang w:val="pt-PT"/>
              </w:rPr>
              <w:t>Accuracy</w:t>
            </w:r>
          </w:p>
        </w:tc>
        <w:tc>
          <w:tcPr>
            <w:tcW w:w="1406" w:type="dxa"/>
          </w:tcPr>
          <w:p w14:paraId="72725C10" w14:textId="523EA13C" w:rsidR="00362D99" w:rsidRDefault="00130FBD" w:rsidP="00362D99">
            <w:pPr>
              <w:rPr>
                <w:lang w:val="pt-PT"/>
              </w:rPr>
            </w:pPr>
            <w:r>
              <w:rPr>
                <w:lang w:val="pt-PT"/>
              </w:rPr>
              <w:t>No</w:t>
            </w:r>
          </w:p>
        </w:tc>
        <w:tc>
          <w:tcPr>
            <w:tcW w:w="1407" w:type="dxa"/>
          </w:tcPr>
          <w:p w14:paraId="2842B578" w14:textId="114ECC2D" w:rsidR="00362D99" w:rsidRDefault="00130FBD" w:rsidP="00362D99">
            <w:pPr>
              <w:rPr>
                <w:lang w:val="pt-PT"/>
              </w:rPr>
            </w:pPr>
            <w:r>
              <w:rPr>
                <w:lang w:val="pt-PT"/>
              </w:rPr>
              <w:t>Yes</w:t>
            </w:r>
          </w:p>
        </w:tc>
      </w:tr>
      <w:tr w:rsidR="00362D99" w14:paraId="7B26692E" w14:textId="77777777" w:rsidTr="00362D99">
        <w:tc>
          <w:tcPr>
            <w:tcW w:w="1406" w:type="dxa"/>
          </w:tcPr>
          <w:p w14:paraId="6D8E8D69" w14:textId="4963C4DF" w:rsidR="00362D99" w:rsidRPr="00130FBD" w:rsidRDefault="009A1246" w:rsidP="00362D99">
            <w:pPr>
              <w:rPr>
                <w:b/>
                <w:bCs/>
                <w:lang w:val="pt-PT"/>
              </w:rPr>
            </w:pPr>
            <w:r w:rsidRPr="00130FBD">
              <w:rPr>
                <w:b/>
                <w:bCs/>
                <w:lang w:val="pt-PT"/>
              </w:rPr>
              <w:t>RNN’s</w:t>
            </w:r>
          </w:p>
        </w:tc>
        <w:tc>
          <w:tcPr>
            <w:tcW w:w="1406" w:type="dxa"/>
          </w:tcPr>
          <w:p w14:paraId="10D3EC35" w14:textId="631B4FCC" w:rsidR="00362D99" w:rsidRDefault="00130FBD" w:rsidP="00362D99">
            <w:pPr>
              <w:rPr>
                <w:lang w:val="pt-PT"/>
              </w:rPr>
            </w:pPr>
            <w:r>
              <w:rPr>
                <w:lang w:val="pt-PT"/>
              </w:rPr>
              <w:t>1986</w:t>
            </w:r>
          </w:p>
        </w:tc>
        <w:tc>
          <w:tcPr>
            <w:tcW w:w="1406" w:type="dxa"/>
          </w:tcPr>
          <w:p w14:paraId="0864DE8C" w14:textId="77777777" w:rsidR="00362D99" w:rsidRPr="00172F1F" w:rsidRDefault="00130FBD" w:rsidP="00362D99">
            <w:pPr>
              <w:rPr>
                <w:lang w:val="en-US"/>
              </w:rPr>
            </w:pPr>
            <w:r w:rsidRPr="00172F1F">
              <w:rPr>
                <w:lang w:val="en-US"/>
              </w:rPr>
              <w:t>Speech Recognition</w:t>
            </w:r>
          </w:p>
          <w:p w14:paraId="7F2A2965" w14:textId="77777777" w:rsidR="00130FBD" w:rsidRPr="00172F1F" w:rsidRDefault="00130FBD" w:rsidP="00362D99">
            <w:pPr>
              <w:rPr>
                <w:lang w:val="en-US"/>
              </w:rPr>
            </w:pPr>
            <w:r w:rsidRPr="00172F1F">
              <w:rPr>
                <w:lang w:val="en-US"/>
              </w:rPr>
              <w:t>Image Captioning</w:t>
            </w:r>
          </w:p>
          <w:p w14:paraId="2D1978DC" w14:textId="63258CFD" w:rsidR="00841077" w:rsidRPr="00172F1F" w:rsidRDefault="00841077" w:rsidP="00362D99">
            <w:pPr>
              <w:rPr>
                <w:lang w:val="en-US"/>
              </w:rPr>
            </w:pPr>
            <w:r w:rsidRPr="00172F1F">
              <w:rPr>
                <w:lang w:val="en-US"/>
              </w:rPr>
              <w:t>Audio Processing</w:t>
            </w:r>
          </w:p>
        </w:tc>
        <w:tc>
          <w:tcPr>
            <w:tcW w:w="1406" w:type="dxa"/>
          </w:tcPr>
          <w:p w14:paraId="453E4DF6" w14:textId="1CF0ACC4" w:rsidR="00362D99" w:rsidRDefault="00130FBD" w:rsidP="00362D99">
            <w:pPr>
              <w:rPr>
                <w:lang w:val="pt-PT"/>
              </w:rPr>
            </w:pPr>
            <w:r>
              <w:rPr>
                <w:lang w:val="pt-PT"/>
              </w:rPr>
              <w:t>Accuracy</w:t>
            </w:r>
          </w:p>
        </w:tc>
        <w:tc>
          <w:tcPr>
            <w:tcW w:w="1406" w:type="dxa"/>
          </w:tcPr>
          <w:p w14:paraId="0241BF7F" w14:textId="56EC8F51" w:rsidR="00362D99" w:rsidRDefault="00130FBD" w:rsidP="00362D99">
            <w:pPr>
              <w:rPr>
                <w:lang w:val="pt-PT"/>
              </w:rPr>
            </w:pPr>
            <w:r>
              <w:rPr>
                <w:lang w:val="pt-PT"/>
              </w:rPr>
              <w:t>Yes</w:t>
            </w:r>
          </w:p>
        </w:tc>
        <w:tc>
          <w:tcPr>
            <w:tcW w:w="1407" w:type="dxa"/>
          </w:tcPr>
          <w:p w14:paraId="2F5C188B" w14:textId="7BD1DB4E" w:rsidR="00362D99" w:rsidRDefault="00130FBD" w:rsidP="00362D99">
            <w:pPr>
              <w:rPr>
                <w:lang w:val="pt-PT"/>
              </w:rPr>
            </w:pPr>
            <w:r>
              <w:rPr>
                <w:lang w:val="pt-PT"/>
              </w:rPr>
              <w:t>Yes</w:t>
            </w:r>
          </w:p>
        </w:tc>
      </w:tr>
      <w:tr w:rsidR="00362D99" w14:paraId="454790DE" w14:textId="77777777" w:rsidTr="00362D99">
        <w:tc>
          <w:tcPr>
            <w:tcW w:w="1406" w:type="dxa"/>
          </w:tcPr>
          <w:p w14:paraId="0B9E1502" w14:textId="6F2C4F15" w:rsidR="00362D99" w:rsidRPr="00841077" w:rsidRDefault="009A1246" w:rsidP="00362D99">
            <w:pPr>
              <w:rPr>
                <w:b/>
                <w:bCs/>
                <w:lang w:val="pt-PT"/>
              </w:rPr>
            </w:pPr>
            <w:r w:rsidRPr="00841077">
              <w:rPr>
                <w:b/>
                <w:bCs/>
                <w:lang w:val="pt-PT"/>
              </w:rPr>
              <w:t>LSTM’s</w:t>
            </w:r>
          </w:p>
        </w:tc>
        <w:tc>
          <w:tcPr>
            <w:tcW w:w="1406" w:type="dxa"/>
          </w:tcPr>
          <w:p w14:paraId="4A98949D" w14:textId="5C394702" w:rsidR="00362D99" w:rsidRDefault="00130FBD" w:rsidP="00362D99">
            <w:pPr>
              <w:rPr>
                <w:lang w:val="pt-PT"/>
              </w:rPr>
            </w:pPr>
            <w:r>
              <w:rPr>
                <w:lang w:val="pt-PT"/>
              </w:rPr>
              <w:t>1995</w:t>
            </w:r>
          </w:p>
        </w:tc>
        <w:tc>
          <w:tcPr>
            <w:tcW w:w="1406" w:type="dxa"/>
          </w:tcPr>
          <w:p w14:paraId="0A3DFC1B" w14:textId="77777777" w:rsidR="00362D99" w:rsidRDefault="00130FBD" w:rsidP="00362D99">
            <w:pPr>
              <w:rPr>
                <w:lang w:val="pt-PT"/>
              </w:rPr>
            </w:pPr>
            <w:r>
              <w:rPr>
                <w:lang w:val="pt-PT"/>
              </w:rPr>
              <w:t>Speech translation</w:t>
            </w:r>
          </w:p>
          <w:p w14:paraId="5A8A2F4A" w14:textId="1E21770C" w:rsidR="00841077" w:rsidRDefault="00841077" w:rsidP="00362D99">
            <w:pPr>
              <w:rPr>
                <w:lang w:val="pt-PT"/>
              </w:rPr>
            </w:pPr>
            <w:r>
              <w:rPr>
                <w:lang w:val="pt-PT"/>
              </w:rPr>
              <w:t>Audio Processing</w:t>
            </w:r>
          </w:p>
        </w:tc>
        <w:tc>
          <w:tcPr>
            <w:tcW w:w="1406" w:type="dxa"/>
          </w:tcPr>
          <w:p w14:paraId="02450513" w14:textId="063B2A2B" w:rsidR="00362D99" w:rsidRDefault="00130FBD" w:rsidP="00362D99">
            <w:pPr>
              <w:rPr>
                <w:lang w:val="pt-PT"/>
              </w:rPr>
            </w:pPr>
            <w:r>
              <w:rPr>
                <w:lang w:val="pt-PT"/>
              </w:rPr>
              <w:t>Accuracy</w:t>
            </w:r>
          </w:p>
        </w:tc>
        <w:tc>
          <w:tcPr>
            <w:tcW w:w="1406" w:type="dxa"/>
          </w:tcPr>
          <w:p w14:paraId="2CE05F8D" w14:textId="308795C2" w:rsidR="00362D99" w:rsidRDefault="00130FBD" w:rsidP="00362D99">
            <w:pPr>
              <w:rPr>
                <w:lang w:val="pt-PT"/>
              </w:rPr>
            </w:pPr>
            <w:r>
              <w:rPr>
                <w:lang w:val="pt-PT"/>
              </w:rPr>
              <w:t>Yes</w:t>
            </w:r>
          </w:p>
        </w:tc>
        <w:tc>
          <w:tcPr>
            <w:tcW w:w="1407" w:type="dxa"/>
          </w:tcPr>
          <w:p w14:paraId="36BE802A" w14:textId="195CFD5B" w:rsidR="00362D99" w:rsidRDefault="00130FBD" w:rsidP="00362D99">
            <w:pPr>
              <w:rPr>
                <w:lang w:val="pt-PT"/>
              </w:rPr>
            </w:pPr>
            <w:r>
              <w:rPr>
                <w:lang w:val="pt-PT"/>
              </w:rPr>
              <w:t>Yes</w:t>
            </w:r>
          </w:p>
        </w:tc>
      </w:tr>
      <w:tr w:rsidR="00362D99" w14:paraId="7C9A1883" w14:textId="77777777" w:rsidTr="00362D99">
        <w:tc>
          <w:tcPr>
            <w:tcW w:w="1406" w:type="dxa"/>
          </w:tcPr>
          <w:p w14:paraId="658D64AB" w14:textId="3EA58128" w:rsidR="00362D99" w:rsidRPr="00841077" w:rsidRDefault="009A1246" w:rsidP="00362D99">
            <w:pPr>
              <w:rPr>
                <w:b/>
                <w:bCs/>
                <w:lang w:val="pt-PT"/>
              </w:rPr>
            </w:pPr>
            <w:r w:rsidRPr="00841077">
              <w:rPr>
                <w:b/>
                <w:bCs/>
                <w:lang w:val="pt-PT"/>
              </w:rPr>
              <w:t>GRU’s</w:t>
            </w:r>
          </w:p>
        </w:tc>
        <w:tc>
          <w:tcPr>
            <w:tcW w:w="1406" w:type="dxa"/>
          </w:tcPr>
          <w:p w14:paraId="7C5BF405" w14:textId="0737A92D" w:rsidR="00362D99" w:rsidRDefault="00130FBD" w:rsidP="00362D99">
            <w:pPr>
              <w:rPr>
                <w:lang w:val="pt-PT"/>
              </w:rPr>
            </w:pPr>
            <w:r>
              <w:rPr>
                <w:lang w:val="pt-PT"/>
              </w:rPr>
              <w:t>2014</w:t>
            </w:r>
          </w:p>
        </w:tc>
        <w:tc>
          <w:tcPr>
            <w:tcW w:w="1406" w:type="dxa"/>
          </w:tcPr>
          <w:p w14:paraId="40F8A10A" w14:textId="77777777" w:rsidR="00362D99" w:rsidRDefault="00130FBD" w:rsidP="00362D99">
            <w:pPr>
              <w:rPr>
                <w:lang w:val="pt-PT"/>
              </w:rPr>
            </w:pPr>
            <w:r>
              <w:rPr>
                <w:lang w:val="pt-PT"/>
              </w:rPr>
              <w:t>Speech translation</w:t>
            </w:r>
          </w:p>
          <w:p w14:paraId="6EAD6657" w14:textId="0930C37E" w:rsidR="00841077" w:rsidRDefault="00841077" w:rsidP="00362D99">
            <w:pPr>
              <w:rPr>
                <w:lang w:val="pt-PT"/>
              </w:rPr>
            </w:pPr>
            <w:r>
              <w:rPr>
                <w:lang w:val="pt-PT"/>
              </w:rPr>
              <w:t>Audio Processing</w:t>
            </w:r>
          </w:p>
        </w:tc>
        <w:tc>
          <w:tcPr>
            <w:tcW w:w="1406" w:type="dxa"/>
          </w:tcPr>
          <w:p w14:paraId="0D3C01A2" w14:textId="10984F4A" w:rsidR="00362D99" w:rsidRDefault="00130FBD" w:rsidP="00362D99">
            <w:pPr>
              <w:rPr>
                <w:lang w:val="pt-PT"/>
              </w:rPr>
            </w:pPr>
            <w:r>
              <w:rPr>
                <w:lang w:val="pt-PT"/>
              </w:rPr>
              <w:t>Speed</w:t>
            </w:r>
          </w:p>
        </w:tc>
        <w:tc>
          <w:tcPr>
            <w:tcW w:w="1406" w:type="dxa"/>
          </w:tcPr>
          <w:p w14:paraId="5217583A" w14:textId="63DA8FA0" w:rsidR="00362D99" w:rsidRDefault="00130FBD" w:rsidP="00362D99">
            <w:pPr>
              <w:rPr>
                <w:lang w:val="pt-PT"/>
              </w:rPr>
            </w:pPr>
            <w:r>
              <w:rPr>
                <w:lang w:val="pt-PT"/>
              </w:rPr>
              <w:t>Yes</w:t>
            </w:r>
          </w:p>
        </w:tc>
        <w:tc>
          <w:tcPr>
            <w:tcW w:w="1407" w:type="dxa"/>
          </w:tcPr>
          <w:p w14:paraId="64A081A2" w14:textId="4C0DEF1C" w:rsidR="00362D99" w:rsidRDefault="00130FBD" w:rsidP="00362D99">
            <w:pPr>
              <w:rPr>
                <w:lang w:val="pt-PT"/>
              </w:rPr>
            </w:pPr>
            <w:r>
              <w:rPr>
                <w:lang w:val="pt-PT"/>
              </w:rPr>
              <w:t>Yes</w:t>
            </w:r>
          </w:p>
        </w:tc>
      </w:tr>
    </w:tbl>
    <w:p w14:paraId="580B124E" w14:textId="77777777" w:rsidR="00362D99" w:rsidRPr="00362D99" w:rsidRDefault="00362D99" w:rsidP="00362D99">
      <w:pPr>
        <w:rPr>
          <w:lang w:val="pt-PT"/>
        </w:rPr>
      </w:pPr>
    </w:p>
    <w:p w14:paraId="61E3BC9C" w14:textId="56BD908A" w:rsidR="004614AE" w:rsidRDefault="004614AE">
      <w:pPr>
        <w:pStyle w:val="Ttulo2"/>
      </w:pPr>
      <w:bookmarkStart w:id="726" w:name="_Toc64809232"/>
      <w:r>
        <w:t>Machine Listening</w:t>
      </w:r>
      <w:bookmarkEnd w:id="726"/>
    </w:p>
    <w:p w14:paraId="43AB2CE8" w14:textId="77777777" w:rsidR="001F1BAA" w:rsidRDefault="00841077" w:rsidP="00841077">
      <w:pPr>
        <w:rPr>
          <w:lang w:val="en-US"/>
        </w:rPr>
      </w:pPr>
      <w:r>
        <w:rPr>
          <w:lang w:val="en-US"/>
        </w:rPr>
        <w:t xml:space="preserve">At the time of writing of this document (2021), the term “Machine Listening” is not yet a mainstream </w:t>
      </w:r>
      <w:r w:rsidR="001F1BAA">
        <w:rPr>
          <w:lang w:val="en-US"/>
        </w:rPr>
        <w:t>topic and highly accepted by the community.</w:t>
      </w:r>
    </w:p>
    <w:p w14:paraId="53DEB569" w14:textId="68CF2199" w:rsidR="001F1BAA" w:rsidRDefault="001F1BAA" w:rsidP="001F1BAA">
      <w:pPr>
        <w:keepNext/>
        <w:rPr>
          <w:lang w:val="en-US"/>
        </w:rPr>
      </w:pPr>
      <w:r>
        <w:rPr>
          <w:lang w:val="en-US"/>
        </w:rPr>
        <w:lastRenderedPageBreak/>
        <w:t>There are some references to machine listening as a particular are</w:t>
      </w:r>
      <w:r w:rsidR="00A800B6">
        <w:rPr>
          <w:lang w:val="en-US"/>
        </w:rPr>
        <w:t>a</w:t>
      </w:r>
      <w:r>
        <w:rPr>
          <w:lang w:val="en-US"/>
        </w:rPr>
        <w:t xml:space="preserve"> of application of deep learning.</w:t>
      </w:r>
    </w:p>
    <w:p w14:paraId="05F2F369" w14:textId="592778A6" w:rsidR="001F1BAA" w:rsidRDefault="001F1BAA" w:rsidP="001F1BAA">
      <w:pPr>
        <w:keepNext/>
        <w:rPr>
          <w:lang w:val="en-US"/>
        </w:rPr>
      </w:pPr>
      <w:r w:rsidRPr="001F1BAA">
        <w:rPr>
          <w:lang w:val="en-US"/>
        </w:rPr>
        <w:t>Machine listening is the use of signal processing and machine learning for making sense of natural / everyday sounds</w:t>
      </w:r>
      <w:del w:id="727" w:author="Fátima Rodrigues" w:date="2021-02-12T11:48:00Z">
        <w:r w:rsidRPr="001F1BAA" w:rsidDel="00AD04F5">
          <w:rPr>
            <w:lang w:val="en-US"/>
          </w:rPr>
          <w:delText>,</w:delText>
        </w:r>
      </w:del>
      <w:r w:rsidRPr="001F1BAA">
        <w:rPr>
          <w:lang w:val="en-US"/>
        </w:rPr>
        <w:t xml:space="preserve"> and recorded music.</w:t>
      </w:r>
      <w:r>
        <w:rPr>
          <w:lang w:val="en-US"/>
        </w:rPr>
        <w:t xml:space="preserve"> (</w:t>
      </w:r>
      <w:proofErr w:type="spellStart"/>
      <w:r>
        <w:rPr>
          <w:lang w:val="en-US"/>
        </w:rPr>
        <w:t>Yoomchang</w:t>
      </w:r>
      <w:proofErr w:type="spellEnd"/>
      <w:r>
        <w:rPr>
          <w:lang w:val="en-US"/>
        </w:rPr>
        <w:t xml:space="preserve"> Han, 2020).</w:t>
      </w:r>
    </w:p>
    <w:p w14:paraId="5A4C4E9F" w14:textId="523A33E3" w:rsidR="001F1BAA" w:rsidRDefault="001F1BAA" w:rsidP="001F1BAA">
      <w:pPr>
        <w:keepNext/>
        <w:rPr>
          <w:lang w:val="en-US"/>
        </w:rPr>
      </w:pPr>
      <w:r>
        <w:rPr>
          <w:lang w:val="en-US"/>
        </w:rPr>
        <w:t xml:space="preserve">Even though the architecture is still similar enough that does not justify creating a new branch of deep learning from it, investigations related to speech recognition, audio processing and sound classification suggest an emerging architecture in the upcoming years. </w:t>
      </w:r>
    </w:p>
    <w:p w14:paraId="1DE56455" w14:textId="09EAAF53" w:rsidR="001F1BAA" w:rsidRDefault="001F1BAA" w:rsidP="001F1BAA">
      <w:pPr>
        <w:keepNext/>
        <w:rPr>
          <w:lang w:val="en-US"/>
        </w:rPr>
      </w:pPr>
      <w:r>
        <w:rPr>
          <w:lang w:val="en-US"/>
        </w:rPr>
        <w:t>This section only purpose is to provide this information as an idea for the future and to encourage further investigation after the conclusion of this work.</w:t>
      </w:r>
    </w:p>
    <w:p w14:paraId="0B54A83F" w14:textId="3C50EBA2" w:rsidR="001F1BAA" w:rsidRDefault="001F1BAA" w:rsidP="001F1BAA">
      <w:pPr>
        <w:keepNext/>
        <w:rPr>
          <w:lang w:val="en-US"/>
        </w:rPr>
      </w:pPr>
      <w:r>
        <w:rPr>
          <w:lang w:val="en-US"/>
        </w:rPr>
        <w:t>Figure 7 suggests a redefinition of AI scopes, initially presented in this document in Figure 3.</w:t>
      </w:r>
    </w:p>
    <w:p w14:paraId="076C7488" w14:textId="4016EE63" w:rsidR="001F1BAA" w:rsidRDefault="001F1BAA" w:rsidP="001F1BAA">
      <w:pPr>
        <w:keepNext/>
        <w:rPr>
          <w:lang w:val="en-US"/>
        </w:rPr>
      </w:pPr>
      <w:r>
        <w:rPr>
          <w:lang w:val="en-US"/>
        </w:rPr>
        <w:t>Artificial Intelligence is still the broader topic, followed by Machine Learning and Deep Learning. Now, a new branch emerges from Deep Learning, therefore creating a new are nominated Machine Listening.</w:t>
      </w:r>
    </w:p>
    <w:p w14:paraId="5813EC10" w14:textId="77777777" w:rsidR="001F1BAA" w:rsidRDefault="001F1BAA" w:rsidP="001F1BAA">
      <w:pPr>
        <w:keepNext/>
        <w:rPr>
          <w:lang w:val="en-US"/>
        </w:rPr>
      </w:pPr>
    </w:p>
    <w:p w14:paraId="065D7696" w14:textId="1FDF4820" w:rsidR="001F1BAA" w:rsidRDefault="001F1BAA" w:rsidP="001F1BAA">
      <w:pPr>
        <w:keepNext/>
      </w:pPr>
      <w:r>
        <w:rPr>
          <w:noProof/>
          <w:lang w:val="en-US"/>
        </w:rPr>
        <w:drawing>
          <wp:inline distT="0" distB="0" distL="0" distR="0" wp14:anchorId="1C8C6446" wp14:editId="41060AF6">
            <wp:extent cx="5363845" cy="3128645"/>
            <wp:effectExtent l="0" t="0" r="0" b="1460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4A9B14F6" w14:textId="2CAB062F" w:rsidR="001F1BAA" w:rsidRDefault="001F1BAA" w:rsidP="001F1BAA">
      <w:pPr>
        <w:pStyle w:val="Legenda"/>
      </w:pPr>
      <w:bookmarkStart w:id="728" w:name="_Toc64809201"/>
      <w:r>
        <w:t xml:space="preserve">Figure </w:t>
      </w:r>
      <w:r>
        <w:fldChar w:fldCharType="begin"/>
      </w:r>
      <w:r>
        <w:instrText xml:space="preserve"> SEQ Figure \* ARABIC </w:instrText>
      </w:r>
      <w:r>
        <w:fldChar w:fldCharType="separate"/>
      </w:r>
      <w:r w:rsidR="00B91823">
        <w:rPr>
          <w:noProof/>
        </w:rPr>
        <w:t>7</w:t>
      </w:r>
      <w:r>
        <w:fldChar w:fldCharType="end"/>
      </w:r>
      <w:r>
        <w:t xml:space="preserve"> - Refined Venn Diagram of AI scopes</w:t>
      </w:r>
      <w:bookmarkEnd w:id="728"/>
    </w:p>
    <w:p w14:paraId="71E5C390" w14:textId="79CE9CAC" w:rsidR="00907ED8" w:rsidRPr="00841077" w:rsidRDefault="00907ED8" w:rsidP="00841077">
      <w:pPr>
        <w:rPr>
          <w:lang w:val="en-US"/>
        </w:rPr>
      </w:pPr>
      <w:r w:rsidRPr="00841077">
        <w:rPr>
          <w:lang w:val="en-US"/>
        </w:rPr>
        <w:br w:type="page"/>
      </w:r>
    </w:p>
    <w:p w14:paraId="1C784D7C" w14:textId="4AC410AC" w:rsidR="00907ED8" w:rsidRDefault="00907ED8">
      <w:pPr>
        <w:pStyle w:val="Ttulo1"/>
      </w:pPr>
      <w:bookmarkStart w:id="729" w:name="_Toc64809233"/>
      <w:r>
        <w:lastRenderedPageBreak/>
        <w:t>State of the art</w:t>
      </w:r>
      <w:bookmarkEnd w:id="729"/>
    </w:p>
    <w:p w14:paraId="5EC085FA" w14:textId="4A013FDA" w:rsidR="001F1BAA" w:rsidRDefault="00CD09E7" w:rsidP="001F1BAA">
      <w:pPr>
        <w:rPr>
          <w:lang w:val="en-US"/>
        </w:rPr>
      </w:pPr>
      <w:proofErr w:type="gramStart"/>
      <w:r w:rsidRPr="00CD09E7">
        <w:rPr>
          <w:lang w:val="en-US"/>
        </w:rPr>
        <w:t>First of all</w:t>
      </w:r>
      <w:proofErr w:type="gramEnd"/>
      <w:r w:rsidRPr="00CD09E7">
        <w:rPr>
          <w:lang w:val="en-US"/>
        </w:rPr>
        <w:t xml:space="preserve">, this </w:t>
      </w:r>
      <w:r>
        <w:rPr>
          <w:lang w:val="en-US"/>
        </w:rPr>
        <w:t>chapter intention is to provide enough context to the reader about the existing literature related to the topic, and which tools are available to start designing and develop a solution to the stated problem.</w:t>
      </w:r>
    </w:p>
    <w:p w14:paraId="2CFB5813" w14:textId="028BA400" w:rsidR="00CD09E7" w:rsidRDefault="00CD09E7" w:rsidP="001F1BAA">
      <w:pPr>
        <w:rPr>
          <w:lang w:val="en-US"/>
        </w:rPr>
      </w:pPr>
      <w:r>
        <w:rPr>
          <w:lang w:val="en-US"/>
        </w:rPr>
        <w:t>The next sections explore existing deep learning frameworks that were used to perform music genre classification tasks, as well as the underlying technologies.</w:t>
      </w:r>
    </w:p>
    <w:p w14:paraId="421F3CD6" w14:textId="5C5910AC" w:rsidR="00CD09E7" w:rsidRDefault="00CD09E7" w:rsidP="001F1BAA">
      <w:pPr>
        <w:rPr>
          <w:lang w:val="en-US"/>
        </w:rPr>
      </w:pPr>
      <w:r>
        <w:rPr>
          <w:lang w:val="en-US"/>
        </w:rPr>
        <w:t xml:space="preserve">Furthermore, an analysis to the literature is done to really understand what </w:t>
      </w:r>
      <w:proofErr w:type="gramStart"/>
      <w:r>
        <w:rPr>
          <w:lang w:val="en-US"/>
        </w:rPr>
        <w:t>is the current stat</w:t>
      </w:r>
      <w:ins w:id="730" w:author="Fátima Rodrigues" w:date="2021-02-12T11:53:00Z">
        <w:r w:rsidR="00AD04F5">
          <w:rPr>
            <w:lang w:val="en-US"/>
          </w:rPr>
          <w:t>e of the art</w:t>
        </w:r>
      </w:ins>
      <w:r>
        <w:rPr>
          <w:lang w:val="en-US"/>
        </w:rPr>
        <w:t xml:space="preserve"> of music genre classification</w:t>
      </w:r>
      <w:proofErr w:type="gramEnd"/>
      <w:r>
        <w:rPr>
          <w:lang w:val="en-US"/>
        </w:rPr>
        <w:t xml:space="preserve">. What is the accuracy of </w:t>
      </w:r>
      <w:r w:rsidR="00AD04F5">
        <w:rPr>
          <w:lang w:val="en-US"/>
        </w:rPr>
        <w:t xml:space="preserve">main </w:t>
      </w:r>
      <w:r>
        <w:rPr>
          <w:lang w:val="en-US"/>
        </w:rPr>
        <w:t>project</w:t>
      </w:r>
      <w:r w:rsidR="00AD04F5">
        <w:rPr>
          <w:lang w:val="en-US"/>
        </w:rPr>
        <w:t>s</w:t>
      </w:r>
      <w:r>
        <w:rPr>
          <w:lang w:val="en-US"/>
        </w:rPr>
        <w:t>, which genres are currently identified, what are the cornerstones to achieve a solution and what are the biggest barriers to achieve good result</w:t>
      </w:r>
      <w:r w:rsidR="00AD04F5">
        <w:rPr>
          <w:lang w:val="en-US"/>
        </w:rPr>
        <w:t>s</w:t>
      </w:r>
      <w:r>
        <w:rPr>
          <w:lang w:val="en-US"/>
        </w:rPr>
        <w:t xml:space="preserve"> are some of the question</w:t>
      </w:r>
      <w:r w:rsidR="00AD04F5">
        <w:rPr>
          <w:lang w:val="en-US"/>
        </w:rPr>
        <w:t>s</w:t>
      </w:r>
      <w:r>
        <w:rPr>
          <w:lang w:val="en-US"/>
        </w:rPr>
        <w:t xml:space="preserve"> </w:t>
      </w:r>
      <w:r w:rsidR="00AD04F5">
        <w:rPr>
          <w:lang w:val="en-US"/>
        </w:rPr>
        <w:t>to</w:t>
      </w:r>
      <w:r>
        <w:rPr>
          <w:lang w:val="en-US"/>
        </w:rPr>
        <w:t xml:space="preserve"> answer in this </w:t>
      </w:r>
      <w:proofErr w:type="gramStart"/>
      <w:r>
        <w:rPr>
          <w:lang w:val="en-US"/>
        </w:rPr>
        <w:t>chapter.</w:t>
      </w:r>
      <w:proofErr w:type="gramEnd"/>
    </w:p>
    <w:p w14:paraId="10E14C1E" w14:textId="6C0C291B" w:rsidR="003856FB" w:rsidRPr="00C45317" w:rsidRDefault="003856FB" w:rsidP="001F1BAA">
      <w:r>
        <w:t>Previous work on music genre classification based on machine learning techniques achieved a top accuracy of 74% (</w:t>
      </w:r>
      <w:proofErr w:type="spellStart"/>
      <w:r>
        <w:t>Landsdown</w:t>
      </w:r>
      <w:proofErr w:type="spellEnd"/>
      <w:r>
        <w:t>, 2019). It is also a goal of this chapter to understand common best practices and usual pit falls to consider when designing the system in chapter 5.</w:t>
      </w:r>
    </w:p>
    <w:p w14:paraId="4FACA33F" w14:textId="6AE7FA6A" w:rsidR="00907ED8" w:rsidRPr="00D052E8" w:rsidRDefault="005A3746">
      <w:pPr>
        <w:pStyle w:val="Ttulo2"/>
        <w:numPr>
          <w:ilvl w:val="1"/>
          <w:numId w:val="52"/>
        </w:numPr>
        <w:rPr>
          <w:rPrChange w:id="731" w:author="Gustavo Moreira" w:date="2021-02-20T17:31:00Z">
            <w:rPr>
              <w:lang w:val="pt-PT"/>
            </w:rPr>
          </w:rPrChange>
        </w:rPr>
        <w:pPrChange w:id="732" w:author="Gustavo Moreira" w:date="2021-02-20T17:51:00Z">
          <w:pPr>
            <w:pStyle w:val="Ttulo2"/>
          </w:pPr>
        </w:pPrChange>
      </w:pPr>
      <w:bookmarkStart w:id="733" w:name="_Toc64809234"/>
      <w:r w:rsidRPr="00D052E8">
        <w:rPr>
          <w:rPrChange w:id="734" w:author="Gustavo Moreira" w:date="2021-02-20T17:31:00Z">
            <w:rPr>
              <w:lang w:val="pt-PT"/>
            </w:rPr>
          </w:rPrChange>
        </w:rPr>
        <w:t>Deep learning frameworks research</w:t>
      </w:r>
      <w:bookmarkEnd w:id="733"/>
    </w:p>
    <w:p w14:paraId="607EB2FC" w14:textId="7250ABAF" w:rsidR="00720600" w:rsidRPr="00720600" w:rsidRDefault="00720600" w:rsidP="00720600">
      <w:pPr>
        <w:rPr>
          <w:lang w:val="en-US"/>
        </w:rPr>
      </w:pPr>
      <w:r w:rsidRPr="00720600">
        <w:rPr>
          <w:lang w:val="en-US"/>
        </w:rPr>
        <w:t>In this section the m</w:t>
      </w:r>
      <w:r>
        <w:rPr>
          <w:lang w:val="en-US"/>
        </w:rPr>
        <w:t xml:space="preserve">ost common deep learning frameworks are explored. The main goal is to get familiarized with the existing frameworks and together with section 4.2, provide enough information to </w:t>
      </w:r>
      <w:r w:rsidR="003D07B4">
        <w:rPr>
          <w:lang w:val="en-US"/>
        </w:rPr>
        <w:t>have an informed decision about the design and solution to implement on chapter 5.</w:t>
      </w:r>
    </w:p>
    <w:p w14:paraId="2DE8EDE3" w14:textId="7DC5F1A5" w:rsidR="003D07B4" w:rsidRDefault="00D43C6F">
      <w:pPr>
        <w:pStyle w:val="Ttulo3"/>
        <w:rPr>
          <w:lang w:val="pt-PT"/>
        </w:rPr>
      </w:pPr>
      <w:bookmarkStart w:id="735" w:name="_Toc64809235"/>
      <w:r>
        <w:rPr>
          <w:lang w:val="pt-PT"/>
        </w:rPr>
        <w:t>Existing frameworks</w:t>
      </w:r>
      <w:bookmarkEnd w:id="735"/>
    </w:p>
    <w:p w14:paraId="3846CE99" w14:textId="77777777" w:rsidR="001F7F98" w:rsidRDefault="007175F4" w:rsidP="007175F4">
      <w:pPr>
        <w:rPr>
          <w:lang w:val="en-US"/>
        </w:rPr>
      </w:pPr>
      <w:r w:rsidRPr="007175F4">
        <w:rPr>
          <w:lang w:val="en-US"/>
        </w:rPr>
        <w:t>Even though a framework i</w:t>
      </w:r>
      <w:r>
        <w:rPr>
          <w:lang w:val="en-US"/>
        </w:rPr>
        <w:t xml:space="preserve">s not </w:t>
      </w:r>
      <w:proofErr w:type="gramStart"/>
      <w:r>
        <w:rPr>
          <w:lang w:val="en-US"/>
        </w:rPr>
        <w:t>absolutely necessary</w:t>
      </w:r>
      <w:proofErr w:type="gramEnd"/>
      <w:r>
        <w:rPr>
          <w:lang w:val="en-US"/>
        </w:rPr>
        <w:t xml:space="preserve"> to develop the project, </w:t>
      </w:r>
      <w:r w:rsidR="00C33251">
        <w:rPr>
          <w:lang w:val="en-US"/>
        </w:rPr>
        <w:t xml:space="preserve">it allows the focus of the work to be on the task instead of the underlying </w:t>
      </w:r>
      <w:r w:rsidR="001F7F98">
        <w:rPr>
          <w:lang w:val="en-US"/>
        </w:rPr>
        <w:t>preparation</w:t>
      </w:r>
      <w:r w:rsidR="00C33251">
        <w:rPr>
          <w:lang w:val="en-US"/>
        </w:rPr>
        <w:t xml:space="preserve"> work.</w:t>
      </w:r>
    </w:p>
    <w:p w14:paraId="2DD4463F" w14:textId="13010107" w:rsidR="007175F4" w:rsidRDefault="001F7F98" w:rsidP="007175F4">
      <w:pPr>
        <w:rPr>
          <w:lang w:val="en-US"/>
        </w:rPr>
      </w:pPr>
      <w:r>
        <w:rPr>
          <w:lang w:val="en-US"/>
        </w:rPr>
        <w:t>This section was written in January 2021. Therefore, only existing framework</w:t>
      </w:r>
      <w:r w:rsidR="000E5B2E">
        <w:rPr>
          <w:lang w:val="en-US"/>
        </w:rPr>
        <w:t>s</w:t>
      </w:r>
      <w:r>
        <w:rPr>
          <w:lang w:val="en-US"/>
        </w:rPr>
        <w:t xml:space="preserve"> until the stated date were considered. Not all might be relevant enough for music genre classification, however, they are still identified so that a fully informed decision can be further </w:t>
      </w:r>
      <w:r w:rsidR="000E5B2E">
        <w:rPr>
          <w:lang w:val="en-US"/>
        </w:rPr>
        <w:t>take</w:t>
      </w:r>
      <w:r>
        <w:rPr>
          <w:lang w:val="en-US"/>
        </w:rPr>
        <w:t>.</w:t>
      </w:r>
    </w:p>
    <w:p w14:paraId="70312DCF" w14:textId="76F7750E" w:rsidR="001F7F98" w:rsidRPr="009314C2" w:rsidRDefault="001F7F98" w:rsidP="007175F4">
      <w:pPr>
        <w:rPr>
          <w:b/>
          <w:bCs/>
          <w:lang w:val="en-US"/>
        </w:rPr>
      </w:pPr>
      <w:proofErr w:type="spellStart"/>
      <w:r w:rsidRPr="009314C2">
        <w:rPr>
          <w:b/>
          <w:bCs/>
          <w:lang w:val="en-US"/>
        </w:rPr>
        <w:t>Pytorch</w:t>
      </w:r>
      <w:proofErr w:type="spellEnd"/>
    </w:p>
    <w:p w14:paraId="0E528C48" w14:textId="608BCB11" w:rsidR="001F7F98" w:rsidRDefault="001F7F98" w:rsidP="007175F4">
      <w:pPr>
        <w:rPr>
          <w:lang w:val="en-US"/>
        </w:rPr>
      </w:pPr>
      <w:proofErr w:type="spellStart"/>
      <w:r>
        <w:rPr>
          <w:lang w:val="en-US"/>
        </w:rPr>
        <w:t>Pytorch</w:t>
      </w:r>
      <w:proofErr w:type="spellEnd"/>
      <w:r>
        <w:rPr>
          <w:lang w:val="en-US"/>
        </w:rPr>
        <w:t xml:space="preserve"> is an </w:t>
      </w:r>
      <w:proofErr w:type="gramStart"/>
      <w:r>
        <w:rPr>
          <w:lang w:val="en-US"/>
        </w:rPr>
        <w:t>open source</w:t>
      </w:r>
      <w:proofErr w:type="gramEnd"/>
      <w:r>
        <w:rPr>
          <w:lang w:val="en-US"/>
        </w:rPr>
        <w:t xml:space="preserve"> machine learning framework that accelerates the path from research prototyping to production deployment.</w:t>
      </w:r>
    </w:p>
    <w:p w14:paraId="62F6CC39" w14:textId="51702100" w:rsidR="001F7F98" w:rsidRDefault="001F7F98" w:rsidP="007175F4">
      <w:pPr>
        <w:rPr>
          <w:lang w:val="en-US"/>
        </w:rPr>
      </w:pPr>
      <w:r>
        <w:rPr>
          <w:lang w:val="en-US"/>
        </w:rPr>
        <w:t>This framework provides a rich ecosystem of tools and libraries to support development of various deep learning end projects. (</w:t>
      </w:r>
      <w:proofErr w:type="spellStart"/>
      <w:r>
        <w:rPr>
          <w:lang w:val="en-US"/>
        </w:rPr>
        <w:t>Pytorch</w:t>
      </w:r>
      <w:proofErr w:type="spellEnd"/>
      <w:r>
        <w:rPr>
          <w:lang w:val="en-US"/>
        </w:rPr>
        <w:t>, 2020).</w:t>
      </w:r>
    </w:p>
    <w:p w14:paraId="55AEDD5B" w14:textId="783B1890" w:rsidR="009314C2" w:rsidRDefault="009314C2" w:rsidP="007175F4">
      <w:pPr>
        <w:rPr>
          <w:lang w:val="en-US"/>
        </w:rPr>
      </w:pPr>
      <w:proofErr w:type="spellStart"/>
      <w:r>
        <w:rPr>
          <w:lang w:val="en-US"/>
        </w:rPr>
        <w:lastRenderedPageBreak/>
        <w:t>Pytorch</w:t>
      </w:r>
      <w:proofErr w:type="spellEnd"/>
      <w:r>
        <w:rPr>
          <w:lang w:val="en-US"/>
        </w:rPr>
        <w:t xml:space="preserve"> also provides native cloud support, which taking into consideration big amounts of data that are necessary to train a deep learning model, might become an essential feature for product development.</w:t>
      </w:r>
    </w:p>
    <w:p w14:paraId="2E7981CA" w14:textId="4A1139D9" w:rsidR="001F7F98" w:rsidRDefault="009314C2" w:rsidP="007175F4">
      <w:pPr>
        <w:rPr>
          <w:lang w:val="en-US"/>
        </w:rPr>
      </w:pPr>
      <w:r>
        <w:rPr>
          <w:lang w:val="en-US"/>
        </w:rPr>
        <w:t xml:space="preserve">The </w:t>
      </w:r>
      <w:proofErr w:type="gramStart"/>
      <w:r>
        <w:rPr>
          <w:lang w:val="en-US"/>
        </w:rPr>
        <w:t>open source</w:t>
      </w:r>
      <w:proofErr w:type="gramEnd"/>
      <w:r>
        <w:rPr>
          <w:lang w:val="en-US"/>
        </w:rPr>
        <w:t xml:space="preserve"> project is followed by 46000 people on </w:t>
      </w:r>
      <w:proofErr w:type="spellStart"/>
      <w:r>
        <w:rPr>
          <w:lang w:val="en-US"/>
        </w:rPr>
        <w:t>Github</w:t>
      </w:r>
      <w:proofErr w:type="spellEnd"/>
      <w:r>
        <w:rPr>
          <w:lang w:val="en-US"/>
        </w:rPr>
        <w:t xml:space="preserve">, and it counts with 1733 contributors, which resembles a good community support. </w:t>
      </w:r>
    </w:p>
    <w:p w14:paraId="701DD59B" w14:textId="2185F3FF" w:rsidR="009314C2" w:rsidRDefault="009314C2" w:rsidP="007175F4">
      <w:pPr>
        <w:rPr>
          <w:lang w:val="en-US"/>
        </w:rPr>
      </w:pPr>
      <w:r>
        <w:rPr>
          <w:lang w:val="en-US"/>
        </w:rPr>
        <w:t>Relying on this framework to develop deep learning projects provides a good community support, and challenges ahead may have been encountered by someone before.</w:t>
      </w:r>
    </w:p>
    <w:p w14:paraId="2AEE50E2" w14:textId="4C90B530" w:rsidR="009314C2" w:rsidRDefault="009314C2" w:rsidP="007175F4">
      <w:pPr>
        <w:rPr>
          <w:lang w:val="en-US"/>
        </w:rPr>
      </w:pPr>
      <w:r>
        <w:rPr>
          <w:lang w:val="en-US"/>
        </w:rPr>
        <w:t xml:space="preserve">The main development language when using </w:t>
      </w:r>
      <w:proofErr w:type="spellStart"/>
      <w:r>
        <w:rPr>
          <w:lang w:val="en-US"/>
        </w:rPr>
        <w:t>Pytorch</w:t>
      </w:r>
      <w:proofErr w:type="spellEnd"/>
      <w:r>
        <w:rPr>
          <w:lang w:val="en-US"/>
        </w:rPr>
        <w:t xml:space="preserve"> is Python</w:t>
      </w:r>
      <w:del w:id="736" w:author="Fátima Rodrigues" w:date="2021-02-12T11:56:00Z">
        <w:r w:rsidDel="000E5B2E">
          <w:rPr>
            <w:lang w:val="en-US"/>
          </w:rPr>
          <w:delText>,</w:delText>
        </w:r>
      </w:del>
      <w:r>
        <w:rPr>
          <w:lang w:val="en-US"/>
        </w:rPr>
        <w:t xml:space="preserve"> and includes easy support for all the major Python libraries. </w:t>
      </w:r>
      <w:r w:rsidRPr="009314C2">
        <w:rPr>
          <w:lang w:val="en-US"/>
        </w:rPr>
        <w:t>(</w:t>
      </w:r>
      <w:proofErr w:type="spellStart"/>
      <w:r w:rsidRPr="009314C2">
        <w:rPr>
          <w:lang w:val="en-US"/>
        </w:rPr>
        <w:t>Khuyen</w:t>
      </w:r>
      <w:proofErr w:type="spellEnd"/>
      <w:r w:rsidRPr="009314C2">
        <w:rPr>
          <w:lang w:val="en-US"/>
        </w:rPr>
        <w:t xml:space="preserve"> Tran, 2020)</w:t>
      </w:r>
      <w:r>
        <w:rPr>
          <w:lang w:val="en-US"/>
        </w:rPr>
        <w:t>.</w:t>
      </w:r>
    </w:p>
    <w:p w14:paraId="6683D424" w14:textId="0396F636" w:rsidR="009314C2" w:rsidRDefault="009314C2" w:rsidP="007175F4">
      <w:pPr>
        <w:rPr>
          <w:lang w:val="en-US"/>
        </w:rPr>
      </w:pPr>
      <w:r>
        <w:rPr>
          <w:lang w:val="en-US"/>
        </w:rPr>
        <w:t xml:space="preserve">Literature in the topic shows that </w:t>
      </w:r>
      <w:proofErr w:type="spellStart"/>
      <w:r>
        <w:rPr>
          <w:lang w:val="en-US"/>
        </w:rPr>
        <w:t>Pytorch</w:t>
      </w:r>
      <w:proofErr w:type="spellEnd"/>
      <w:r>
        <w:rPr>
          <w:lang w:val="en-US"/>
        </w:rPr>
        <w:t xml:space="preserve"> has been used before to perform music genre classification tasks </w:t>
      </w:r>
      <w:r w:rsidRPr="009314C2">
        <w:rPr>
          <w:lang w:val="en-US"/>
        </w:rPr>
        <w:t>(Pankaj Kumar, 2020)</w:t>
      </w:r>
      <w:r>
        <w:rPr>
          <w:lang w:val="en-US"/>
        </w:rPr>
        <w:t>.</w:t>
      </w:r>
    </w:p>
    <w:p w14:paraId="385792D3" w14:textId="77777777" w:rsidR="001F7F98" w:rsidRDefault="001F7F98" w:rsidP="007175F4">
      <w:pPr>
        <w:rPr>
          <w:lang w:val="en-US"/>
        </w:rPr>
      </w:pPr>
    </w:p>
    <w:p w14:paraId="4BDA737C" w14:textId="5CBC4FD4" w:rsidR="001F7F98" w:rsidRPr="006E7800" w:rsidRDefault="001F7F98" w:rsidP="007175F4">
      <w:pPr>
        <w:rPr>
          <w:b/>
          <w:bCs/>
          <w:lang w:val="en-US"/>
        </w:rPr>
      </w:pPr>
      <w:proofErr w:type="spellStart"/>
      <w:r w:rsidRPr="006E7800">
        <w:rPr>
          <w:b/>
          <w:bCs/>
          <w:lang w:val="en-US"/>
        </w:rPr>
        <w:t>MxNet</w:t>
      </w:r>
      <w:proofErr w:type="spellEnd"/>
    </w:p>
    <w:p w14:paraId="5C82D134" w14:textId="066249D1" w:rsidR="006E7800" w:rsidRDefault="006E7800" w:rsidP="007175F4">
      <w:pPr>
        <w:rPr>
          <w:lang w:val="en-US"/>
        </w:rPr>
      </w:pPr>
      <w:proofErr w:type="spellStart"/>
      <w:r>
        <w:rPr>
          <w:lang w:val="en-US"/>
        </w:rPr>
        <w:t>MxNet</w:t>
      </w:r>
      <w:proofErr w:type="spellEnd"/>
      <w:r>
        <w:rPr>
          <w:lang w:val="en-US"/>
        </w:rPr>
        <w:t xml:space="preserve"> is another </w:t>
      </w:r>
      <w:proofErr w:type="gramStart"/>
      <w:r>
        <w:rPr>
          <w:lang w:val="en-US"/>
        </w:rPr>
        <w:t>open sourced</w:t>
      </w:r>
      <w:proofErr w:type="gramEnd"/>
      <w:r>
        <w:rPr>
          <w:lang w:val="en-US"/>
        </w:rPr>
        <w:t xml:space="preserve"> deep learning framework that is backed by Apache. The benefits that this framework provides is the ability to perform distributed training, in other words, the possibility of combining local hardware with cloud hardware. (</w:t>
      </w:r>
      <w:proofErr w:type="spellStart"/>
      <w:r>
        <w:rPr>
          <w:lang w:val="en-US"/>
        </w:rPr>
        <w:t>MxNet</w:t>
      </w:r>
      <w:proofErr w:type="spellEnd"/>
      <w:r>
        <w:rPr>
          <w:lang w:val="en-US"/>
        </w:rPr>
        <w:t>, 2020).</w:t>
      </w:r>
    </w:p>
    <w:p w14:paraId="03B68F20" w14:textId="2A98F664" w:rsidR="006E7800" w:rsidRDefault="006E7800" w:rsidP="007175F4">
      <w:pPr>
        <w:rPr>
          <w:lang w:val="en-US"/>
        </w:rPr>
      </w:pPr>
      <w:r>
        <w:rPr>
          <w:lang w:val="en-US"/>
        </w:rPr>
        <w:t>Another benefit of this framework is the support of eight development languages: Python, Scala, Julia, Clojure, Java, C++, R and Perl. Developers using this framework to develop deep learning models have a wider variety of choice in terms of the language they prefer to use.</w:t>
      </w:r>
    </w:p>
    <w:p w14:paraId="49312B7A" w14:textId="2A2D024F" w:rsidR="006E7800" w:rsidRDefault="006E7800" w:rsidP="007175F4">
      <w:pPr>
        <w:rPr>
          <w:lang w:val="en-US"/>
        </w:rPr>
      </w:pPr>
      <w:r>
        <w:rPr>
          <w:lang w:val="en-US"/>
        </w:rPr>
        <w:t xml:space="preserve">The </w:t>
      </w:r>
      <w:proofErr w:type="gramStart"/>
      <w:r>
        <w:rPr>
          <w:lang w:val="en-US"/>
        </w:rPr>
        <w:t>open source</w:t>
      </w:r>
      <w:proofErr w:type="gramEnd"/>
      <w:r>
        <w:rPr>
          <w:lang w:val="en-US"/>
        </w:rPr>
        <w:t xml:space="preserve"> project is followed by 19200 people and counts with 850 contributors, which also resembles a good community support.</w:t>
      </w:r>
    </w:p>
    <w:p w14:paraId="1BBE4A06" w14:textId="1D984641" w:rsidR="006E7800" w:rsidRDefault="006E7800" w:rsidP="007175F4">
      <w:pPr>
        <w:rPr>
          <w:lang w:val="en-US"/>
        </w:rPr>
      </w:pPr>
      <w:r>
        <w:rPr>
          <w:lang w:val="en-US"/>
        </w:rPr>
        <w:t>Literature is not clear enough to understand if previous work has been done regarding music genre classification. However, the framework has been used by Amazon to perform music recommendation to it</w:t>
      </w:r>
      <w:r w:rsidR="00121413">
        <w:rPr>
          <w:lang w:val="en-US"/>
        </w:rPr>
        <w:t>s</w:t>
      </w:r>
      <w:r>
        <w:rPr>
          <w:lang w:val="en-US"/>
        </w:rPr>
        <w:t xml:space="preserve"> users of the Amazon Music streaming service (Kat Ellis, 2019). </w:t>
      </w:r>
    </w:p>
    <w:p w14:paraId="7CDBD32E" w14:textId="26507F0D" w:rsidR="001F7F98" w:rsidRPr="001B269D" w:rsidRDefault="001F7F98" w:rsidP="007175F4">
      <w:pPr>
        <w:rPr>
          <w:b/>
          <w:bCs/>
          <w:lang w:val="en-US"/>
        </w:rPr>
      </w:pPr>
      <w:proofErr w:type="spellStart"/>
      <w:r w:rsidRPr="001B269D">
        <w:rPr>
          <w:b/>
          <w:bCs/>
          <w:lang w:val="en-US"/>
        </w:rPr>
        <w:t>Tensorflow</w:t>
      </w:r>
      <w:proofErr w:type="spellEnd"/>
    </w:p>
    <w:p w14:paraId="7926D99B" w14:textId="73FED045" w:rsidR="006E7800" w:rsidRDefault="006E7800" w:rsidP="007175F4">
      <w:pPr>
        <w:rPr>
          <w:lang w:val="en-US"/>
        </w:rPr>
      </w:pPr>
      <w:proofErr w:type="spellStart"/>
      <w:r>
        <w:rPr>
          <w:lang w:val="en-US"/>
        </w:rPr>
        <w:t>Tensorflow</w:t>
      </w:r>
      <w:proofErr w:type="spellEnd"/>
      <w:r>
        <w:rPr>
          <w:lang w:val="en-US"/>
        </w:rPr>
        <w:t xml:space="preserve"> is an end-to-end </w:t>
      </w:r>
      <w:proofErr w:type="gramStart"/>
      <w:r>
        <w:rPr>
          <w:lang w:val="en-US"/>
        </w:rPr>
        <w:t>open source</w:t>
      </w:r>
      <w:proofErr w:type="gramEnd"/>
      <w:r>
        <w:rPr>
          <w:lang w:val="en-US"/>
        </w:rPr>
        <w:t xml:space="preserve"> platform for deep learning. It has a comprehensive, flexible ecosystem of tools, libraries and community resources that let researchers push the state-of-the-art in machine learning (</w:t>
      </w:r>
      <w:proofErr w:type="spellStart"/>
      <w:r>
        <w:rPr>
          <w:lang w:val="en-US"/>
        </w:rPr>
        <w:t>Tensorflow</w:t>
      </w:r>
      <w:proofErr w:type="spellEnd"/>
      <w:r>
        <w:rPr>
          <w:lang w:val="en-US"/>
        </w:rPr>
        <w:t>, 2020).</w:t>
      </w:r>
    </w:p>
    <w:p w14:paraId="3435E72A" w14:textId="19722D41" w:rsidR="001B269D" w:rsidRDefault="001B269D" w:rsidP="007175F4">
      <w:pPr>
        <w:rPr>
          <w:lang w:val="en-US"/>
        </w:rPr>
      </w:pPr>
      <w:r>
        <w:rPr>
          <w:lang w:val="en-US"/>
        </w:rPr>
        <w:t xml:space="preserve">This framework includes easy model building by making intuitive API’s for immediate model iteration and debugging. It is used by several big companies like Airbnb, </w:t>
      </w:r>
      <w:proofErr w:type="gramStart"/>
      <w:r>
        <w:rPr>
          <w:lang w:val="en-US"/>
        </w:rPr>
        <w:t>Google</w:t>
      </w:r>
      <w:proofErr w:type="gramEnd"/>
      <w:r>
        <w:rPr>
          <w:lang w:val="en-US"/>
        </w:rPr>
        <w:t xml:space="preserve"> or Intel.</w:t>
      </w:r>
    </w:p>
    <w:p w14:paraId="4C3EE0CB" w14:textId="7D3A444D" w:rsidR="001B269D" w:rsidRDefault="001B269D" w:rsidP="007175F4">
      <w:pPr>
        <w:rPr>
          <w:lang w:val="en-US"/>
        </w:rPr>
      </w:pPr>
      <w:proofErr w:type="spellStart"/>
      <w:r>
        <w:rPr>
          <w:lang w:val="en-US"/>
        </w:rPr>
        <w:t>Tensorflow</w:t>
      </w:r>
      <w:proofErr w:type="spellEnd"/>
      <w:r>
        <w:rPr>
          <w:lang w:val="en-US"/>
        </w:rPr>
        <w:t xml:space="preserve"> main development language is Python, and it is the only language that is fully supported by the framework. In other words, to fully take advantage of all the features provided by </w:t>
      </w:r>
      <w:proofErr w:type="spellStart"/>
      <w:r>
        <w:rPr>
          <w:lang w:val="en-US"/>
        </w:rPr>
        <w:t>Tensorflow</w:t>
      </w:r>
      <w:proofErr w:type="spellEnd"/>
      <w:r>
        <w:rPr>
          <w:lang w:val="en-US"/>
        </w:rPr>
        <w:t xml:space="preserve">, Python is the only language that is capable to do it. However, some </w:t>
      </w:r>
      <w:proofErr w:type="gramStart"/>
      <w:r>
        <w:rPr>
          <w:lang w:val="en-US"/>
        </w:rPr>
        <w:t>API’s</w:t>
      </w:r>
      <w:proofErr w:type="gramEnd"/>
      <w:r>
        <w:rPr>
          <w:lang w:val="en-US"/>
        </w:rPr>
        <w:t xml:space="preserve"> are available through other languages, such as </w:t>
      </w:r>
      <w:proofErr w:type="spellStart"/>
      <w:r>
        <w:rPr>
          <w:lang w:val="en-US"/>
        </w:rPr>
        <w:t>Javascript</w:t>
      </w:r>
      <w:proofErr w:type="spellEnd"/>
      <w:r>
        <w:rPr>
          <w:lang w:val="en-US"/>
        </w:rPr>
        <w:t>, C++, Java, Go and Swift.</w:t>
      </w:r>
    </w:p>
    <w:p w14:paraId="3F5B3509" w14:textId="4CF86240" w:rsidR="001B269D" w:rsidRDefault="001B269D" w:rsidP="007175F4">
      <w:pPr>
        <w:rPr>
          <w:lang w:val="en-US"/>
        </w:rPr>
      </w:pPr>
      <w:r>
        <w:rPr>
          <w:lang w:val="en-US"/>
        </w:rPr>
        <w:lastRenderedPageBreak/>
        <w:t xml:space="preserve">There is also </w:t>
      </w:r>
      <w:proofErr w:type="gramStart"/>
      <w:r>
        <w:rPr>
          <w:lang w:val="en-US"/>
        </w:rPr>
        <w:t>non official</w:t>
      </w:r>
      <w:proofErr w:type="gramEnd"/>
      <w:r>
        <w:rPr>
          <w:lang w:val="en-US"/>
        </w:rPr>
        <w:t xml:space="preserve"> support for languages as C#, Haskell, Julia, R, Ruby, Rust and Scala.</w:t>
      </w:r>
    </w:p>
    <w:p w14:paraId="6FDE05B1" w14:textId="6BF05D64" w:rsidR="001B269D" w:rsidRDefault="001B269D" w:rsidP="007175F4">
      <w:pPr>
        <w:rPr>
          <w:lang w:val="en-US"/>
        </w:rPr>
      </w:pPr>
      <w:r>
        <w:rPr>
          <w:lang w:val="en-US"/>
        </w:rPr>
        <w:t xml:space="preserve">The </w:t>
      </w:r>
      <w:proofErr w:type="gramStart"/>
      <w:r>
        <w:rPr>
          <w:lang w:val="en-US"/>
        </w:rPr>
        <w:t>open source</w:t>
      </w:r>
      <w:proofErr w:type="gramEnd"/>
      <w:r>
        <w:rPr>
          <w:lang w:val="en-US"/>
        </w:rPr>
        <w:t xml:space="preserve"> project on </w:t>
      </w:r>
      <w:proofErr w:type="spellStart"/>
      <w:r>
        <w:rPr>
          <w:lang w:val="en-US"/>
        </w:rPr>
        <w:t>Github</w:t>
      </w:r>
      <w:proofErr w:type="spellEnd"/>
      <w:r>
        <w:rPr>
          <w:lang w:val="en-US"/>
        </w:rPr>
        <w:t xml:space="preserve"> counts with 153000 followers and around 2870 contributors.</w:t>
      </w:r>
    </w:p>
    <w:p w14:paraId="7F3BC620" w14:textId="5B4F8371" w:rsidR="001B269D" w:rsidRDefault="001B269D" w:rsidP="007175F4">
      <w:pPr>
        <w:rPr>
          <w:lang w:val="en-US"/>
        </w:rPr>
      </w:pPr>
      <w:r>
        <w:rPr>
          <w:lang w:val="en-US"/>
        </w:rPr>
        <w:t xml:space="preserve">Music genre classification has been achieved with success using </w:t>
      </w:r>
      <w:proofErr w:type="spellStart"/>
      <w:r>
        <w:rPr>
          <w:lang w:val="en-US"/>
        </w:rPr>
        <w:t>Tensorflow</w:t>
      </w:r>
      <w:proofErr w:type="spellEnd"/>
      <w:r>
        <w:rPr>
          <w:lang w:val="en-US"/>
        </w:rPr>
        <w:t xml:space="preserve"> with convolutional neural networks (</w:t>
      </w:r>
      <w:proofErr w:type="spellStart"/>
      <w:r>
        <w:rPr>
          <w:lang w:val="en-US"/>
        </w:rPr>
        <w:t>Célestin</w:t>
      </w:r>
      <w:proofErr w:type="spellEnd"/>
      <w:r>
        <w:rPr>
          <w:lang w:val="en-US"/>
        </w:rPr>
        <w:t xml:space="preserve"> </w:t>
      </w:r>
      <w:proofErr w:type="spellStart"/>
      <w:r>
        <w:rPr>
          <w:lang w:val="en-US"/>
        </w:rPr>
        <w:t>Hermez</w:t>
      </w:r>
      <w:proofErr w:type="spellEnd"/>
      <w:r>
        <w:rPr>
          <w:lang w:val="en-US"/>
        </w:rPr>
        <w:t>, 2020).</w:t>
      </w:r>
    </w:p>
    <w:p w14:paraId="5344F181" w14:textId="661E4B77" w:rsidR="001F7F98" w:rsidRPr="00263B43" w:rsidRDefault="001F7F98" w:rsidP="007175F4">
      <w:pPr>
        <w:rPr>
          <w:b/>
          <w:bCs/>
          <w:lang w:val="en-US"/>
        </w:rPr>
      </w:pPr>
      <w:r w:rsidRPr="00263B43">
        <w:rPr>
          <w:b/>
          <w:bCs/>
          <w:lang w:val="en-US"/>
        </w:rPr>
        <w:t>MATLAB</w:t>
      </w:r>
    </w:p>
    <w:p w14:paraId="1C952E67" w14:textId="4589A00A" w:rsidR="001B269D" w:rsidRDefault="001B269D" w:rsidP="007175F4">
      <w:pPr>
        <w:rPr>
          <w:lang w:val="en-US"/>
        </w:rPr>
      </w:pPr>
      <w:r>
        <w:rPr>
          <w:lang w:val="en-US"/>
        </w:rPr>
        <w:t xml:space="preserve">Contrary to the previous frameworks presented in this section, MATLAB is not an </w:t>
      </w:r>
      <w:proofErr w:type="gramStart"/>
      <w:r>
        <w:rPr>
          <w:lang w:val="en-US"/>
        </w:rPr>
        <w:t>open source</w:t>
      </w:r>
      <w:proofErr w:type="gramEnd"/>
      <w:r>
        <w:rPr>
          <w:lang w:val="en-US"/>
        </w:rPr>
        <w:t xml:space="preserve"> framework. Nevertheless, </w:t>
      </w:r>
      <w:r w:rsidR="00263B43">
        <w:rPr>
          <w:lang w:val="en-US"/>
        </w:rPr>
        <w:t xml:space="preserve">MATLAB provides deep learning capabilities by allowing the creation, </w:t>
      </w:r>
      <w:proofErr w:type="gramStart"/>
      <w:r w:rsidR="00263B43">
        <w:rPr>
          <w:lang w:val="en-US"/>
        </w:rPr>
        <w:t>modification</w:t>
      </w:r>
      <w:proofErr w:type="gramEnd"/>
      <w:r w:rsidR="00263B43">
        <w:rPr>
          <w:lang w:val="en-US"/>
        </w:rPr>
        <w:t xml:space="preserve"> and analysis of deep learning architectures. Preprocessing data, ground-truth labeling of images, video and audio are amongst some of the features provided.</w:t>
      </w:r>
    </w:p>
    <w:p w14:paraId="4BCD7EB7" w14:textId="5E43A27E" w:rsidR="00263B43" w:rsidRDefault="00263B43" w:rsidP="007175F4">
      <w:pPr>
        <w:rPr>
          <w:lang w:val="en-US"/>
        </w:rPr>
      </w:pPr>
      <w:r>
        <w:rPr>
          <w:lang w:val="en-US"/>
        </w:rPr>
        <w:t xml:space="preserve">Integration with other deep learning frameworks such as TensorFlow, </w:t>
      </w:r>
      <w:proofErr w:type="spellStart"/>
      <w:r>
        <w:rPr>
          <w:lang w:val="en-US"/>
        </w:rPr>
        <w:t>PyTorch</w:t>
      </w:r>
      <w:proofErr w:type="spellEnd"/>
      <w:r>
        <w:rPr>
          <w:lang w:val="en-US"/>
        </w:rPr>
        <w:t xml:space="preserve"> and </w:t>
      </w:r>
      <w:proofErr w:type="spellStart"/>
      <w:r>
        <w:rPr>
          <w:lang w:val="en-US"/>
        </w:rPr>
        <w:t>MxNet</w:t>
      </w:r>
      <w:proofErr w:type="spellEnd"/>
      <w:r>
        <w:rPr>
          <w:lang w:val="en-US"/>
        </w:rPr>
        <w:t xml:space="preserve"> are also included in the MATLAB Deep Learning framework.</w:t>
      </w:r>
    </w:p>
    <w:p w14:paraId="63BDA412" w14:textId="63BFA02F" w:rsidR="00263B43" w:rsidRDefault="00263B43" w:rsidP="007175F4">
      <w:pPr>
        <w:rPr>
          <w:lang w:val="en-US"/>
        </w:rPr>
      </w:pPr>
      <w:r>
        <w:rPr>
          <w:lang w:val="en-US"/>
        </w:rPr>
        <w:t>Literature also shows that music genre classification has been achieved using MATLAB (</w:t>
      </w:r>
      <w:proofErr w:type="spellStart"/>
      <w:r>
        <w:rPr>
          <w:lang w:val="en-US"/>
        </w:rPr>
        <w:t>Mathworks</w:t>
      </w:r>
      <w:proofErr w:type="spellEnd"/>
      <w:r>
        <w:rPr>
          <w:lang w:val="en-US"/>
        </w:rPr>
        <w:t>, 2020).</w:t>
      </w:r>
    </w:p>
    <w:p w14:paraId="2DA0F1E2" w14:textId="497124AF" w:rsidR="001F7F98" w:rsidRPr="00263B43" w:rsidRDefault="001F7F98" w:rsidP="007175F4">
      <w:pPr>
        <w:rPr>
          <w:b/>
          <w:bCs/>
          <w:lang w:val="en-US"/>
        </w:rPr>
      </w:pPr>
      <w:r w:rsidRPr="00263B43">
        <w:rPr>
          <w:b/>
          <w:bCs/>
          <w:lang w:val="en-US"/>
        </w:rPr>
        <w:t>Nvidia Caffe</w:t>
      </w:r>
    </w:p>
    <w:p w14:paraId="15949F01" w14:textId="59290350" w:rsidR="00263B43" w:rsidRDefault="00263B43" w:rsidP="007175F4">
      <w:pPr>
        <w:rPr>
          <w:lang w:val="en-US"/>
        </w:rPr>
      </w:pPr>
      <w:r>
        <w:rPr>
          <w:lang w:val="en-US"/>
        </w:rPr>
        <w:t>This framework was originally developed by the Berkeley Vision and Learning Center, as well as community contributors, and later backed up by Nvidia. This framework is highly optimized to run faster on NVIDIA GPU’s, so that is an aspect that should be taken into consideration when deciding to choose this framework.</w:t>
      </w:r>
    </w:p>
    <w:p w14:paraId="1570F8C5" w14:textId="4C71585D" w:rsidR="00263B43" w:rsidRDefault="00263B43" w:rsidP="007175F4">
      <w:pPr>
        <w:rPr>
          <w:lang w:val="en-US"/>
        </w:rPr>
      </w:pPr>
      <w:r>
        <w:rPr>
          <w:lang w:val="en-US"/>
        </w:rPr>
        <w:t xml:space="preserve">On </w:t>
      </w:r>
      <w:proofErr w:type="spellStart"/>
      <w:r>
        <w:rPr>
          <w:lang w:val="en-US"/>
        </w:rPr>
        <w:t>github</w:t>
      </w:r>
      <w:proofErr w:type="spellEnd"/>
      <w:del w:id="737" w:author="Fátima Rodrigues" w:date="2021-02-12T12:01:00Z">
        <w:r w:rsidDel="000E5B2E">
          <w:rPr>
            <w:lang w:val="en-US"/>
          </w:rPr>
          <w:delText>,</w:delText>
        </w:r>
      </w:del>
      <w:r>
        <w:rPr>
          <w:lang w:val="en-US"/>
        </w:rPr>
        <w:t xml:space="preserve"> is currently followed by 31300 people and counts with 258 distinct contributors.</w:t>
      </w:r>
    </w:p>
    <w:p w14:paraId="4457B89F" w14:textId="75CBE77A" w:rsidR="00263B43" w:rsidRDefault="00263B43" w:rsidP="007175F4">
      <w:pPr>
        <w:rPr>
          <w:lang w:val="en-US"/>
        </w:rPr>
      </w:pPr>
      <w:r>
        <w:rPr>
          <w:lang w:val="en-US"/>
        </w:rPr>
        <w:t xml:space="preserve">At the time of writing, no relevant literature regarding music genre classification </w:t>
      </w:r>
      <w:r w:rsidR="00121413">
        <w:rPr>
          <w:lang w:val="en-US"/>
        </w:rPr>
        <w:t>h</w:t>
      </w:r>
      <w:r>
        <w:rPr>
          <w:lang w:val="en-US"/>
        </w:rPr>
        <w:t>as been found using this framework.</w:t>
      </w:r>
    </w:p>
    <w:p w14:paraId="69335A28" w14:textId="232D6269" w:rsidR="001F7F98" w:rsidRPr="00411E4E" w:rsidRDefault="001F7F98" w:rsidP="007175F4">
      <w:pPr>
        <w:rPr>
          <w:b/>
          <w:bCs/>
          <w:lang w:val="en-US"/>
        </w:rPr>
      </w:pPr>
      <w:r w:rsidRPr="00411E4E">
        <w:rPr>
          <w:b/>
          <w:bCs/>
          <w:lang w:val="en-US"/>
        </w:rPr>
        <w:t>Chainer</w:t>
      </w:r>
    </w:p>
    <w:p w14:paraId="1F250C52" w14:textId="56CF9C75" w:rsidR="00411E4E" w:rsidRDefault="00411E4E" w:rsidP="007175F4">
      <w:pPr>
        <w:rPr>
          <w:lang w:val="en-US"/>
        </w:rPr>
      </w:pPr>
      <w:r>
        <w:rPr>
          <w:lang w:val="en-US"/>
        </w:rPr>
        <w:t xml:space="preserve">Chainer is a python based deep learning framework aiming at flexibility. </w:t>
      </w:r>
    </w:p>
    <w:p w14:paraId="7B7BF9E2" w14:textId="654B00C5" w:rsidR="00411E4E" w:rsidRDefault="00411E4E" w:rsidP="007175F4">
      <w:pPr>
        <w:rPr>
          <w:lang w:val="en-US"/>
        </w:rPr>
      </w:pPr>
      <w:r>
        <w:rPr>
          <w:lang w:val="en-US"/>
        </w:rPr>
        <w:t>Although it is still maintained and new development efforts exist for bug fixing, no new features are develop</w:t>
      </w:r>
      <w:r w:rsidR="001773E9">
        <w:rPr>
          <w:lang w:val="en-US"/>
        </w:rPr>
        <w:t>ed</w:t>
      </w:r>
      <w:r>
        <w:rPr>
          <w:lang w:val="en-US"/>
        </w:rPr>
        <w:t xml:space="preserve"> since 2019, as announce by the maintainers. (Chainer, 2019).</w:t>
      </w:r>
    </w:p>
    <w:p w14:paraId="2B71BBF4" w14:textId="4544464C" w:rsidR="00411E4E" w:rsidRDefault="00411E4E" w:rsidP="007175F4">
      <w:pPr>
        <w:rPr>
          <w:lang w:val="en-US"/>
        </w:rPr>
      </w:pPr>
      <w:r>
        <w:rPr>
          <w:lang w:val="en-US"/>
        </w:rPr>
        <w:t>The framework has followers and 250 unique contributors.</w:t>
      </w:r>
    </w:p>
    <w:p w14:paraId="2184C6A8" w14:textId="77777777" w:rsidR="007175F4" w:rsidRPr="007175F4" w:rsidRDefault="007175F4" w:rsidP="007175F4">
      <w:pPr>
        <w:rPr>
          <w:lang w:val="en-US"/>
        </w:rPr>
      </w:pPr>
    </w:p>
    <w:p w14:paraId="4D5A7542" w14:textId="3068D267" w:rsidR="00D43C6F" w:rsidRDefault="00D43C6F">
      <w:pPr>
        <w:pStyle w:val="Ttulo3"/>
        <w:rPr>
          <w:lang w:val="pt-PT"/>
        </w:rPr>
      </w:pPr>
      <w:bookmarkStart w:id="738" w:name="_Toc64809236"/>
      <w:r>
        <w:rPr>
          <w:lang w:val="pt-PT"/>
        </w:rPr>
        <w:lastRenderedPageBreak/>
        <w:t>Comparison between frameworks</w:t>
      </w:r>
      <w:bookmarkEnd w:id="738"/>
    </w:p>
    <w:p w14:paraId="405C803A" w14:textId="65E3C9B3" w:rsidR="00172F1F" w:rsidRDefault="00A73BCB" w:rsidP="00172F1F">
      <w:pPr>
        <w:rPr>
          <w:lang w:val="en-US"/>
        </w:rPr>
      </w:pPr>
      <w:r w:rsidRPr="00A73BCB">
        <w:rPr>
          <w:lang w:val="en-US"/>
        </w:rPr>
        <w:t>The later section provide c</w:t>
      </w:r>
      <w:r>
        <w:rPr>
          <w:lang w:val="en-US"/>
        </w:rPr>
        <w:t xml:space="preserve">ontext on what frameworks are available, which ones are open source, and the </w:t>
      </w:r>
      <w:proofErr w:type="gramStart"/>
      <w:r>
        <w:rPr>
          <w:lang w:val="en-US"/>
        </w:rPr>
        <w:t>amount</w:t>
      </w:r>
      <w:proofErr w:type="gramEnd"/>
      <w:r>
        <w:rPr>
          <w:lang w:val="en-US"/>
        </w:rPr>
        <w:t xml:space="preserve"> of unique contributors currently supporting the development of the framework.</w:t>
      </w:r>
    </w:p>
    <w:p w14:paraId="224DC8B9" w14:textId="2F96E3BC" w:rsidR="00A73BCB" w:rsidRPr="00A73BCB" w:rsidRDefault="00A73BCB" w:rsidP="00172F1F">
      <w:pPr>
        <w:rPr>
          <w:lang w:val="en-US"/>
        </w:rPr>
      </w:pPr>
      <w:r>
        <w:rPr>
          <w:lang w:val="en-US"/>
        </w:rPr>
        <w:t xml:space="preserve">Table 6 provides a summary of the most relevant </w:t>
      </w:r>
      <w:r w:rsidR="000E5B2E">
        <w:rPr>
          <w:lang w:val="en-US"/>
        </w:rPr>
        <w:t xml:space="preserve">features of the </w:t>
      </w:r>
      <w:r>
        <w:rPr>
          <w:lang w:val="en-US"/>
        </w:rPr>
        <w:t>frameworks to date.</w:t>
      </w:r>
    </w:p>
    <w:tbl>
      <w:tblPr>
        <w:tblStyle w:val="Tabelacomgrade"/>
        <w:tblW w:w="0" w:type="auto"/>
        <w:tblLook w:val="04A0" w:firstRow="1" w:lastRow="0" w:firstColumn="1" w:lastColumn="0" w:noHBand="0" w:noVBand="1"/>
      </w:tblPr>
      <w:tblGrid>
        <w:gridCol w:w="1284"/>
        <w:gridCol w:w="952"/>
        <w:gridCol w:w="1221"/>
        <w:gridCol w:w="1279"/>
        <w:gridCol w:w="1140"/>
        <w:gridCol w:w="1211"/>
        <w:gridCol w:w="1350"/>
      </w:tblGrid>
      <w:tr w:rsidR="00411E4E" w14:paraId="40657E00" w14:textId="4F4CADC5" w:rsidTr="00406E32">
        <w:tc>
          <w:tcPr>
            <w:tcW w:w="1285" w:type="dxa"/>
            <w:shd w:val="clear" w:color="auto" w:fill="A6A6A6" w:themeFill="background1" w:themeFillShade="A6"/>
          </w:tcPr>
          <w:p w14:paraId="68F85562" w14:textId="55E45E48" w:rsidR="00411E4E" w:rsidRPr="00406E32" w:rsidRDefault="00411E4E" w:rsidP="00406E32">
            <w:pPr>
              <w:jc w:val="center"/>
              <w:rPr>
                <w:b/>
                <w:bCs/>
                <w:lang w:val="pt-PT"/>
              </w:rPr>
            </w:pPr>
            <w:r w:rsidRPr="00406E32">
              <w:rPr>
                <w:b/>
                <w:bCs/>
                <w:lang w:val="pt-PT"/>
              </w:rPr>
              <w:t>Framework</w:t>
            </w:r>
          </w:p>
        </w:tc>
        <w:tc>
          <w:tcPr>
            <w:tcW w:w="963" w:type="dxa"/>
            <w:shd w:val="clear" w:color="auto" w:fill="A6A6A6" w:themeFill="background1" w:themeFillShade="A6"/>
          </w:tcPr>
          <w:p w14:paraId="19F0795B" w14:textId="09EAB97D" w:rsidR="00411E4E" w:rsidRPr="00406E32" w:rsidRDefault="00411E4E" w:rsidP="00406E32">
            <w:pPr>
              <w:jc w:val="center"/>
              <w:rPr>
                <w:b/>
                <w:bCs/>
                <w:lang w:val="pt-PT"/>
              </w:rPr>
            </w:pPr>
            <w:r w:rsidRPr="00406E32">
              <w:rPr>
                <w:b/>
                <w:bCs/>
                <w:lang w:val="pt-PT"/>
              </w:rPr>
              <w:t>Open Source</w:t>
            </w:r>
          </w:p>
        </w:tc>
        <w:tc>
          <w:tcPr>
            <w:tcW w:w="1224" w:type="dxa"/>
            <w:shd w:val="clear" w:color="auto" w:fill="A6A6A6" w:themeFill="background1" w:themeFillShade="A6"/>
          </w:tcPr>
          <w:p w14:paraId="396C48FD" w14:textId="66574CC2" w:rsidR="00411E4E" w:rsidRPr="00406E32" w:rsidRDefault="00411E4E" w:rsidP="00406E32">
            <w:pPr>
              <w:jc w:val="center"/>
              <w:rPr>
                <w:b/>
                <w:bCs/>
                <w:lang w:val="pt-PT"/>
              </w:rPr>
            </w:pPr>
            <w:r w:rsidRPr="00406E32">
              <w:rPr>
                <w:b/>
                <w:bCs/>
                <w:lang w:val="pt-PT"/>
              </w:rPr>
              <w:t>Used for audio processing</w:t>
            </w:r>
          </w:p>
        </w:tc>
        <w:tc>
          <w:tcPr>
            <w:tcW w:w="1279" w:type="dxa"/>
            <w:shd w:val="clear" w:color="auto" w:fill="A6A6A6" w:themeFill="background1" w:themeFillShade="A6"/>
          </w:tcPr>
          <w:p w14:paraId="0A38DCD8" w14:textId="52DB927D" w:rsidR="00411E4E" w:rsidRPr="00406E32" w:rsidRDefault="00411E4E" w:rsidP="00406E32">
            <w:pPr>
              <w:jc w:val="center"/>
              <w:rPr>
                <w:b/>
                <w:bCs/>
                <w:lang w:val="pt-PT"/>
              </w:rPr>
            </w:pPr>
            <w:r w:rsidRPr="00406E32">
              <w:rPr>
                <w:b/>
                <w:bCs/>
                <w:lang w:val="pt-PT"/>
              </w:rPr>
              <w:t>Cloud Support</w:t>
            </w:r>
          </w:p>
        </w:tc>
        <w:tc>
          <w:tcPr>
            <w:tcW w:w="1146" w:type="dxa"/>
            <w:shd w:val="clear" w:color="auto" w:fill="A6A6A6" w:themeFill="background1" w:themeFillShade="A6"/>
          </w:tcPr>
          <w:p w14:paraId="427CF028" w14:textId="295988AE" w:rsidR="00411E4E" w:rsidRPr="00406E32" w:rsidRDefault="00411E4E" w:rsidP="00406E32">
            <w:pPr>
              <w:jc w:val="center"/>
              <w:rPr>
                <w:b/>
                <w:bCs/>
                <w:lang w:val="pt-PT"/>
              </w:rPr>
            </w:pPr>
            <w:r w:rsidRPr="00406E32">
              <w:rPr>
                <w:b/>
                <w:bCs/>
                <w:lang w:val="pt-PT"/>
              </w:rPr>
              <w:t>Main Language</w:t>
            </w:r>
          </w:p>
        </w:tc>
        <w:tc>
          <w:tcPr>
            <w:tcW w:w="1214" w:type="dxa"/>
            <w:shd w:val="clear" w:color="auto" w:fill="A6A6A6" w:themeFill="background1" w:themeFillShade="A6"/>
          </w:tcPr>
          <w:p w14:paraId="4E161662" w14:textId="0FDEAB08" w:rsidR="00411E4E" w:rsidRPr="00406E32" w:rsidRDefault="00411E4E" w:rsidP="00406E32">
            <w:pPr>
              <w:jc w:val="center"/>
              <w:rPr>
                <w:b/>
                <w:bCs/>
                <w:lang w:val="pt-PT"/>
              </w:rPr>
            </w:pPr>
            <w:r w:rsidRPr="00406E32">
              <w:rPr>
                <w:b/>
                <w:bCs/>
                <w:lang w:val="pt-PT"/>
              </w:rPr>
              <w:t>All Supported Languages</w:t>
            </w:r>
          </w:p>
        </w:tc>
        <w:tc>
          <w:tcPr>
            <w:tcW w:w="1326" w:type="dxa"/>
            <w:shd w:val="clear" w:color="auto" w:fill="A6A6A6" w:themeFill="background1" w:themeFillShade="A6"/>
          </w:tcPr>
          <w:p w14:paraId="4BB349A3" w14:textId="523A5721" w:rsidR="00411E4E" w:rsidRPr="00406E32" w:rsidRDefault="00411E4E" w:rsidP="00406E32">
            <w:pPr>
              <w:jc w:val="center"/>
              <w:rPr>
                <w:b/>
                <w:bCs/>
                <w:lang w:val="pt-PT"/>
              </w:rPr>
            </w:pPr>
            <w:r w:rsidRPr="00406E32">
              <w:rPr>
                <w:b/>
                <w:bCs/>
                <w:lang w:val="pt-PT"/>
              </w:rPr>
              <w:t>Unique contributors</w:t>
            </w:r>
          </w:p>
        </w:tc>
      </w:tr>
      <w:tr w:rsidR="00411E4E" w14:paraId="56D90C5D" w14:textId="381CE1B5" w:rsidTr="00406E32">
        <w:tc>
          <w:tcPr>
            <w:tcW w:w="1285" w:type="dxa"/>
          </w:tcPr>
          <w:p w14:paraId="109F9C05" w14:textId="50F351C2" w:rsidR="00411E4E" w:rsidRPr="00406E32" w:rsidRDefault="00172F1F" w:rsidP="00406E32">
            <w:pPr>
              <w:jc w:val="center"/>
              <w:rPr>
                <w:b/>
                <w:bCs/>
                <w:lang w:val="pt-PT"/>
              </w:rPr>
            </w:pPr>
            <w:r w:rsidRPr="00406E32">
              <w:rPr>
                <w:b/>
                <w:bCs/>
                <w:lang w:val="pt-PT"/>
              </w:rPr>
              <w:t>PyTorch</w:t>
            </w:r>
          </w:p>
        </w:tc>
        <w:tc>
          <w:tcPr>
            <w:tcW w:w="963" w:type="dxa"/>
          </w:tcPr>
          <w:p w14:paraId="5631335F" w14:textId="2CE2F5D0" w:rsidR="00411E4E" w:rsidRDefault="00172F1F" w:rsidP="00406E32">
            <w:pPr>
              <w:jc w:val="center"/>
              <w:rPr>
                <w:lang w:val="pt-PT"/>
              </w:rPr>
            </w:pPr>
            <w:r>
              <w:rPr>
                <w:lang w:val="pt-PT"/>
              </w:rPr>
              <w:t>Yes</w:t>
            </w:r>
          </w:p>
        </w:tc>
        <w:tc>
          <w:tcPr>
            <w:tcW w:w="1224" w:type="dxa"/>
          </w:tcPr>
          <w:p w14:paraId="388CAF42" w14:textId="15148D32" w:rsidR="00411E4E" w:rsidRDefault="00172F1F" w:rsidP="00406E32">
            <w:pPr>
              <w:jc w:val="center"/>
              <w:rPr>
                <w:lang w:val="pt-PT"/>
              </w:rPr>
            </w:pPr>
            <w:r>
              <w:rPr>
                <w:lang w:val="pt-PT"/>
              </w:rPr>
              <w:t>Yes</w:t>
            </w:r>
          </w:p>
        </w:tc>
        <w:tc>
          <w:tcPr>
            <w:tcW w:w="1279" w:type="dxa"/>
          </w:tcPr>
          <w:p w14:paraId="082C5876" w14:textId="39011DAF" w:rsidR="00411E4E" w:rsidRDefault="00172F1F" w:rsidP="00406E32">
            <w:pPr>
              <w:jc w:val="center"/>
              <w:rPr>
                <w:lang w:val="pt-PT"/>
              </w:rPr>
            </w:pPr>
            <w:r>
              <w:rPr>
                <w:lang w:val="pt-PT"/>
              </w:rPr>
              <w:t>Yes</w:t>
            </w:r>
          </w:p>
        </w:tc>
        <w:tc>
          <w:tcPr>
            <w:tcW w:w="1146" w:type="dxa"/>
          </w:tcPr>
          <w:p w14:paraId="284A6668" w14:textId="401D63C7" w:rsidR="00411E4E" w:rsidRDefault="00172F1F" w:rsidP="00406E32">
            <w:pPr>
              <w:jc w:val="center"/>
              <w:rPr>
                <w:lang w:val="pt-PT"/>
              </w:rPr>
            </w:pPr>
            <w:r>
              <w:rPr>
                <w:lang w:val="pt-PT"/>
              </w:rPr>
              <w:t>Python</w:t>
            </w:r>
          </w:p>
        </w:tc>
        <w:tc>
          <w:tcPr>
            <w:tcW w:w="1214" w:type="dxa"/>
          </w:tcPr>
          <w:p w14:paraId="49477ED2" w14:textId="201F5D1D" w:rsidR="00411E4E" w:rsidRDefault="001773E9" w:rsidP="00406E32">
            <w:pPr>
              <w:jc w:val="center"/>
              <w:rPr>
                <w:lang w:val="pt-PT"/>
              </w:rPr>
            </w:pPr>
            <w:r>
              <w:rPr>
                <w:lang w:val="pt-PT"/>
              </w:rPr>
              <w:t>Python</w:t>
            </w:r>
          </w:p>
        </w:tc>
        <w:tc>
          <w:tcPr>
            <w:tcW w:w="1326" w:type="dxa"/>
          </w:tcPr>
          <w:p w14:paraId="470BC162" w14:textId="1760BE16" w:rsidR="00411E4E" w:rsidRDefault="00A73BCB" w:rsidP="00406E32">
            <w:pPr>
              <w:jc w:val="center"/>
              <w:rPr>
                <w:lang w:val="pt-PT"/>
              </w:rPr>
            </w:pPr>
            <w:r>
              <w:rPr>
                <w:lang w:val="pt-PT"/>
              </w:rPr>
              <w:t>1734</w:t>
            </w:r>
          </w:p>
        </w:tc>
      </w:tr>
      <w:tr w:rsidR="00A73BCB" w14:paraId="49172A0E" w14:textId="2906A445" w:rsidTr="00406E32">
        <w:tc>
          <w:tcPr>
            <w:tcW w:w="1285" w:type="dxa"/>
          </w:tcPr>
          <w:p w14:paraId="5FBC2FF6" w14:textId="5DD26555" w:rsidR="00A73BCB" w:rsidRPr="00406E32" w:rsidRDefault="00A73BCB" w:rsidP="00406E32">
            <w:pPr>
              <w:jc w:val="center"/>
              <w:rPr>
                <w:b/>
                <w:bCs/>
                <w:lang w:val="pt-PT"/>
              </w:rPr>
            </w:pPr>
            <w:r w:rsidRPr="00406E32">
              <w:rPr>
                <w:b/>
                <w:bCs/>
                <w:lang w:val="pt-PT"/>
              </w:rPr>
              <w:t>MxNet</w:t>
            </w:r>
          </w:p>
        </w:tc>
        <w:tc>
          <w:tcPr>
            <w:tcW w:w="963" w:type="dxa"/>
          </w:tcPr>
          <w:p w14:paraId="5188EAF3" w14:textId="7CCF0784" w:rsidR="00A73BCB" w:rsidRDefault="00A73BCB" w:rsidP="00406E32">
            <w:pPr>
              <w:jc w:val="center"/>
              <w:rPr>
                <w:lang w:val="pt-PT"/>
              </w:rPr>
            </w:pPr>
            <w:r>
              <w:rPr>
                <w:lang w:val="pt-PT"/>
              </w:rPr>
              <w:t>Yes</w:t>
            </w:r>
          </w:p>
        </w:tc>
        <w:tc>
          <w:tcPr>
            <w:tcW w:w="1224" w:type="dxa"/>
          </w:tcPr>
          <w:p w14:paraId="0CAA4C6A" w14:textId="5C3F2FC9" w:rsidR="00A73BCB" w:rsidRDefault="00A73BCB" w:rsidP="00406E32">
            <w:pPr>
              <w:jc w:val="center"/>
              <w:rPr>
                <w:lang w:val="pt-PT"/>
              </w:rPr>
            </w:pPr>
            <w:r>
              <w:rPr>
                <w:lang w:val="pt-PT"/>
              </w:rPr>
              <w:t>No</w:t>
            </w:r>
          </w:p>
        </w:tc>
        <w:tc>
          <w:tcPr>
            <w:tcW w:w="1279" w:type="dxa"/>
          </w:tcPr>
          <w:p w14:paraId="7C4233B4" w14:textId="22BC5E2A" w:rsidR="00A73BCB" w:rsidRDefault="00A73BCB" w:rsidP="00406E32">
            <w:pPr>
              <w:jc w:val="center"/>
              <w:rPr>
                <w:lang w:val="pt-PT"/>
              </w:rPr>
            </w:pPr>
            <w:r>
              <w:rPr>
                <w:lang w:val="pt-PT"/>
              </w:rPr>
              <w:t>Yes</w:t>
            </w:r>
          </w:p>
        </w:tc>
        <w:tc>
          <w:tcPr>
            <w:tcW w:w="1146" w:type="dxa"/>
          </w:tcPr>
          <w:p w14:paraId="12C67F3F" w14:textId="36B5C35B" w:rsidR="00A73BCB" w:rsidRDefault="00A73BCB" w:rsidP="00406E32">
            <w:pPr>
              <w:jc w:val="center"/>
              <w:rPr>
                <w:lang w:val="pt-PT"/>
              </w:rPr>
            </w:pPr>
            <w:r>
              <w:rPr>
                <w:lang w:val="en-US"/>
              </w:rPr>
              <w:t>Python, Scala, Julia, Clojure, Java, C++, R and Perl</w:t>
            </w:r>
          </w:p>
        </w:tc>
        <w:tc>
          <w:tcPr>
            <w:tcW w:w="1214" w:type="dxa"/>
          </w:tcPr>
          <w:p w14:paraId="640C5B4B" w14:textId="4568C091" w:rsidR="00A73BCB" w:rsidRDefault="00A73BCB" w:rsidP="00406E32">
            <w:pPr>
              <w:jc w:val="center"/>
              <w:rPr>
                <w:lang w:val="pt-PT"/>
              </w:rPr>
            </w:pPr>
            <w:r>
              <w:rPr>
                <w:lang w:val="en-US"/>
              </w:rPr>
              <w:t>Python, Scala, Julia, Clojure, Java, C++, R and Perl</w:t>
            </w:r>
          </w:p>
        </w:tc>
        <w:tc>
          <w:tcPr>
            <w:tcW w:w="1326" w:type="dxa"/>
          </w:tcPr>
          <w:p w14:paraId="7ED8B278" w14:textId="183C98E0" w:rsidR="00A73BCB" w:rsidRDefault="00A73BCB" w:rsidP="00406E32">
            <w:pPr>
              <w:jc w:val="center"/>
              <w:rPr>
                <w:lang w:val="pt-PT"/>
              </w:rPr>
            </w:pPr>
            <w:r>
              <w:rPr>
                <w:lang w:val="pt-PT"/>
              </w:rPr>
              <w:t>850</w:t>
            </w:r>
          </w:p>
        </w:tc>
      </w:tr>
      <w:tr w:rsidR="00A73BCB" w14:paraId="0A689E3B" w14:textId="5A43A9C4" w:rsidTr="00406E32">
        <w:tc>
          <w:tcPr>
            <w:tcW w:w="1285" w:type="dxa"/>
          </w:tcPr>
          <w:p w14:paraId="18B544D0" w14:textId="34CAFA84" w:rsidR="00A73BCB" w:rsidRPr="00406E32" w:rsidRDefault="00A73BCB" w:rsidP="00406E32">
            <w:pPr>
              <w:jc w:val="center"/>
              <w:rPr>
                <w:b/>
                <w:bCs/>
                <w:lang w:val="pt-PT"/>
              </w:rPr>
            </w:pPr>
            <w:r w:rsidRPr="00406E32">
              <w:rPr>
                <w:b/>
                <w:bCs/>
                <w:lang w:val="pt-PT"/>
              </w:rPr>
              <w:t>TensorFlow</w:t>
            </w:r>
          </w:p>
        </w:tc>
        <w:tc>
          <w:tcPr>
            <w:tcW w:w="963" w:type="dxa"/>
          </w:tcPr>
          <w:p w14:paraId="7D1D9E59" w14:textId="02709DE2" w:rsidR="00A73BCB" w:rsidRDefault="00A73BCB" w:rsidP="00406E32">
            <w:pPr>
              <w:jc w:val="center"/>
              <w:rPr>
                <w:lang w:val="pt-PT"/>
              </w:rPr>
            </w:pPr>
            <w:r>
              <w:rPr>
                <w:lang w:val="pt-PT"/>
              </w:rPr>
              <w:t>Yes</w:t>
            </w:r>
          </w:p>
        </w:tc>
        <w:tc>
          <w:tcPr>
            <w:tcW w:w="1224" w:type="dxa"/>
          </w:tcPr>
          <w:p w14:paraId="7450C4C6" w14:textId="7E64D462" w:rsidR="00A73BCB" w:rsidRDefault="00A73BCB" w:rsidP="00406E32">
            <w:pPr>
              <w:jc w:val="center"/>
              <w:rPr>
                <w:lang w:val="pt-PT"/>
              </w:rPr>
            </w:pPr>
            <w:r>
              <w:rPr>
                <w:lang w:val="pt-PT"/>
              </w:rPr>
              <w:t>Yes</w:t>
            </w:r>
          </w:p>
        </w:tc>
        <w:tc>
          <w:tcPr>
            <w:tcW w:w="1279" w:type="dxa"/>
          </w:tcPr>
          <w:p w14:paraId="5999D74A" w14:textId="580DB515" w:rsidR="00A73BCB" w:rsidRDefault="00A73BCB" w:rsidP="00406E32">
            <w:pPr>
              <w:jc w:val="center"/>
              <w:rPr>
                <w:lang w:val="pt-PT"/>
              </w:rPr>
            </w:pPr>
            <w:r>
              <w:rPr>
                <w:lang w:val="pt-PT"/>
              </w:rPr>
              <w:t>Yes</w:t>
            </w:r>
          </w:p>
        </w:tc>
        <w:tc>
          <w:tcPr>
            <w:tcW w:w="1146" w:type="dxa"/>
          </w:tcPr>
          <w:p w14:paraId="7DE5195B" w14:textId="5EF555F0" w:rsidR="00A73BCB" w:rsidRDefault="00A73BCB" w:rsidP="00406E32">
            <w:pPr>
              <w:jc w:val="center"/>
              <w:rPr>
                <w:lang w:val="pt-PT"/>
              </w:rPr>
            </w:pPr>
            <w:r>
              <w:rPr>
                <w:lang w:val="pt-PT"/>
              </w:rPr>
              <w:t>Python</w:t>
            </w:r>
          </w:p>
        </w:tc>
        <w:tc>
          <w:tcPr>
            <w:tcW w:w="1214" w:type="dxa"/>
          </w:tcPr>
          <w:p w14:paraId="0DAAC2B1" w14:textId="77777777" w:rsidR="00A73BCB" w:rsidRPr="00BD2806" w:rsidRDefault="00A73BCB" w:rsidP="00406E32">
            <w:pPr>
              <w:jc w:val="center"/>
              <w:rPr>
                <w:lang w:val="en-US"/>
              </w:rPr>
            </w:pPr>
            <w:r w:rsidRPr="00BD2806">
              <w:rPr>
                <w:lang w:val="en-US"/>
              </w:rPr>
              <w:t>Python</w:t>
            </w:r>
          </w:p>
          <w:p w14:paraId="19196007" w14:textId="77777777" w:rsidR="00A73BCB" w:rsidRPr="00BD2806" w:rsidRDefault="00A73BCB" w:rsidP="00406E32">
            <w:pPr>
              <w:jc w:val="center"/>
              <w:rPr>
                <w:lang w:val="en-US"/>
              </w:rPr>
            </w:pPr>
            <w:proofErr w:type="spellStart"/>
            <w:r w:rsidRPr="00BD2806">
              <w:rPr>
                <w:lang w:val="en-US"/>
              </w:rPr>
              <w:t>Scaka</w:t>
            </w:r>
            <w:proofErr w:type="spellEnd"/>
            <w:r w:rsidRPr="00BD2806">
              <w:rPr>
                <w:lang w:val="en-US"/>
              </w:rPr>
              <w:t>,</w:t>
            </w:r>
          </w:p>
          <w:p w14:paraId="2A7CED72" w14:textId="77777777" w:rsidR="00A73BCB" w:rsidRPr="00BD2806" w:rsidRDefault="00A73BCB" w:rsidP="00406E32">
            <w:pPr>
              <w:jc w:val="center"/>
              <w:rPr>
                <w:lang w:val="en-US"/>
              </w:rPr>
            </w:pPr>
            <w:r w:rsidRPr="00BD2806">
              <w:rPr>
                <w:lang w:val="en-US"/>
              </w:rPr>
              <w:t>Julia,</w:t>
            </w:r>
          </w:p>
          <w:p w14:paraId="6EC846B1" w14:textId="77777777" w:rsidR="00A73BCB" w:rsidRPr="00BD2806" w:rsidRDefault="00A73BCB" w:rsidP="00406E32">
            <w:pPr>
              <w:jc w:val="center"/>
              <w:rPr>
                <w:lang w:val="en-US"/>
              </w:rPr>
            </w:pPr>
            <w:r w:rsidRPr="00BD2806">
              <w:rPr>
                <w:lang w:val="en-US"/>
              </w:rPr>
              <w:t>Clojure,</w:t>
            </w:r>
          </w:p>
          <w:p w14:paraId="2B796C9D" w14:textId="77777777" w:rsidR="00A73BCB" w:rsidRPr="00BD2806" w:rsidRDefault="00A73BCB" w:rsidP="00406E32">
            <w:pPr>
              <w:jc w:val="center"/>
              <w:rPr>
                <w:lang w:val="en-US"/>
              </w:rPr>
            </w:pPr>
            <w:r w:rsidRPr="00BD2806">
              <w:rPr>
                <w:lang w:val="en-US"/>
              </w:rPr>
              <w:t>Java,</w:t>
            </w:r>
          </w:p>
          <w:p w14:paraId="2E628D47" w14:textId="77777777" w:rsidR="00A73BCB" w:rsidRDefault="00A73BCB" w:rsidP="00406E32">
            <w:pPr>
              <w:jc w:val="center"/>
              <w:rPr>
                <w:lang w:val="pt-PT"/>
              </w:rPr>
            </w:pPr>
            <w:r>
              <w:rPr>
                <w:lang w:val="pt-PT"/>
              </w:rPr>
              <w:t>C++,</w:t>
            </w:r>
          </w:p>
          <w:p w14:paraId="590AB257" w14:textId="6386C45B" w:rsidR="00A73BCB" w:rsidRDefault="00A73BCB" w:rsidP="00406E32">
            <w:pPr>
              <w:jc w:val="center"/>
              <w:rPr>
                <w:lang w:val="pt-PT"/>
              </w:rPr>
            </w:pPr>
            <w:r>
              <w:rPr>
                <w:lang w:val="pt-PT"/>
              </w:rPr>
              <w:t>.NET</w:t>
            </w:r>
          </w:p>
        </w:tc>
        <w:tc>
          <w:tcPr>
            <w:tcW w:w="1326" w:type="dxa"/>
          </w:tcPr>
          <w:p w14:paraId="70D4ADED" w14:textId="5362B576" w:rsidR="00A73BCB" w:rsidRDefault="00A73BCB" w:rsidP="00406E32">
            <w:pPr>
              <w:jc w:val="center"/>
              <w:rPr>
                <w:lang w:val="pt-PT"/>
              </w:rPr>
            </w:pPr>
            <w:r>
              <w:rPr>
                <w:lang w:val="pt-PT"/>
              </w:rPr>
              <w:t>2878</w:t>
            </w:r>
          </w:p>
        </w:tc>
      </w:tr>
      <w:tr w:rsidR="00A73BCB" w14:paraId="20E14489" w14:textId="2A214241" w:rsidTr="00406E32">
        <w:tc>
          <w:tcPr>
            <w:tcW w:w="1285" w:type="dxa"/>
          </w:tcPr>
          <w:p w14:paraId="6A8B031D" w14:textId="52EE93C7" w:rsidR="00A73BCB" w:rsidRPr="00406E32" w:rsidRDefault="00A73BCB" w:rsidP="00406E32">
            <w:pPr>
              <w:jc w:val="center"/>
              <w:rPr>
                <w:b/>
                <w:bCs/>
                <w:lang w:val="pt-PT"/>
              </w:rPr>
            </w:pPr>
            <w:r w:rsidRPr="00406E32">
              <w:rPr>
                <w:b/>
                <w:bCs/>
                <w:lang w:val="pt-PT"/>
              </w:rPr>
              <w:t>MATLAB</w:t>
            </w:r>
          </w:p>
        </w:tc>
        <w:tc>
          <w:tcPr>
            <w:tcW w:w="963" w:type="dxa"/>
          </w:tcPr>
          <w:p w14:paraId="72036CE3" w14:textId="163B5A2E" w:rsidR="00A73BCB" w:rsidRDefault="00A73BCB" w:rsidP="00406E32">
            <w:pPr>
              <w:jc w:val="center"/>
              <w:rPr>
                <w:lang w:val="pt-PT"/>
              </w:rPr>
            </w:pPr>
            <w:r>
              <w:rPr>
                <w:lang w:val="pt-PT"/>
              </w:rPr>
              <w:t>No</w:t>
            </w:r>
          </w:p>
        </w:tc>
        <w:tc>
          <w:tcPr>
            <w:tcW w:w="1224" w:type="dxa"/>
          </w:tcPr>
          <w:p w14:paraId="08753C40" w14:textId="1CA5DE2E" w:rsidR="00A73BCB" w:rsidRDefault="00A73BCB" w:rsidP="00406E32">
            <w:pPr>
              <w:jc w:val="center"/>
              <w:rPr>
                <w:lang w:val="pt-PT"/>
              </w:rPr>
            </w:pPr>
            <w:r>
              <w:rPr>
                <w:lang w:val="pt-PT"/>
              </w:rPr>
              <w:t>Yes</w:t>
            </w:r>
          </w:p>
        </w:tc>
        <w:tc>
          <w:tcPr>
            <w:tcW w:w="1279" w:type="dxa"/>
          </w:tcPr>
          <w:p w14:paraId="1495196D" w14:textId="738F07C1" w:rsidR="00A73BCB" w:rsidRDefault="00A73BCB" w:rsidP="00406E32">
            <w:pPr>
              <w:jc w:val="center"/>
              <w:rPr>
                <w:lang w:val="pt-PT"/>
              </w:rPr>
            </w:pPr>
            <w:r>
              <w:rPr>
                <w:lang w:val="pt-PT"/>
              </w:rPr>
              <w:t>Not enough information</w:t>
            </w:r>
          </w:p>
        </w:tc>
        <w:tc>
          <w:tcPr>
            <w:tcW w:w="1146" w:type="dxa"/>
          </w:tcPr>
          <w:p w14:paraId="36FD2A96" w14:textId="1227258F" w:rsidR="00A73BCB" w:rsidRDefault="00A73BCB" w:rsidP="00406E32">
            <w:pPr>
              <w:jc w:val="center"/>
              <w:rPr>
                <w:lang w:val="pt-PT"/>
              </w:rPr>
            </w:pPr>
            <w:r>
              <w:rPr>
                <w:lang w:val="pt-PT"/>
              </w:rPr>
              <w:t>-</w:t>
            </w:r>
          </w:p>
        </w:tc>
        <w:tc>
          <w:tcPr>
            <w:tcW w:w="1214" w:type="dxa"/>
          </w:tcPr>
          <w:p w14:paraId="29579AFA" w14:textId="77777777" w:rsidR="00A73BCB" w:rsidRDefault="00A73BCB" w:rsidP="00406E32">
            <w:pPr>
              <w:jc w:val="center"/>
              <w:rPr>
                <w:lang w:val="pt-PT"/>
              </w:rPr>
            </w:pPr>
          </w:p>
        </w:tc>
        <w:tc>
          <w:tcPr>
            <w:tcW w:w="1326" w:type="dxa"/>
          </w:tcPr>
          <w:p w14:paraId="58F7737B" w14:textId="02D89AD2" w:rsidR="00A73BCB" w:rsidRDefault="00A73BCB" w:rsidP="00406E32">
            <w:pPr>
              <w:jc w:val="center"/>
              <w:rPr>
                <w:lang w:val="pt-PT"/>
              </w:rPr>
            </w:pPr>
            <w:r>
              <w:rPr>
                <w:lang w:val="pt-PT"/>
              </w:rPr>
              <w:t>-</w:t>
            </w:r>
          </w:p>
        </w:tc>
      </w:tr>
      <w:tr w:rsidR="00A73BCB" w14:paraId="57465E15" w14:textId="2816148B" w:rsidTr="00406E32">
        <w:tc>
          <w:tcPr>
            <w:tcW w:w="1285" w:type="dxa"/>
          </w:tcPr>
          <w:p w14:paraId="7D0EFBD4" w14:textId="12F72431" w:rsidR="00A73BCB" w:rsidRPr="00406E32" w:rsidRDefault="00A73BCB" w:rsidP="00406E32">
            <w:pPr>
              <w:jc w:val="center"/>
              <w:rPr>
                <w:b/>
                <w:bCs/>
                <w:lang w:val="pt-PT"/>
              </w:rPr>
            </w:pPr>
            <w:r w:rsidRPr="00406E32">
              <w:rPr>
                <w:b/>
                <w:bCs/>
                <w:lang w:val="pt-PT"/>
              </w:rPr>
              <w:t>Nvidia Caffe</w:t>
            </w:r>
          </w:p>
        </w:tc>
        <w:tc>
          <w:tcPr>
            <w:tcW w:w="963" w:type="dxa"/>
          </w:tcPr>
          <w:p w14:paraId="42DFFFD5" w14:textId="49B592A8" w:rsidR="00A73BCB" w:rsidRDefault="00A73BCB" w:rsidP="00406E32">
            <w:pPr>
              <w:jc w:val="center"/>
              <w:rPr>
                <w:lang w:val="pt-PT"/>
              </w:rPr>
            </w:pPr>
            <w:r>
              <w:rPr>
                <w:lang w:val="pt-PT"/>
              </w:rPr>
              <w:t>Yes</w:t>
            </w:r>
          </w:p>
        </w:tc>
        <w:tc>
          <w:tcPr>
            <w:tcW w:w="1224" w:type="dxa"/>
          </w:tcPr>
          <w:p w14:paraId="2666661F" w14:textId="6F1A26A6" w:rsidR="00A73BCB" w:rsidRDefault="00A73BCB" w:rsidP="00406E32">
            <w:pPr>
              <w:jc w:val="center"/>
              <w:rPr>
                <w:lang w:val="pt-PT"/>
              </w:rPr>
            </w:pPr>
            <w:r>
              <w:rPr>
                <w:lang w:val="pt-PT"/>
              </w:rPr>
              <w:t>No</w:t>
            </w:r>
          </w:p>
        </w:tc>
        <w:tc>
          <w:tcPr>
            <w:tcW w:w="1279" w:type="dxa"/>
          </w:tcPr>
          <w:p w14:paraId="416881A3" w14:textId="14483C9D" w:rsidR="00A73BCB" w:rsidRDefault="00A73BCB" w:rsidP="00406E32">
            <w:pPr>
              <w:jc w:val="center"/>
              <w:rPr>
                <w:lang w:val="pt-PT"/>
              </w:rPr>
            </w:pPr>
            <w:r>
              <w:rPr>
                <w:lang w:val="pt-PT"/>
              </w:rPr>
              <w:t>Not enough information</w:t>
            </w:r>
          </w:p>
        </w:tc>
        <w:tc>
          <w:tcPr>
            <w:tcW w:w="1146" w:type="dxa"/>
          </w:tcPr>
          <w:p w14:paraId="614223E7" w14:textId="42AAC952" w:rsidR="00A73BCB" w:rsidRDefault="00A73BCB" w:rsidP="00406E32">
            <w:pPr>
              <w:jc w:val="center"/>
              <w:rPr>
                <w:lang w:val="pt-PT"/>
              </w:rPr>
            </w:pPr>
            <w:r>
              <w:rPr>
                <w:lang w:val="pt-PT"/>
              </w:rPr>
              <w:t>Python</w:t>
            </w:r>
          </w:p>
        </w:tc>
        <w:tc>
          <w:tcPr>
            <w:tcW w:w="1214" w:type="dxa"/>
          </w:tcPr>
          <w:p w14:paraId="41683F04" w14:textId="72269281" w:rsidR="00A73BCB" w:rsidRDefault="00A73BCB" w:rsidP="00406E32">
            <w:pPr>
              <w:jc w:val="center"/>
              <w:rPr>
                <w:lang w:val="pt-PT"/>
              </w:rPr>
            </w:pPr>
            <w:r>
              <w:rPr>
                <w:lang w:val="pt-PT"/>
              </w:rPr>
              <w:t>Python</w:t>
            </w:r>
          </w:p>
        </w:tc>
        <w:tc>
          <w:tcPr>
            <w:tcW w:w="1326" w:type="dxa"/>
          </w:tcPr>
          <w:p w14:paraId="721EF0AF" w14:textId="0D1E3B7F" w:rsidR="00A73BCB" w:rsidRDefault="00A73BCB" w:rsidP="00406E32">
            <w:pPr>
              <w:jc w:val="center"/>
              <w:rPr>
                <w:lang w:val="pt-PT"/>
              </w:rPr>
            </w:pPr>
            <w:r>
              <w:rPr>
                <w:lang w:val="pt-PT"/>
              </w:rPr>
              <w:t>269</w:t>
            </w:r>
          </w:p>
        </w:tc>
      </w:tr>
      <w:tr w:rsidR="00A73BCB" w14:paraId="4C7B109A" w14:textId="280461C3" w:rsidTr="00406E32">
        <w:tc>
          <w:tcPr>
            <w:tcW w:w="1285" w:type="dxa"/>
          </w:tcPr>
          <w:p w14:paraId="41943F78" w14:textId="48031297" w:rsidR="00A73BCB" w:rsidRPr="00406E32" w:rsidRDefault="00A73BCB" w:rsidP="00406E32">
            <w:pPr>
              <w:jc w:val="center"/>
              <w:rPr>
                <w:b/>
                <w:bCs/>
                <w:lang w:val="pt-PT"/>
              </w:rPr>
            </w:pPr>
            <w:r w:rsidRPr="00406E32">
              <w:rPr>
                <w:b/>
                <w:bCs/>
                <w:lang w:val="pt-PT"/>
              </w:rPr>
              <w:t>Chainer</w:t>
            </w:r>
          </w:p>
        </w:tc>
        <w:tc>
          <w:tcPr>
            <w:tcW w:w="963" w:type="dxa"/>
          </w:tcPr>
          <w:p w14:paraId="6F53B163" w14:textId="4E28629B" w:rsidR="00A73BCB" w:rsidRDefault="00A73BCB" w:rsidP="00406E32">
            <w:pPr>
              <w:jc w:val="center"/>
              <w:rPr>
                <w:lang w:val="pt-PT"/>
              </w:rPr>
            </w:pPr>
            <w:r>
              <w:rPr>
                <w:lang w:val="pt-PT"/>
              </w:rPr>
              <w:t>Yes</w:t>
            </w:r>
          </w:p>
        </w:tc>
        <w:tc>
          <w:tcPr>
            <w:tcW w:w="1224" w:type="dxa"/>
          </w:tcPr>
          <w:p w14:paraId="78C91826" w14:textId="7A6AE663" w:rsidR="00A73BCB" w:rsidRDefault="00A73BCB" w:rsidP="00406E32">
            <w:pPr>
              <w:jc w:val="center"/>
              <w:rPr>
                <w:lang w:val="pt-PT"/>
              </w:rPr>
            </w:pPr>
            <w:r>
              <w:rPr>
                <w:lang w:val="pt-PT"/>
              </w:rPr>
              <w:t>No</w:t>
            </w:r>
          </w:p>
        </w:tc>
        <w:tc>
          <w:tcPr>
            <w:tcW w:w="1279" w:type="dxa"/>
          </w:tcPr>
          <w:p w14:paraId="55B06D4E" w14:textId="610D518A" w:rsidR="00A73BCB" w:rsidRDefault="00A73BCB" w:rsidP="00406E32">
            <w:pPr>
              <w:jc w:val="center"/>
              <w:rPr>
                <w:lang w:val="pt-PT"/>
              </w:rPr>
            </w:pPr>
            <w:r>
              <w:rPr>
                <w:lang w:val="pt-PT"/>
              </w:rPr>
              <w:t>No</w:t>
            </w:r>
          </w:p>
        </w:tc>
        <w:tc>
          <w:tcPr>
            <w:tcW w:w="1146" w:type="dxa"/>
          </w:tcPr>
          <w:p w14:paraId="6C5E1AC8" w14:textId="0D4AAE7D" w:rsidR="00A73BCB" w:rsidRDefault="00A73BCB" w:rsidP="00406E32">
            <w:pPr>
              <w:jc w:val="center"/>
              <w:rPr>
                <w:lang w:val="pt-PT"/>
              </w:rPr>
            </w:pPr>
            <w:r>
              <w:rPr>
                <w:lang w:val="pt-PT"/>
              </w:rPr>
              <w:t>Python</w:t>
            </w:r>
          </w:p>
        </w:tc>
        <w:tc>
          <w:tcPr>
            <w:tcW w:w="1214" w:type="dxa"/>
          </w:tcPr>
          <w:p w14:paraId="71365580" w14:textId="584E1392" w:rsidR="00A73BCB" w:rsidRDefault="00A73BCB" w:rsidP="00406E32">
            <w:pPr>
              <w:jc w:val="center"/>
              <w:rPr>
                <w:lang w:val="pt-PT"/>
              </w:rPr>
            </w:pPr>
            <w:r>
              <w:rPr>
                <w:lang w:val="pt-PT"/>
              </w:rPr>
              <w:t>Python</w:t>
            </w:r>
          </w:p>
        </w:tc>
        <w:tc>
          <w:tcPr>
            <w:tcW w:w="1326" w:type="dxa"/>
          </w:tcPr>
          <w:p w14:paraId="4B2736CD" w14:textId="65A8EE99" w:rsidR="00A73BCB" w:rsidRDefault="00A73BCB" w:rsidP="00406E32">
            <w:pPr>
              <w:keepNext/>
              <w:jc w:val="center"/>
              <w:rPr>
                <w:lang w:val="pt-PT"/>
              </w:rPr>
            </w:pPr>
            <w:r>
              <w:rPr>
                <w:lang w:val="pt-PT"/>
              </w:rPr>
              <w:t>250</w:t>
            </w:r>
          </w:p>
        </w:tc>
      </w:tr>
    </w:tbl>
    <w:p w14:paraId="5CF67BC7" w14:textId="5D16AEB8" w:rsidR="001F7F98" w:rsidRDefault="00172F1F" w:rsidP="00406E32">
      <w:pPr>
        <w:pStyle w:val="Legenda"/>
      </w:pPr>
      <w:r>
        <w:t xml:space="preserve">Table </w:t>
      </w:r>
      <w:r>
        <w:fldChar w:fldCharType="begin"/>
      </w:r>
      <w:r>
        <w:instrText xml:space="preserve"> SEQ Table \* ARABIC </w:instrText>
      </w:r>
      <w:r>
        <w:fldChar w:fldCharType="separate"/>
      </w:r>
      <w:r w:rsidR="004E36E5">
        <w:rPr>
          <w:noProof/>
        </w:rPr>
        <w:t>6</w:t>
      </w:r>
      <w:r>
        <w:fldChar w:fldCharType="end"/>
      </w:r>
      <w:r>
        <w:t xml:space="preserve"> - Comparison between Deep Learning Frameworks</w:t>
      </w:r>
    </w:p>
    <w:p w14:paraId="2CAAF2BD" w14:textId="77777777" w:rsidR="00813D99" w:rsidRPr="00BE2D70" w:rsidRDefault="00813D99" w:rsidP="00C45317"/>
    <w:p w14:paraId="5C3A5F5B" w14:textId="77777777" w:rsidR="00813D99" w:rsidRDefault="00813D99" w:rsidP="00813D99">
      <w:pPr>
        <w:rPr>
          <w:lang w:val="en-US"/>
        </w:rPr>
      </w:pPr>
      <w:proofErr w:type="spellStart"/>
      <w:r>
        <w:rPr>
          <w:lang w:val="en-US"/>
        </w:rPr>
        <w:t>Tensorflow</w:t>
      </w:r>
      <w:proofErr w:type="spellEnd"/>
      <w:r>
        <w:rPr>
          <w:lang w:val="en-US"/>
        </w:rPr>
        <w:t xml:space="preserve"> is the framework with more unique contributors, indicating a higher support and more feature availability. On the other hand, </w:t>
      </w:r>
      <w:proofErr w:type="spellStart"/>
      <w:r>
        <w:rPr>
          <w:lang w:val="en-US"/>
        </w:rPr>
        <w:t>MxNet</w:t>
      </w:r>
      <w:proofErr w:type="spellEnd"/>
      <w:r>
        <w:rPr>
          <w:lang w:val="en-US"/>
        </w:rPr>
        <w:t xml:space="preserve"> becomes the most developer friendly framework, fully supporting different programming languages, which demonstrates flexibility. </w:t>
      </w:r>
      <w:proofErr w:type="spellStart"/>
      <w:r>
        <w:rPr>
          <w:lang w:val="en-US"/>
        </w:rPr>
        <w:t>Pytorch</w:t>
      </w:r>
      <w:proofErr w:type="spellEnd"/>
      <w:r>
        <w:rPr>
          <w:lang w:val="en-US"/>
        </w:rPr>
        <w:t xml:space="preserve"> comes second in terms of most unique contributors, and the literature is clear to indicate that this framework has been used to classify music genres.</w:t>
      </w:r>
    </w:p>
    <w:p w14:paraId="466914E1" w14:textId="77777777" w:rsidR="00813D99" w:rsidRDefault="00813D99" w:rsidP="00813D99">
      <w:pPr>
        <w:rPr>
          <w:lang w:val="en-US"/>
        </w:rPr>
      </w:pPr>
      <w:r>
        <w:rPr>
          <w:lang w:val="en-US"/>
        </w:rPr>
        <w:t>MATLAB, given its enterprise nature, it is not open sourced. Even though, it is used by the community and it has also been used to classify music genres, accordingly to the literature.</w:t>
      </w:r>
    </w:p>
    <w:p w14:paraId="4852C804" w14:textId="77777777" w:rsidR="00813D99" w:rsidRDefault="00813D99" w:rsidP="00813D99">
      <w:pPr>
        <w:rPr>
          <w:lang w:val="en-US"/>
        </w:rPr>
      </w:pPr>
      <w:proofErr w:type="spellStart"/>
      <w:r>
        <w:rPr>
          <w:lang w:val="en-US"/>
        </w:rPr>
        <w:t>NvidiaCaffe</w:t>
      </w:r>
      <w:proofErr w:type="spellEnd"/>
      <w:r>
        <w:rPr>
          <w:lang w:val="en-US"/>
        </w:rPr>
        <w:t xml:space="preserve"> and Chainer are also two open-source deep learning framework. Both have less than 300 unique contributors and no literature has been found regarding music genre classification, with the </w:t>
      </w:r>
      <w:proofErr w:type="spellStart"/>
      <w:r>
        <w:rPr>
          <w:lang w:val="en-US"/>
        </w:rPr>
        <w:t>later</w:t>
      </w:r>
      <w:proofErr w:type="spellEnd"/>
      <w:r>
        <w:rPr>
          <w:lang w:val="en-US"/>
        </w:rPr>
        <w:t xml:space="preserve"> being considered deprecated and entered in maintenance mode.</w:t>
      </w:r>
    </w:p>
    <w:p w14:paraId="2AD017D9" w14:textId="5D92F3EF" w:rsidR="00813D99" w:rsidRDefault="00813D99" w:rsidP="00813D99">
      <w:pPr>
        <w:rPr>
          <w:ins w:id="739" w:author="Gustavo Moreira" w:date="2021-02-20T16:47:00Z"/>
          <w:lang w:val="en-US"/>
        </w:rPr>
      </w:pPr>
      <w:r>
        <w:rPr>
          <w:lang w:val="en-US"/>
        </w:rPr>
        <w:t xml:space="preserve">All this information goal is to provide an informed decision in chapter 5. </w:t>
      </w:r>
    </w:p>
    <w:p w14:paraId="69A4F6FB" w14:textId="4E1E24D4" w:rsidR="0020650C" w:rsidRDefault="0020650C">
      <w:pPr>
        <w:pStyle w:val="Ttulo2"/>
        <w:rPr>
          <w:ins w:id="740" w:author="Gustavo Moreira" w:date="2021-02-20T16:51:00Z"/>
        </w:rPr>
      </w:pPr>
      <w:bookmarkStart w:id="741" w:name="_Toc64809237"/>
      <w:ins w:id="742" w:author="Gustavo Moreira" w:date="2021-02-20T16:47:00Z">
        <w:r>
          <w:lastRenderedPageBreak/>
          <w:t>Audio</w:t>
        </w:r>
      </w:ins>
      <w:ins w:id="743" w:author="Gustavo Moreira" w:date="2021-02-20T16:51:00Z">
        <w:r>
          <w:t xml:space="preserve"> </w:t>
        </w:r>
        <w:proofErr w:type="spellStart"/>
        <w:r>
          <w:t>Spectogram</w:t>
        </w:r>
        <w:bookmarkEnd w:id="741"/>
        <w:proofErr w:type="spellEnd"/>
      </w:ins>
    </w:p>
    <w:p w14:paraId="77E27ECC" w14:textId="77777777" w:rsidR="00F559DD" w:rsidRDefault="0020650C" w:rsidP="0020650C">
      <w:pPr>
        <w:rPr>
          <w:ins w:id="744" w:author="Gustavo Moreira" w:date="2021-02-20T16:54:00Z"/>
          <w:lang w:val="en-US"/>
        </w:rPr>
      </w:pPr>
      <w:proofErr w:type="gramStart"/>
      <w:ins w:id="745" w:author="Gustavo Moreira" w:date="2021-02-20T16:52:00Z">
        <w:r>
          <w:rPr>
            <w:lang w:val="en-US"/>
          </w:rPr>
          <w:t>In order to</w:t>
        </w:r>
        <w:proofErr w:type="gramEnd"/>
        <w:r>
          <w:rPr>
            <w:lang w:val="en-US"/>
          </w:rPr>
          <w:t xml:space="preserve"> understand the literature (see section </w:t>
        </w:r>
      </w:ins>
      <w:ins w:id="746" w:author="Gustavo Moreira" w:date="2021-02-20T16:53:00Z">
        <w:r>
          <w:rPr>
            <w:lang w:val="en-US"/>
          </w:rPr>
          <w:t>4.3</w:t>
        </w:r>
      </w:ins>
      <w:ins w:id="747" w:author="Gustavo Moreira" w:date="2021-02-20T16:52:00Z">
        <w:r>
          <w:rPr>
            <w:lang w:val="en-US"/>
          </w:rPr>
          <w:t>)</w:t>
        </w:r>
      </w:ins>
      <w:ins w:id="748" w:author="Gustavo Moreira" w:date="2021-02-20T16:53:00Z">
        <w:r w:rsidR="00F559DD">
          <w:rPr>
            <w:lang w:val="en-US"/>
          </w:rPr>
          <w:t>, it is important to have an understan</w:t>
        </w:r>
      </w:ins>
      <w:ins w:id="749" w:author="Gustavo Moreira" w:date="2021-02-20T16:54:00Z">
        <w:r w:rsidR="00F559DD">
          <w:rPr>
            <w:lang w:val="en-US"/>
          </w:rPr>
          <w:t>ding of how deep learning models for music genre classification are feed.</w:t>
        </w:r>
      </w:ins>
    </w:p>
    <w:p w14:paraId="2E02B9D4" w14:textId="7FF5B122" w:rsidR="00F559DD" w:rsidRDefault="00F559DD" w:rsidP="0020650C">
      <w:pPr>
        <w:rPr>
          <w:ins w:id="750" w:author="Gustavo Moreira" w:date="2021-02-20T16:55:00Z"/>
          <w:lang w:val="en-US"/>
        </w:rPr>
      </w:pPr>
      <w:ins w:id="751" w:author="Gustavo Moreira" w:date="2021-02-20T16:54:00Z">
        <w:r>
          <w:rPr>
            <w:lang w:val="en-US"/>
          </w:rPr>
          <w:t>The deep l</w:t>
        </w:r>
      </w:ins>
      <w:ins w:id="752" w:author="Gustavo Moreira" w:date="2021-02-20T16:55:00Z">
        <w:r>
          <w:rPr>
            <w:lang w:val="en-US"/>
          </w:rPr>
          <w:t>earning model is typically feed with images. Audio can also be processed in the format of an image, b</w:t>
        </w:r>
      </w:ins>
      <w:ins w:id="753" w:author="Gustavo Moreira" w:date="2021-02-20T16:56:00Z">
        <w:r>
          <w:rPr>
            <w:lang w:val="en-US"/>
          </w:rPr>
          <w:t xml:space="preserve">y </w:t>
        </w:r>
      </w:ins>
      <w:ins w:id="754" w:author="Gustavo Moreira" w:date="2021-02-20T16:55:00Z">
        <w:r>
          <w:rPr>
            <w:lang w:val="en-US"/>
          </w:rPr>
          <w:t>studying the audio spectrogram.</w:t>
        </w:r>
      </w:ins>
    </w:p>
    <w:p w14:paraId="7577A91C" w14:textId="08F193FE" w:rsidR="0020650C" w:rsidRDefault="00F559DD" w:rsidP="0020650C">
      <w:pPr>
        <w:rPr>
          <w:ins w:id="755" w:author="Gustavo Moreira" w:date="2021-02-20T17:05:00Z"/>
          <w:lang w:val="en-US"/>
        </w:rPr>
      </w:pPr>
      <w:ins w:id="756" w:author="Gustavo Moreira" w:date="2021-02-20T16:53:00Z">
        <w:r>
          <w:rPr>
            <w:lang w:val="en-US"/>
          </w:rPr>
          <w:t xml:space="preserve"> </w:t>
        </w:r>
      </w:ins>
      <w:ins w:id="757" w:author="Gustavo Moreira" w:date="2021-02-20T16:56:00Z">
        <w:r>
          <w:rPr>
            <w:lang w:val="en-US"/>
          </w:rPr>
          <w:t>A spectrogram is a representation of a signal that shows the evolution of the frequency spectrum in time (NVIDIA, 2021).</w:t>
        </w:r>
      </w:ins>
    </w:p>
    <w:p w14:paraId="36C72D4C" w14:textId="0C717B37" w:rsidR="00B8326C" w:rsidRDefault="00B8326C" w:rsidP="0020650C">
      <w:pPr>
        <w:rPr>
          <w:ins w:id="758" w:author="Gustavo Moreira" w:date="2021-02-20T17:06:00Z"/>
          <w:lang w:val="en-US"/>
        </w:rPr>
      </w:pPr>
      <w:ins w:id="759" w:author="Gustavo Moreira" w:date="2021-02-20T17:05:00Z">
        <w:r>
          <w:rPr>
            <w:lang w:val="en-US"/>
          </w:rPr>
          <w:t>A signal on the other hand, can be represented in the format of a waveform</w:t>
        </w:r>
      </w:ins>
      <w:ins w:id="760" w:author="Gustavo Moreira" w:date="2021-02-20T17:06:00Z">
        <w:r>
          <w:rPr>
            <w:lang w:val="en-US"/>
          </w:rPr>
          <w:t>, which is simply an image representing one air signal.</w:t>
        </w:r>
      </w:ins>
    </w:p>
    <w:p w14:paraId="556FC067" w14:textId="77777777" w:rsidR="00B8326C" w:rsidRDefault="00B8326C">
      <w:pPr>
        <w:keepNext/>
        <w:jc w:val="center"/>
        <w:rPr>
          <w:ins w:id="761" w:author="Gustavo Moreira" w:date="2021-02-20T17:07:00Z"/>
        </w:rPr>
        <w:pPrChange w:id="762" w:author="Gustavo Moreira" w:date="2021-02-20T17:07:00Z">
          <w:pPr>
            <w:jc w:val="center"/>
          </w:pPr>
        </w:pPrChange>
      </w:pPr>
      <w:ins w:id="763" w:author="Gustavo Moreira" w:date="2021-02-20T17:07:00Z">
        <w:r>
          <w:rPr>
            <w:noProof/>
            <w:lang w:val="en-US"/>
          </w:rPr>
          <w:drawing>
            <wp:inline distT="0" distB="0" distL="0" distR="0" wp14:anchorId="55DE13E5" wp14:editId="4A74EF6E">
              <wp:extent cx="5363845" cy="2827655"/>
              <wp:effectExtent l="0" t="0" r="8255" b="0"/>
              <wp:docPr id="9"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linhas&#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63845" cy="2827655"/>
                      </a:xfrm>
                      <a:prstGeom prst="rect">
                        <a:avLst/>
                      </a:prstGeom>
                    </pic:spPr>
                  </pic:pic>
                </a:graphicData>
              </a:graphic>
            </wp:inline>
          </w:drawing>
        </w:r>
      </w:ins>
    </w:p>
    <w:p w14:paraId="78909763" w14:textId="286FBCB7" w:rsidR="00B8326C" w:rsidRDefault="00B8326C" w:rsidP="00B8326C">
      <w:pPr>
        <w:pStyle w:val="Legenda"/>
        <w:rPr>
          <w:ins w:id="764" w:author="Gustavo Moreira" w:date="2021-02-20T17:08:00Z"/>
        </w:rPr>
      </w:pPr>
      <w:bookmarkStart w:id="765" w:name="_Toc64809202"/>
      <w:ins w:id="766" w:author="Gustavo Moreira" w:date="2021-02-20T17:07:00Z">
        <w:r>
          <w:t xml:space="preserve">Figure </w:t>
        </w:r>
        <w:r>
          <w:fldChar w:fldCharType="begin"/>
        </w:r>
        <w:r>
          <w:instrText xml:space="preserve"> SEQ Figure \* ARABIC </w:instrText>
        </w:r>
      </w:ins>
      <w:r>
        <w:fldChar w:fldCharType="separate"/>
      </w:r>
      <w:ins w:id="767" w:author="Gustavo Moreira" w:date="2021-02-21T12:21:00Z">
        <w:r w:rsidR="00B91823">
          <w:rPr>
            <w:noProof/>
          </w:rPr>
          <w:t>8</w:t>
        </w:r>
      </w:ins>
      <w:ins w:id="768" w:author="Gustavo Moreira" w:date="2021-02-20T17:07:00Z">
        <w:r>
          <w:fldChar w:fldCharType="end"/>
        </w:r>
        <w:r>
          <w:t xml:space="preserve"> - Example of an audio signal represented as a waveform</w:t>
        </w:r>
      </w:ins>
      <w:bookmarkEnd w:id="765"/>
    </w:p>
    <w:p w14:paraId="1FBD32AF" w14:textId="43788B10" w:rsidR="00B8326C" w:rsidRDefault="00B8326C" w:rsidP="00B8326C">
      <w:pPr>
        <w:rPr>
          <w:ins w:id="769" w:author="Gustavo Moreira" w:date="2021-02-20T17:12:00Z"/>
        </w:rPr>
      </w:pPr>
      <w:ins w:id="770" w:author="Gustavo Moreira" w:date="2021-02-20T17:09:00Z">
        <w:r>
          <w:t>Audio signal can be decomposed into smaller and more specific waveforms, that represent a particular characteristic of the audio signal. Suc</w:t>
        </w:r>
      </w:ins>
      <w:ins w:id="771" w:author="Gustavo Moreira" w:date="2021-02-20T17:10:00Z">
        <w:r>
          <w:t xml:space="preserve">h transformations can be applied by using a mathematical expression known as Fourier Transform. Fourier Transform </w:t>
        </w:r>
      </w:ins>
      <w:ins w:id="772" w:author="Gustavo Moreira" w:date="2021-02-20T17:11:00Z">
        <w:r>
          <w:t>is a mathematical formula that allows to decompose a signal composed of several single-frequency sound waves and isolates them into a unitary frequency.</w:t>
        </w:r>
      </w:ins>
      <w:ins w:id="773" w:author="Gustavo Moreira" w:date="2021-02-20T17:12:00Z">
        <w:r>
          <w:t xml:space="preserve"> In other words, it create</w:t>
        </w:r>
      </w:ins>
      <w:ins w:id="774" w:author="Gustavo Moreira" w:date="2021-02-20T17:13:00Z">
        <w:r>
          <w:t>s</w:t>
        </w:r>
      </w:ins>
      <w:ins w:id="775" w:author="Gustavo Moreira" w:date="2021-02-20T17:12:00Z">
        <w:r>
          <w:t xml:space="preserve"> an audio spectrum (</w:t>
        </w:r>
        <w:proofErr w:type="spellStart"/>
        <w:r>
          <w:t>Célestin</w:t>
        </w:r>
        <w:proofErr w:type="spellEnd"/>
        <w:r>
          <w:t xml:space="preserve"> </w:t>
        </w:r>
        <w:proofErr w:type="spellStart"/>
        <w:r>
          <w:t>Hermez</w:t>
        </w:r>
        <w:proofErr w:type="spellEnd"/>
        <w:r>
          <w:t>, 2020).</w:t>
        </w:r>
      </w:ins>
    </w:p>
    <w:p w14:paraId="0569B096" w14:textId="21D4518A" w:rsidR="00B8326C" w:rsidRDefault="00B8326C" w:rsidP="00B8326C">
      <w:pPr>
        <w:rPr>
          <w:ins w:id="776" w:author="Gustavo Moreira" w:date="2021-02-20T17:15:00Z"/>
        </w:rPr>
      </w:pPr>
      <w:ins w:id="777" w:author="Gustavo Moreira" w:date="2021-02-20T17:13:00Z">
        <w:r>
          <w:t>It is outside of the scope of this work to deeply understand the m</w:t>
        </w:r>
      </w:ins>
      <w:ins w:id="778" w:author="Gustavo Moreira" w:date="2021-02-20T17:14:00Z">
        <w:r>
          <w:t xml:space="preserve">athematical formulas behind the feature extraction. </w:t>
        </w:r>
        <w:r w:rsidR="000D05AD">
          <w:t xml:space="preserve">Well known libraries (see section 4.3) already perform this </w:t>
        </w:r>
        <w:proofErr w:type="gramStart"/>
        <w:r w:rsidR="000D05AD">
          <w:t xml:space="preserve">work, </w:t>
        </w:r>
      </w:ins>
      <w:ins w:id="779" w:author="Gustavo Moreira" w:date="2021-02-20T17:15:00Z">
        <w:r w:rsidR="000D05AD">
          <w:t>and</w:t>
        </w:r>
        <w:proofErr w:type="gramEnd"/>
        <w:r w:rsidR="000D05AD">
          <w:t xml:space="preserve"> should be reused whenever possible.</w:t>
        </w:r>
      </w:ins>
    </w:p>
    <w:p w14:paraId="6948CF95" w14:textId="64E24C7C" w:rsidR="000D05AD" w:rsidRDefault="000D05AD" w:rsidP="00B8326C">
      <w:pPr>
        <w:rPr>
          <w:ins w:id="780" w:author="Gustavo Moreira" w:date="2021-02-20T17:16:00Z"/>
        </w:rPr>
      </w:pPr>
      <w:ins w:id="781" w:author="Gustavo Moreira" w:date="2021-02-20T17:15:00Z">
        <w:r>
          <w:t xml:space="preserve">Nevertheless, it is important to go through the most used spectrograms for music genre classification, </w:t>
        </w:r>
        <w:proofErr w:type="gramStart"/>
        <w:r>
          <w:t>in order to</w:t>
        </w:r>
        <w:proofErr w:type="gramEnd"/>
        <w:r>
          <w:t xml:space="preserve"> provide a better context to understand t</w:t>
        </w:r>
      </w:ins>
      <w:ins w:id="782" w:author="Gustavo Moreira" w:date="2021-02-20T17:16:00Z">
        <w:r>
          <w:t>he rest of the document.</w:t>
        </w:r>
      </w:ins>
    </w:p>
    <w:p w14:paraId="5A1A456A" w14:textId="1F900A46" w:rsidR="000D05AD" w:rsidRDefault="000D05AD" w:rsidP="00B8326C">
      <w:pPr>
        <w:rPr>
          <w:ins w:id="783" w:author="Gustavo Moreira" w:date="2021-02-20T17:23:00Z"/>
          <w:b/>
          <w:bCs/>
        </w:rPr>
      </w:pPr>
      <w:ins w:id="784" w:author="Gustavo Moreira" w:date="2021-02-20T17:16:00Z">
        <w:r w:rsidRPr="000D05AD">
          <w:rPr>
            <w:b/>
            <w:bCs/>
            <w:rPrChange w:id="785" w:author="Gustavo Moreira" w:date="2021-02-20T17:16:00Z">
              <w:rPr/>
            </w:rPrChange>
          </w:rPr>
          <w:t>The Mel Scale</w:t>
        </w:r>
      </w:ins>
      <w:ins w:id="786" w:author="Gustavo Moreira" w:date="2021-02-20T17:35:00Z">
        <w:r w:rsidR="00791003">
          <w:rPr>
            <w:b/>
            <w:bCs/>
          </w:rPr>
          <w:t xml:space="preserve"> </w:t>
        </w:r>
      </w:ins>
      <w:ins w:id="787" w:author="Gustavo Moreira" w:date="2021-02-20T17:36:00Z">
        <w:r w:rsidR="00791003">
          <w:rPr>
            <w:b/>
            <w:bCs/>
          </w:rPr>
          <w:t xml:space="preserve">and the Mel </w:t>
        </w:r>
        <w:proofErr w:type="spellStart"/>
        <w:r w:rsidR="00791003">
          <w:rPr>
            <w:b/>
            <w:bCs/>
          </w:rPr>
          <w:t>Spectogram</w:t>
        </w:r>
      </w:ins>
      <w:proofErr w:type="spellEnd"/>
    </w:p>
    <w:p w14:paraId="2BF5524C" w14:textId="0E325BE9" w:rsidR="00D052E8" w:rsidRDefault="00D052E8" w:rsidP="00B8326C">
      <w:pPr>
        <w:rPr>
          <w:ins w:id="788" w:author="Gustavo Moreira" w:date="2021-02-20T17:37:00Z"/>
        </w:rPr>
      </w:pPr>
      <w:ins w:id="789" w:author="Gustavo Moreira" w:date="2021-02-20T17:30:00Z">
        <w:r>
          <w:lastRenderedPageBreak/>
          <w:t>The entire spectrogram of a sound is not always</w:t>
        </w:r>
      </w:ins>
      <w:ins w:id="790" w:author="Gustavo Moreira" w:date="2021-02-20T17:31:00Z">
        <w:r>
          <w:t xml:space="preserve"> relevant for human beings. Studies have shown that humans can detect frequency changes from 500 to 1000 </w:t>
        </w:r>
        <w:proofErr w:type="gramStart"/>
        <w:r>
          <w:t>Hz, but</w:t>
        </w:r>
        <w:proofErr w:type="gramEnd"/>
        <w:r>
          <w:t xml:space="preserve"> can hardly di</w:t>
        </w:r>
      </w:ins>
      <w:ins w:id="791" w:author="Gustavo Moreira" w:date="2021-02-20T17:32:00Z">
        <w:r>
          <w:t>s</w:t>
        </w:r>
      </w:ins>
      <w:ins w:id="792" w:author="Gustavo Moreira" w:date="2021-02-20T17:31:00Z">
        <w:r>
          <w:t xml:space="preserve">tinguish </w:t>
        </w:r>
      </w:ins>
      <w:ins w:id="793" w:author="Gustavo Moreira" w:date="2021-02-20T17:32:00Z">
        <w:r>
          <w:t xml:space="preserve">them between 10000 to 10500 Hz. The </w:t>
        </w:r>
      </w:ins>
      <w:ins w:id="794" w:author="Gustavo Moreira" w:date="2021-02-20T17:33:00Z">
        <w:r>
          <w:t>M</w:t>
        </w:r>
      </w:ins>
      <w:ins w:id="795" w:author="Gustavo Moreira" w:date="2021-02-20T17:32:00Z">
        <w:r>
          <w:t xml:space="preserve">el </w:t>
        </w:r>
      </w:ins>
      <w:ins w:id="796" w:author="Gustavo Moreira" w:date="2021-02-20T17:33:00Z">
        <w:r>
          <w:t>S</w:t>
        </w:r>
      </w:ins>
      <w:ins w:id="797" w:author="Gustavo Moreira" w:date="2021-02-20T17:32:00Z">
        <w:r>
          <w:t>cale is a proposed unit of pitch such that equal distances in pitch so</w:t>
        </w:r>
      </w:ins>
      <w:ins w:id="798" w:author="Gustavo Moreira" w:date="2021-02-20T17:33:00Z">
        <w:r>
          <w:t>unded equally distant to one another</w:t>
        </w:r>
      </w:ins>
      <w:ins w:id="799" w:author="Gustavo Moreira" w:date="2021-02-20T17:34:00Z">
        <w:r>
          <w:t xml:space="preserve"> (S.S Stevens, 1937).</w:t>
        </w:r>
      </w:ins>
    </w:p>
    <w:p w14:paraId="1308347C" w14:textId="19D2DB7F" w:rsidR="0020650C" w:rsidRPr="008F71E8" w:rsidRDefault="00791003" w:rsidP="0020650C">
      <w:pPr>
        <w:rPr>
          <w:rPrChange w:id="800" w:author="Gustavo Moreira" w:date="2021-02-20T17:41:00Z">
            <w:rPr>
              <w:lang w:val="en-US"/>
            </w:rPr>
          </w:rPrChange>
        </w:rPr>
      </w:pPr>
      <w:ins w:id="801" w:author="Gustavo Moreira" w:date="2021-02-20T17:37:00Z">
        <w:r>
          <w:t xml:space="preserve">To summarize this section, the concepted of Mel </w:t>
        </w:r>
        <w:proofErr w:type="spellStart"/>
        <w:r>
          <w:t>Specto</w:t>
        </w:r>
      </w:ins>
      <w:ins w:id="802" w:author="Gustavo Moreira" w:date="2021-02-20T17:38:00Z">
        <w:r>
          <w:t>gram</w:t>
        </w:r>
        <w:proofErr w:type="spellEnd"/>
        <w:r>
          <w:t xml:space="preserve"> should be defined. A Mel </w:t>
        </w:r>
        <w:proofErr w:type="spellStart"/>
        <w:r>
          <w:t>Spectogram</w:t>
        </w:r>
        <w:proofErr w:type="spellEnd"/>
        <w:r>
          <w:t xml:space="preserve"> is in practice</w:t>
        </w:r>
      </w:ins>
      <w:ins w:id="803" w:author="Gustavo Moreira" w:date="2021-02-20T17:39:00Z">
        <w:r>
          <w:t xml:space="preserve"> an audio representation</w:t>
        </w:r>
      </w:ins>
      <w:ins w:id="804" w:author="Gustavo Moreira" w:date="2021-02-20T17:40:00Z">
        <w:r>
          <w:t xml:space="preserve"> in the form of waveforms that is relevant for</w:t>
        </w:r>
      </w:ins>
      <w:ins w:id="805" w:author="Gustavo Moreira" w:date="2021-02-20T17:41:00Z">
        <w:r>
          <w:t xml:space="preserve"> humans, and therefore, when applied to deep learning models, it provides a more realistic data training. </w:t>
        </w:r>
      </w:ins>
    </w:p>
    <w:p w14:paraId="2FE8BC5F" w14:textId="72C8093B" w:rsidR="00D43C6F" w:rsidRDefault="008319C0">
      <w:pPr>
        <w:pStyle w:val="Ttulo2"/>
      </w:pPr>
      <w:bookmarkStart w:id="806" w:name="_Toc64809238"/>
      <w:r w:rsidRPr="008319C0">
        <w:t>Existing applications of deep l</w:t>
      </w:r>
      <w:r>
        <w:t>earning models for music genre classification</w:t>
      </w:r>
      <w:bookmarkEnd w:id="806"/>
    </w:p>
    <w:p w14:paraId="7F170D7F" w14:textId="2F86F515" w:rsidR="00CA2E96" w:rsidRPr="00CA2E96" w:rsidRDefault="00CA2E96" w:rsidP="00CA2E96">
      <w:r>
        <w:t xml:space="preserve">In this section, the main goal is to provide enough context about the existing literature regarding music genre classification. Previous work is exposed, </w:t>
      </w:r>
      <w:r w:rsidR="00805BEF">
        <w:t xml:space="preserve">its </w:t>
      </w:r>
      <w:r>
        <w:t xml:space="preserve">results are </w:t>
      </w:r>
      <w:proofErr w:type="gramStart"/>
      <w:r>
        <w:t>presented</w:t>
      </w:r>
      <w:proofErr w:type="gramEnd"/>
      <w:r>
        <w:t xml:space="preserve"> and major achievements</w:t>
      </w:r>
      <w:r w:rsidR="00BD2806">
        <w:t xml:space="preserve"> </w:t>
      </w:r>
      <w:r w:rsidR="00805BEF">
        <w:t xml:space="preserve">are </w:t>
      </w:r>
      <w:r>
        <w:t xml:space="preserve">reported. Blocking points or difficult obstacles are also identified as attention points </w:t>
      </w:r>
      <w:r w:rsidR="00805BEF">
        <w:t xml:space="preserve">to consider </w:t>
      </w:r>
      <w:r>
        <w:t>during the design and implementation stage, to avoid committing the same errors</w:t>
      </w:r>
      <w:r w:rsidR="00805BEF">
        <w:t>,</w:t>
      </w:r>
      <w:r>
        <w:t xml:space="preserve"> and therefore improve the existing literature</w:t>
      </w:r>
      <w:r w:rsidR="00B3636A">
        <w:t>.</w:t>
      </w:r>
    </w:p>
    <w:p w14:paraId="4BB6D85D" w14:textId="4B0672C9" w:rsidR="00CD09E7" w:rsidRDefault="00CD09E7">
      <w:pPr>
        <w:pStyle w:val="Ttulo3"/>
      </w:pPr>
      <w:bookmarkStart w:id="807" w:name="_Toc64809239"/>
      <w:r>
        <w:t>Existing datasets</w:t>
      </w:r>
      <w:bookmarkEnd w:id="807"/>
    </w:p>
    <w:p w14:paraId="3F98E75B" w14:textId="23878016" w:rsidR="00B3636A" w:rsidRDefault="00B3636A" w:rsidP="00B3636A">
      <w:r>
        <w:t xml:space="preserve">In </w:t>
      </w:r>
      <w:r w:rsidR="00805BEF" w:rsidRPr="00805BEF">
        <w:t>this section the most common dat</w:t>
      </w:r>
      <w:r w:rsidR="00805BEF">
        <w:t>a</w:t>
      </w:r>
      <w:r w:rsidR="00805BEF" w:rsidRPr="00805BEF">
        <w:t>sets used in music genre classification</w:t>
      </w:r>
      <w:r>
        <w:t xml:space="preserve"> are presented and analysed.</w:t>
      </w:r>
    </w:p>
    <w:p w14:paraId="0F5B04AA" w14:textId="6C3CFA62" w:rsidR="00B3636A" w:rsidRPr="00406E32" w:rsidRDefault="00B3636A" w:rsidP="00B3636A">
      <w:pPr>
        <w:rPr>
          <w:b/>
          <w:bCs/>
        </w:rPr>
      </w:pPr>
      <w:r w:rsidRPr="00406E32">
        <w:rPr>
          <w:b/>
          <w:bCs/>
        </w:rPr>
        <w:t>GTZAN</w:t>
      </w:r>
    </w:p>
    <w:p w14:paraId="7A5E8313" w14:textId="05D1F405" w:rsidR="00B3636A" w:rsidRDefault="00805BEF" w:rsidP="00B3636A">
      <w:r>
        <w:t xml:space="preserve">One of the </w:t>
      </w:r>
      <w:r w:rsidR="00B3636A">
        <w:t xml:space="preserve">first </w:t>
      </w:r>
      <w:r>
        <w:t xml:space="preserve">dataset for music genre classification is GTZAN a dataset </w:t>
      </w:r>
      <w:r w:rsidR="00AC450A">
        <w:t xml:space="preserve">developed </w:t>
      </w:r>
      <w:r w:rsidR="00B3636A">
        <w:t xml:space="preserve">in 2002 by </w:t>
      </w:r>
      <w:r w:rsidR="00B3636A" w:rsidRPr="00B3636A">
        <w:t xml:space="preserve">George </w:t>
      </w:r>
      <w:proofErr w:type="spellStart"/>
      <w:r w:rsidR="00B3636A" w:rsidRPr="00B3636A">
        <w:t>Tzanetakis</w:t>
      </w:r>
      <w:proofErr w:type="spellEnd"/>
      <w:ins w:id="808" w:author="Gustavo Moreira" w:date="2021-02-20T16:20:00Z">
        <w:r w:rsidR="00DC0512">
          <w:t>.</w:t>
        </w:r>
      </w:ins>
      <w:del w:id="809" w:author="Fátima Rodrigues" w:date="2021-02-12T12:15:00Z">
        <w:r w:rsidR="00B3636A" w:rsidDel="00AC450A">
          <w:delText xml:space="preserve"> </w:delText>
        </w:r>
      </w:del>
    </w:p>
    <w:p w14:paraId="2F921E50" w14:textId="5189CFA6" w:rsidR="00B3636A" w:rsidRDefault="00B3636A" w:rsidP="00B3636A">
      <w:r>
        <w:t xml:space="preserve">The dataset consists of 1000 audio tracks, each of 30 seconds long. </w:t>
      </w:r>
      <w:r w:rsidR="00406E32">
        <w:t xml:space="preserve">The 1000 track are then divided into 10 different categories, each containing 100 songs. The tracks are all 22050Hz mono 16-bit audio files in “.wav” format (George </w:t>
      </w:r>
      <w:proofErr w:type="spellStart"/>
      <w:r w:rsidR="00406E32">
        <w:t>Tzane</w:t>
      </w:r>
      <w:ins w:id="810" w:author="Gustavo Moreira" w:date="2021-02-13T11:44:00Z">
        <w:r w:rsidR="00EC0D7A">
          <w:t>ta</w:t>
        </w:r>
      </w:ins>
      <w:r w:rsidR="00406E32">
        <w:t>kis</w:t>
      </w:r>
      <w:proofErr w:type="spellEnd"/>
      <w:r w:rsidR="00406E32">
        <w:t>, 2002).</w:t>
      </w:r>
    </w:p>
    <w:p w14:paraId="6DF96510" w14:textId="511D04DF" w:rsidR="00406E32" w:rsidRDefault="00406E32" w:rsidP="00B3636A">
      <w:r>
        <w:t xml:space="preserve">The 10 available categories are: classical, country, disco, </w:t>
      </w:r>
      <w:proofErr w:type="spellStart"/>
      <w:r>
        <w:t>hiphop</w:t>
      </w:r>
      <w:proofErr w:type="spellEnd"/>
      <w:r>
        <w:t xml:space="preserve">, jazz, rock, blues, </w:t>
      </w:r>
      <w:proofErr w:type="spellStart"/>
      <w:r>
        <w:t>raggae</w:t>
      </w:r>
      <w:proofErr w:type="spellEnd"/>
      <w:r>
        <w:t>, pop and metal.</w:t>
      </w:r>
    </w:p>
    <w:p w14:paraId="55EED303" w14:textId="0378B225" w:rsidR="00406E32" w:rsidRDefault="00406E32" w:rsidP="00B3636A">
      <w:r>
        <w:t xml:space="preserve">The entire collection sizes approximately at 1.2GB of data. </w:t>
      </w:r>
    </w:p>
    <w:p w14:paraId="3C9A3975" w14:textId="0B356F28" w:rsidR="00B3636A" w:rsidRDefault="00B3636A" w:rsidP="00B3636A">
      <w:pPr>
        <w:rPr>
          <w:b/>
          <w:bCs/>
        </w:rPr>
      </w:pPr>
      <w:r w:rsidRPr="00406E32">
        <w:rPr>
          <w:b/>
          <w:bCs/>
        </w:rPr>
        <w:t>Million Song Dataset</w:t>
      </w:r>
    </w:p>
    <w:p w14:paraId="07E65D81" w14:textId="21558487" w:rsidR="00FE0181" w:rsidRDefault="00FE0181" w:rsidP="00B3636A">
      <w:r>
        <w:t xml:space="preserve">The </w:t>
      </w:r>
      <w:proofErr w:type="gramStart"/>
      <w:r>
        <w:t>million song</w:t>
      </w:r>
      <w:proofErr w:type="gramEnd"/>
      <w:r>
        <w:t xml:space="preserve"> dataset is a collection of audio features and metadata for a million songs. The dataset was first made available to the community in 2011 after being used in research </w:t>
      </w:r>
      <w:r w:rsidRPr="00FE0181">
        <w:t>(</w:t>
      </w:r>
      <w:proofErr w:type="spellStart"/>
      <w:r w:rsidRPr="00FE0181">
        <w:t>Bertin-Mahieux</w:t>
      </w:r>
      <w:proofErr w:type="spellEnd"/>
      <w:r w:rsidRPr="00FE0181">
        <w:t xml:space="preserve"> et al, 2011)</w:t>
      </w:r>
      <w:r>
        <w:t xml:space="preserve">. </w:t>
      </w:r>
    </w:p>
    <w:p w14:paraId="68C9F9E5" w14:textId="5D5FDC23" w:rsidR="00FE0181" w:rsidRDefault="00FE0181" w:rsidP="00B3636A">
      <w:r>
        <w:t>The entire dataset sizes 280GB. Due to its larger nature, for smaller projects and faster training, a subset of 10000 songs (around 1% of the total dataset) is provided.</w:t>
      </w:r>
    </w:p>
    <w:p w14:paraId="6A1A583D" w14:textId="1077D5F7" w:rsidR="00FE0181" w:rsidRDefault="00FE0181" w:rsidP="00B3636A">
      <w:r>
        <w:lastRenderedPageBreak/>
        <w:t>This collection directly provides support for the following purposes:</w:t>
      </w:r>
    </w:p>
    <w:p w14:paraId="60582EFC" w14:textId="75A5B8CB" w:rsidR="00FE0181" w:rsidRDefault="00FE0181" w:rsidP="00FE0181">
      <w:pPr>
        <w:pStyle w:val="PargrafodaLista"/>
        <w:numPr>
          <w:ilvl w:val="0"/>
          <w:numId w:val="36"/>
        </w:numPr>
      </w:pPr>
      <w:r>
        <w:t>Encourage research on commercial scale algorithms</w:t>
      </w:r>
    </w:p>
    <w:p w14:paraId="71AF2B98" w14:textId="286A6841" w:rsidR="00FE0181" w:rsidRDefault="00A63F4E" w:rsidP="00FE0181">
      <w:pPr>
        <w:pStyle w:val="PargrafodaLista"/>
        <w:numPr>
          <w:ilvl w:val="0"/>
          <w:numId w:val="36"/>
        </w:numPr>
      </w:pPr>
      <w:r>
        <w:t>Being the reference dataset for research</w:t>
      </w:r>
    </w:p>
    <w:p w14:paraId="252B6032" w14:textId="3080F03B" w:rsidR="00A63F4E" w:rsidRDefault="00A63F4E" w:rsidP="00A63F4E">
      <w:pPr>
        <w:pStyle w:val="PargrafodaLista"/>
        <w:numPr>
          <w:ilvl w:val="0"/>
          <w:numId w:val="36"/>
        </w:numPr>
      </w:pPr>
      <w:r>
        <w:t>Built-in API to work with the dataset</w:t>
      </w:r>
    </w:p>
    <w:p w14:paraId="5744CD7F" w14:textId="02BAF710" w:rsidR="006451D2" w:rsidRDefault="006451D2" w:rsidP="00A63F4E">
      <w:r>
        <w:t>On contrary to the GTZAN Dataset, the labelled data includes more than just music genres.</w:t>
      </w:r>
    </w:p>
    <w:p w14:paraId="1973B178" w14:textId="07F716EA" w:rsidR="006451D2" w:rsidRDefault="006451D2" w:rsidP="00A63F4E">
      <w:r>
        <w:t>The dataset was built for multiple purposes regarding audio processing. The collection includes a concept called “tag”, and a subset of all existing tags are related to music genres (</w:t>
      </w:r>
      <w:proofErr w:type="spellStart"/>
      <w:r>
        <w:t>Dawen</w:t>
      </w:r>
      <w:proofErr w:type="spellEnd"/>
      <w:r>
        <w:t xml:space="preserve"> Liang et al, 2011).</w:t>
      </w:r>
    </w:p>
    <w:p w14:paraId="60AD0DF3" w14:textId="7C38A6EE" w:rsidR="006451D2" w:rsidRDefault="006451D2" w:rsidP="00A63F4E">
      <w:r>
        <w:t>Using this dataset requires a bigger processing of the collection to use for the sole purpose of this work</w:t>
      </w:r>
      <w:r w:rsidR="00AC450A">
        <w:t>, music genre classification</w:t>
      </w:r>
      <w:r>
        <w:t>.</w:t>
      </w:r>
    </w:p>
    <w:p w14:paraId="3CB87BAA" w14:textId="77777777" w:rsidR="006451D2" w:rsidRDefault="006451D2" w:rsidP="00A63F4E"/>
    <w:p w14:paraId="49EAD479" w14:textId="0C6D0D9D" w:rsidR="006451D2" w:rsidRDefault="006451D2" w:rsidP="00A63F4E">
      <w:pPr>
        <w:rPr>
          <w:b/>
          <w:bCs/>
        </w:rPr>
      </w:pPr>
      <w:r w:rsidRPr="006451D2">
        <w:rPr>
          <w:b/>
          <w:bCs/>
        </w:rPr>
        <w:t>Free Music Archive (FMA)</w:t>
      </w:r>
    </w:p>
    <w:p w14:paraId="72C8B742" w14:textId="23DC41B1" w:rsidR="006451D2" w:rsidRDefault="006451D2" w:rsidP="00A63F4E">
      <w:r>
        <w:t xml:space="preserve">The Free Music Archive is an </w:t>
      </w:r>
      <w:proofErr w:type="gramStart"/>
      <w:r>
        <w:t>open source</w:t>
      </w:r>
      <w:proofErr w:type="gramEnd"/>
      <w:r>
        <w:t xml:space="preserve"> collection suitable for evaluating several Music Information Retrieval</w:t>
      </w:r>
      <w:r w:rsidR="00AC450A">
        <w:t xml:space="preserve"> (MIR</w:t>
      </w:r>
      <w:r>
        <w:t>) tasks (</w:t>
      </w:r>
      <w:proofErr w:type="spellStart"/>
      <w:r>
        <w:t>Github</w:t>
      </w:r>
      <w:proofErr w:type="spellEnd"/>
      <w:r>
        <w:t xml:space="preserve">, 2021). One of the suitable tasks that this dataset </w:t>
      </w:r>
      <w:r w:rsidR="00AC450A">
        <w:t>permits is</w:t>
      </w:r>
      <w:r>
        <w:t xml:space="preserve"> a solution for</w:t>
      </w:r>
      <w:ins w:id="811" w:author="Fátima Rodrigues" w:date="2021-02-12T12:21:00Z">
        <w:r w:rsidR="00AC450A">
          <w:t xml:space="preserve"> </w:t>
        </w:r>
      </w:ins>
      <w:r>
        <w:t xml:space="preserve">music genre classification. </w:t>
      </w:r>
    </w:p>
    <w:p w14:paraId="6164DA1F" w14:textId="61659A83" w:rsidR="006451D2" w:rsidRDefault="006451D2" w:rsidP="00A63F4E">
      <w:r>
        <w:t xml:space="preserve">The </w:t>
      </w:r>
      <w:r w:rsidR="005B686D">
        <w:t>metadata for this collection includes the following:</w:t>
      </w:r>
    </w:p>
    <w:p w14:paraId="11E5741A" w14:textId="7C49029D" w:rsidR="005B686D" w:rsidRDefault="005B686D" w:rsidP="005B686D">
      <w:pPr>
        <w:pStyle w:val="PargrafodaLista"/>
        <w:numPr>
          <w:ilvl w:val="0"/>
          <w:numId w:val="37"/>
        </w:numPr>
      </w:pPr>
      <w:r>
        <w:t>Unique Identifier, title, artist, genre, tags for 106574 tracks.</w:t>
      </w:r>
    </w:p>
    <w:p w14:paraId="17F63387" w14:textId="6ADCE9E9" w:rsidR="005B686D" w:rsidRDefault="005B686D" w:rsidP="005B686D">
      <w:pPr>
        <w:pStyle w:val="PargrafodaLista"/>
        <w:numPr>
          <w:ilvl w:val="0"/>
          <w:numId w:val="37"/>
        </w:numPr>
      </w:pPr>
      <w:r>
        <w:t>163 unique genres.</w:t>
      </w:r>
    </w:p>
    <w:p w14:paraId="26999A33" w14:textId="0D9FED56" w:rsidR="006451D2" w:rsidRDefault="006451D2" w:rsidP="00A63F4E"/>
    <w:p w14:paraId="4B60C080" w14:textId="144CDF31" w:rsidR="005B686D" w:rsidRDefault="00AC450A" w:rsidP="00A63F4E">
      <w:ins w:id="812" w:author="Fátima Rodrigues" w:date="2021-02-12T12:22:00Z">
        <w:r>
          <w:t>T</w:t>
        </w:r>
      </w:ins>
      <w:r w:rsidR="005B686D">
        <w:t xml:space="preserve">he team that </w:t>
      </w:r>
      <w:proofErr w:type="gramStart"/>
      <w:r w:rsidR="005B686D">
        <w:t>maintain</w:t>
      </w:r>
      <w:proofErr w:type="gramEnd"/>
      <w:r w:rsidR="005B686D">
        <w:t xml:space="preserve"> the collection on </w:t>
      </w:r>
      <w:proofErr w:type="spellStart"/>
      <w:r w:rsidR="005B686D">
        <w:t>github</w:t>
      </w:r>
      <w:proofErr w:type="spellEnd"/>
      <w:r w:rsidR="005B686D">
        <w:t xml:space="preserve"> provides out of the box several subsets of the data, accordingly to project scopes. The next are the available sub collections:</w:t>
      </w:r>
    </w:p>
    <w:p w14:paraId="31DC4F57" w14:textId="482C7F32" w:rsidR="005B686D" w:rsidRDefault="005B686D" w:rsidP="005B686D">
      <w:pPr>
        <w:pStyle w:val="PargrafodaLista"/>
        <w:numPr>
          <w:ilvl w:val="0"/>
          <w:numId w:val="38"/>
        </w:numPr>
      </w:pPr>
      <w:r>
        <w:t>Small – contains 8000 tracks of 30 seconds and 8 genres. Size is 7.2GB.</w:t>
      </w:r>
    </w:p>
    <w:p w14:paraId="792F5FDB" w14:textId="30D38449" w:rsidR="005B686D" w:rsidRDefault="005B686D" w:rsidP="005B686D">
      <w:pPr>
        <w:pStyle w:val="PargrafodaLista"/>
        <w:numPr>
          <w:ilvl w:val="0"/>
          <w:numId w:val="38"/>
        </w:numPr>
      </w:pPr>
      <w:r>
        <w:t>Medium – contains 25000 tracks of 20 seconds and 16 genres. Sizes 22GB.</w:t>
      </w:r>
    </w:p>
    <w:p w14:paraId="599B73E6" w14:textId="56E0CF0F" w:rsidR="005B686D" w:rsidRDefault="005B686D" w:rsidP="005B686D">
      <w:pPr>
        <w:pStyle w:val="PargrafodaLista"/>
        <w:numPr>
          <w:ilvl w:val="0"/>
          <w:numId w:val="38"/>
        </w:numPr>
      </w:pPr>
      <w:r>
        <w:t>Large – contains 106574 tracks of 30 seconds and 161 genres. Sizes 93GB.</w:t>
      </w:r>
    </w:p>
    <w:p w14:paraId="09744E77" w14:textId="56AF93CF" w:rsidR="005B686D" w:rsidRDefault="005B686D" w:rsidP="005B686D">
      <w:pPr>
        <w:pStyle w:val="PargrafodaLista"/>
        <w:numPr>
          <w:ilvl w:val="0"/>
          <w:numId w:val="38"/>
        </w:numPr>
      </w:pPr>
      <w:r>
        <w:t>Full – contains 106574 untrimmed tracks and 161 genres. Sizes 879GB.</w:t>
      </w:r>
    </w:p>
    <w:p w14:paraId="28C6454B" w14:textId="77777777" w:rsidR="005B686D" w:rsidRPr="00FE0181" w:rsidRDefault="005B686D" w:rsidP="005B686D"/>
    <w:p w14:paraId="1945DA18" w14:textId="650FA011" w:rsidR="008319C0" w:rsidRDefault="00890CDB" w:rsidP="008F71E8">
      <w:pPr>
        <w:pStyle w:val="Ttulo3"/>
      </w:pPr>
      <w:bookmarkStart w:id="813" w:name="_Toc64809240"/>
      <w:r>
        <w:t>Showcase of existing application</w:t>
      </w:r>
      <w:r w:rsidR="00867114">
        <w:t>s</w:t>
      </w:r>
      <w:bookmarkEnd w:id="813"/>
    </w:p>
    <w:p w14:paraId="237C984D" w14:textId="798F1470" w:rsidR="00C47C7C" w:rsidRDefault="00C47C7C" w:rsidP="008F71E8">
      <w:r>
        <w:t xml:space="preserve">In this </w:t>
      </w:r>
      <w:r w:rsidR="00B02252">
        <w:t xml:space="preserve">section, </w:t>
      </w:r>
      <w:r w:rsidR="00BE2D70">
        <w:t xml:space="preserve">three </w:t>
      </w:r>
      <w:r w:rsidR="00FB5A32">
        <w:t xml:space="preserve">different projects related to music genre classification are explored. The main goal is to identify working guidelines, common issues with implementation, and extract the accuracy results that have been achieved so far. Another important information to retain, is which music genres are currently being classified, </w:t>
      </w:r>
      <w:proofErr w:type="gramStart"/>
      <w:r w:rsidR="00FB5A32">
        <w:t>in order to</w:t>
      </w:r>
      <w:proofErr w:type="gramEnd"/>
      <w:r w:rsidR="00FB5A32">
        <w:t xml:space="preserve"> access the design in chapter 5.</w:t>
      </w:r>
    </w:p>
    <w:p w14:paraId="2F48D14B" w14:textId="25A6B4F7" w:rsidR="00FB5A32" w:rsidRDefault="00FB5A32" w:rsidP="008F71E8">
      <w:pPr>
        <w:rPr>
          <w:b/>
          <w:bCs/>
        </w:rPr>
      </w:pPr>
      <w:r w:rsidRPr="00FB5A32">
        <w:rPr>
          <w:b/>
          <w:bCs/>
        </w:rPr>
        <w:t xml:space="preserve">Project 1 </w:t>
      </w:r>
    </w:p>
    <w:p w14:paraId="07791F1B" w14:textId="0C951EAF" w:rsidR="00FB5A32" w:rsidRDefault="00FB5A32" w:rsidP="008F71E8">
      <w:r>
        <w:lastRenderedPageBreak/>
        <w:t>Project 1 was developed in 2018, and for the list of projects presented here, is the only one that does not use a framework to perform music genre classification (</w:t>
      </w:r>
      <w:proofErr w:type="spellStart"/>
      <w:r>
        <w:t>Parul</w:t>
      </w:r>
      <w:proofErr w:type="spellEnd"/>
      <w:r>
        <w:t xml:space="preserve"> Pandey, 2018).</w:t>
      </w:r>
    </w:p>
    <w:p w14:paraId="4FC6D3A6" w14:textId="352F10F5" w:rsidR="00FB5A32" w:rsidRDefault="008E1047" w:rsidP="008F71E8">
      <w:r>
        <w:t>Python was the chosen language for the implemented solution. There are three major libraries usage</w:t>
      </w:r>
      <w:ins w:id="814" w:author="Gustavo Moreira" w:date="2021-02-13T11:31:00Z">
        <w:r w:rsidR="00813D99">
          <w:t>s</w:t>
        </w:r>
      </w:ins>
      <w:r>
        <w:t xml:space="preserve"> that need to be mentioned:</w:t>
      </w:r>
    </w:p>
    <w:p w14:paraId="5B3866E3" w14:textId="787C0A79" w:rsidR="008E1047" w:rsidRDefault="008E1047" w:rsidP="008F71E8">
      <w:pPr>
        <w:pStyle w:val="PargrafodaLista"/>
        <w:numPr>
          <w:ilvl w:val="0"/>
          <w:numId w:val="39"/>
        </w:numPr>
      </w:pPr>
      <w:proofErr w:type="spellStart"/>
      <w:r>
        <w:t>Librosa</w:t>
      </w:r>
      <w:proofErr w:type="spellEnd"/>
      <w:r>
        <w:t xml:space="preserve"> – has the purpose of analysing audio signals geared towards music. It provides the building blocks necessary to create music information retrieval systems. (</w:t>
      </w:r>
      <w:proofErr w:type="spellStart"/>
      <w:r>
        <w:t>Librosa</w:t>
      </w:r>
      <w:proofErr w:type="spellEnd"/>
      <w:r>
        <w:t>, 2021).</w:t>
      </w:r>
    </w:p>
    <w:p w14:paraId="12407EFD" w14:textId="77777777" w:rsidR="008E1047" w:rsidRDefault="008E1047" w:rsidP="008F71E8">
      <w:pPr>
        <w:pStyle w:val="PargrafodaLista"/>
        <w:numPr>
          <w:ilvl w:val="0"/>
          <w:numId w:val="39"/>
        </w:numPr>
        <w:rPr>
          <w:lang w:val="en-US"/>
        </w:rPr>
      </w:pPr>
      <w:proofErr w:type="spellStart"/>
      <w:proofErr w:type="gramStart"/>
      <w:r w:rsidRPr="008E1047">
        <w:rPr>
          <w:lang w:val="en-US"/>
        </w:rPr>
        <w:t>IPython.display.Audio</w:t>
      </w:r>
      <w:proofErr w:type="spellEnd"/>
      <w:proofErr w:type="gramEnd"/>
      <w:r w:rsidRPr="008E1047">
        <w:rPr>
          <w:lang w:val="en-US"/>
        </w:rPr>
        <w:t xml:space="preserve"> – a librar</w:t>
      </w:r>
      <w:r>
        <w:rPr>
          <w:lang w:val="en-US"/>
        </w:rPr>
        <w:t>y</w:t>
      </w:r>
      <w:r w:rsidRPr="008E1047">
        <w:rPr>
          <w:lang w:val="en-US"/>
        </w:rPr>
        <w:t xml:space="preserve"> that al</w:t>
      </w:r>
      <w:r>
        <w:rPr>
          <w:lang w:val="en-US"/>
        </w:rPr>
        <w:t xml:space="preserve">lows directly music streaming through a </w:t>
      </w:r>
      <w:proofErr w:type="spellStart"/>
      <w:r>
        <w:rPr>
          <w:lang w:val="en-US"/>
        </w:rPr>
        <w:t>jupyter</w:t>
      </w:r>
      <w:proofErr w:type="spellEnd"/>
      <w:r>
        <w:rPr>
          <w:lang w:val="en-US"/>
        </w:rPr>
        <w:t xml:space="preserve"> notebook.</w:t>
      </w:r>
    </w:p>
    <w:p w14:paraId="49AAAEF4" w14:textId="266409F5" w:rsidR="008E1047" w:rsidRPr="008E1047" w:rsidRDefault="008E1047" w:rsidP="008F71E8">
      <w:pPr>
        <w:pStyle w:val="PargrafodaLista"/>
        <w:numPr>
          <w:ilvl w:val="0"/>
          <w:numId w:val="39"/>
        </w:numPr>
        <w:rPr>
          <w:lang w:val="en-US"/>
        </w:rPr>
      </w:pPr>
      <w:proofErr w:type="spellStart"/>
      <w:r>
        <w:rPr>
          <w:lang w:val="en-US"/>
        </w:rPr>
        <w:t>Keras</w:t>
      </w:r>
      <w:proofErr w:type="spellEnd"/>
      <w:r>
        <w:rPr>
          <w:lang w:val="en-US"/>
        </w:rPr>
        <w:t xml:space="preserve"> – a deep learning API that amongst other functionalities, allows easy creation of Convolutional Neural Networks (CNN’s), which are used in the context of this literature. </w:t>
      </w:r>
    </w:p>
    <w:p w14:paraId="0B8196FE" w14:textId="77777777" w:rsidR="00EC0D7A" w:rsidRPr="00C45317" w:rsidRDefault="00EC0D7A" w:rsidP="008F71E8">
      <w:pPr>
        <w:rPr>
          <w:lang w:val="en-US"/>
        </w:rPr>
      </w:pPr>
    </w:p>
    <w:p w14:paraId="46A74B83" w14:textId="071808C7" w:rsidR="00EC0D7A" w:rsidRDefault="00EC0D7A" w:rsidP="008F71E8">
      <w:pPr>
        <w:rPr>
          <w:u w:val="single"/>
          <w:lang w:val="en-US"/>
        </w:rPr>
      </w:pPr>
      <w:r>
        <w:rPr>
          <w:u w:val="single"/>
          <w:lang w:val="en-US"/>
        </w:rPr>
        <w:t>Genres classified</w:t>
      </w:r>
    </w:p>
    <w:p w14:paraId="401576AF" w14:textId="257B7E39" w:rsidR="00061CA1" w:rsidRDefault="00061CA1" w:rsidP="008F71E8">
      <w:pPr>
        <w:rPr>
          <w:lang w:val="en-US"/>
        </w:rPr>
      </w:pPr>
      <w:r>
        <w:rPr>
          <w:lang w:val="en-US"/>
        </w:rPr>
        <w:t xml:space="preserve">Given that this project uses the GTZAN dataset as a source for training, it classifies the </w:t>
      </w:r>
      <w:r w:rsidR="00BE2D70">
        <w:rPr>
          <w:lang w:val="en-US"/>
        </w:rPr>
        <w:t xml:space="preserve">ten </w:t>
      </w:r>
      <w:r>
        <w:rPr>
          <w:lang w:val="en-US"/>
        </w:rPr>
        <w:t xml:space="preserve">following genres, which are the ones labeled by the dataset: Blues, Classical, Country, Disco, </w:t>
      </w:r>
      <w:proofErr w:type="spellStart"/>
      <w:r>
        <w:rPr>
          <w:lang w:val="en-US"/>
        </w:rPr>
        <w:t>Hiphop</w:t>
      </w:r>
      <w:proofErr w:type="spellEnd"/>
      <w:r>
        <w:rPr>
          <w:lang w:val="en-US"/>
        </w:rPr>
        <w:t xml:space="preserve">, Jazz, Metal, Pop, Reggae and Rock. </w:t>
      </w:r>
    </w:p>
    <w:p w14:paraId="5D96079C" w14:textId="04C63022" w:rsidR="00061CA1" w:rsidRDefault="00061CA1" w:rsidP="008F71E8">
      <w:pPr>
        <w:rPr>
          <w:u w:val="single"/>
          <w:lang w:val="en-US"/>
        </w:rPr>
      </w:pPr>
      <w:r w:rsidRPr="00C45317">
        <w:rPr>
          <w:u w:val="single"/>
          <w:lang w:val="en-US"/>
        </w:rPr>
        <w:t>Data preprocessing</w:t>
      </w:r>
    </w:p>
    <w:p w14:paraId="1056469D" w14:textId="2E9B8E0D" w:rsidR="00061CA1" w:rsidRDefault="00061CA1" w:rsidP="008F71E8">
      <w:pPr>
        <w:rPr>
          <w:lang w:val="en-US"/>
        </w:rPr>
      </w:pPr>
      <w:r>
        <w:rPr>
          <w:lang w:val="en-US"/>
        </w:rPr>
        <w:t>The challenge presented in this project for preprocessing data is related to audio format</w:t>
      </w:r>
      <w:r w:rsidR="006D3EC7">
        <w:rPr>
          <w:lang w:val="en-US"/>
        </w:rPr>
        <w:t>s</w:t>
      </w:r>
      <w:r>
        <w:rPr>
          <w:lang w:val="en-US"/>
        </w:rPr>
        <w:t xml:space="preserve">. Audio format is an approach to store audio files on the hardware level of a machine. The GTZAN dataset provides “.au” audio files, while the mentioned </w:t>
      </w:r>
      <w:proofErr w:type="spellStart"/>
      <w:proofErr w:type="gramStart"/>
      <w:r>
        <w:rPr>
          <w:lang w:val="en-US"/>
        </w:rPr>
        <w:t>IPython.dis</w:t>
      </w:r>
      <w:r w:rsidR="006D3EC7">
        <w:rPr>
          <w:lang w:val="en-US"/>
        </w:rPr>
        <w:t>p</w:t>
      </w:r>
      <w:r>
        <w:rPr>
          <w:lang w:val="en-US"/>
        </w:rPr>
        <w:t>lay.audio</w:t>
      </w:r>
      <w:proofErr w:type="spellEnd"/>
      <w:proofErr w:type="gramEnd"/>
      <w:r>
        <w:rPr>
          <w:lang w:val="en-US"/>
        </w:rPr>
        <w:t xml:space="preserve"> library API is prepared to work with “.wav” audio files. </w:t>
      </w:r>
    </w:p>
    <w:p w14:paraId="49283B77" w14:textId="2CB62F39" w:rsidR="00061CA1" w:rsidRPr="00C45317" w:rsidRDefault="006D3EC7" w:rsidP="008F71E8">
      <w:pPr>
        <w:rPr>
          <w:lang w:val="en-US"/>
        </w:rPr>
      </w:pPr>
      <w:r>
        <w:rPr>
          <w:lang w:val="en-US"/>
        </w:rPr>
        <w:t xml:space="preserve">A conversion for each file present in training data is required </w:t>
      </w:r>
      <w:proofErr w:type="gramStart"/>
      <w:r>
        <w:rPr>
          <w:lang w:val="en-US"/>
        </w:rPr>
        <w:t>in order to</w:t>
      </w:r>
      <w:proofErr w:type="gramEnd"/>
      <w:r>
        <w:rPr>
          <w:lang w:val="en-US"/>
        </w:rPr>
        <w:t xml:space="preserve"> start the training.</w:t>
      </w:r>
    </w:p>
    <w:p w14:paraId="43592AE3" w14:textId="643E62F0" w:rsidR="00EC0D7A" w:rsidRDefault="00EC0D7A" w:rsidP="008F71E8">
      <w:pPr>
        <w:rPr>
          <w:u w:val="single"/>
          <w:lang w:val="en-US"/>
        </w:rPr>
      </w:pPr>
      <w:r>
        <w:rPr>
          <w:u w:val="single"/>
          <w:lang w:val="en-US"/>
        </w:rPr>
        <w:t>Feature Extraction</w:t>
      </w:r>
    </w:p>
    <w:p w14:paraId="4536C787" w14:textId="77777777" w:rsidR="006D3EC7" w:rsidRDefault="006D3EC7" w:rsidP="008F71E8">
      <w:pPr>
        <w:rPr>
          <w:lang w:val="en-US"/>
        </w:rPr>
      </w:pPr>
      <w:r>
        <w:rPr>
          <w:lang w:val="en-US"/>
        </w:rPr>
        <w:t xml:space="preserve">Feature extraction is done manually in the context of this project. </w:t>
      </w:r>
    </w:p>
    <w:p w14:paraId="48668B18" w14:textId="27B67CE6" w:rsidR="006D3EC7" w:rsidRDefault="006D3EC7" w:rsidP="008F71E8">
      <w:pPr>
        <w:rPr>
          <w:lang w:val="en-US"/>
        </w:rPr>
      </w:pPr>
      <w:r>
        <w:rPr>
          <w:lang w:val="en-US"/>
        </w:rPr>
        <w:t>Audio is a term used to describe any sound or noise that is within a range the human ear is capable of hearing and it is measured in hertz. (Computer Hope, 2020).</w:t>
      </w:r>
    </w:p>
    <w:p w14:paraId="1EE2499D" w14:textId="13F07275" w:rsidR="006D3EC7" w:rsidRDefault="006D3EC7" w:rsidP="008F71E8">
      <w:pPr>
        <w:rPr>
          <w:lang w:val="en-US"/>
        </w:rPr>
      </w:pPr>
      <w:r>
        <w:rPr>
          <w:lang w:val="en-US"/>
        </w:rPr>
        <w:t xml:space="preserve">But audio has a known spectrum of features. While it is not an objective of this project to fully understand all </w:t>
      </w:r>
      <w:proofErr w:type="spellStart"/>
      <w:r>
        <w:rPr>
          <w:lang w:val="en-US"/>
        </w:rPr>
        <w:t>it’s</w:t>
      </w:r>
      <w:proofErr w:type="spellEnd"/>
      <w:r>
        <w:rPr>
          <w:lang w:val="en-US"/>
        </w:rPr>
        <w:t xml:space="preserve"> feature, it is necessary to describe which ones the projects </w:t>
      </w:r>
      <w:proofErr w:type="gramStart"/>
      <w:r>
        <w:rPr>
          <w:lang w:val="en-US"/>
        </w:rPr>
        <w:t>is</w:t>
      </w:r>
      <w:proofErr w:type="gramEnd"/>
      <w:r>
        <w:rPr>
          <w:lang w:val="en-US"/>
        </w:rPr>
        <w:t xml:space="preserve"> using to train the data.</w:t>
      </w:r>
    </w:p>
    <w:p w14:paraId="7402CEAA" w14:textId="7906E11E" w:rsidR="004D43DB" w:rsidRPr="004D43DB" w:rsidRDefault="006D3EC7" w:rsidP="008F71E8">
      <w:pPr>
        <w:pStyle w:val="PargrafodaLista"/>
        <w:numPr>
          <w:ilvl w:val="0"/>
          <w:numId w:val="41"/>
        </w:numPr>
        <w:rPr>
          <w:lang w:val="en-US"/>
        </w:rPr>
      </w:pPr>
      <w:r w:rsidRPr="00C45317">
        <w:rPr>
          <w:u w:val="single"/>
          <w:lang w:val="en-US"/>
        </w:rPr>
        <w:t>Zero Crossing Rate</w:t>
      </w:r>
      <w:r>
        <w:rPr>
          <w:lang w:val="en-US"/>
        </w:rPr>
        <w:t xml:space="preserve"> – Is the rate of sign-changes along a signal, for example, the rate at which the signal changes from positive to negative or back (</w:t>
      </w:r>
      <w:proofErr w:type="spellStart"/>
      <w:r>
        <w:rPr>
          <w:lang w:val="en-US"/>
        </w:rPr>
        <w:t>Parul</w:t>
      </w:r>
      <w:proofErr w:type="spellEnd"/>
      <w:r>
        <w:rPr>
          <w:lang w:val="en-US"/>
        </w:rPr>
        <w:t xml:space="preserve"> Pandey, 2018)</w:t>
      </w:r>
      <w:r w:rsidR="004D43DB">
        <w:rPr>
          <w:lang w:val="en-US"/>
        </w:rPr>
        <w:t>.</w:t>
      </w:r>
    </w:p>
    <w:p w14:paraId="250F4650" w14:textId="08340303" w:rsidR="006D3EC7" w:rsidRDefault="006D3EC7" w:rsidP="008F71E8">
      <w:pPr>
        <w:pStyle w:val="PargrafodaLista"/>
        <w:numPr>
          <w:ilvl w:val="0"/>
          <w:numId w:val="41"/>
        </w:numPr>
        <w:rPr>
          <w:lang w:val="en-US"/>
        </w:rPr>
      </w:pPr>
      <w:r w:rsidRPr="00C45317">
        <w:rPr>
          <w:u w:val="single"/>
          <w:lang w:val="en-US"/>
        </w:rPr>
        <w:t>Mel-Frequency Cepstral Coefficients</w:t>
      </w:r>
      <w:r>
        <w:rPr>
          <w:lang w:val="en-US"/>
        </w:rPr>
        <w:t xml:space="preserve"> – </w:t>
      </w:r>
      <w:r w:rsidR="004D43DB">
        <w:rPr>
          <w:lang w:val="en-US"/>
        </w:rPr>
        <w:t xml:space="preserve">Used to model the characteristics of </w:t>
      </w:r>
      <w:proofErr w:type="gramStart"/>
      <w:r w:rsidR="004D43DB">
        <w:rPr>
          <w:lang w:val="en-US"/>
        </w:rPr>
        <w:t>an</w:t>
      </w:r>
      <w:proofErr w:type="gramEnd"/>
      <w:r w:rsidR="004D43DB">
        <w:rPr>
          <w:lang w:val="en-US"/>
        </w:rPr>
        <w:t xml:space="preserve"> human voice in a sound.</w:t>
      </w:r>
    </w:p>
    <w:p w14:paraId="32E07258" w14:textId="718AB66C" w:rsidR="006D3EC7" w:rsidRDefault="006D3EC7" w:rsidP="008F71E8">
      <w:pPr>
        <w:pStyle w:val="PargrafodaLista"/>
        <w:numPr>
          <w:ilvl w:val="0"/>
          <w:numId w:val="41"/>
        </w:numPr>
        <w:rPr>
          <w:lang w:val="en-US"/>
        </w:rPr>
      </w:pPr>
      <w:r>
        <w:rPr>
          <w:lang w:val="en-US"/>
        </w:rPr>
        <w:lastRenderedPageBreak/>
        <w:t xml:space="preserve">Spectral Centroid </w:t>
      </w:r>
      <w:r w:rsidR="004D43DB">
        <w:rPr>
          <w:lang w:val="en-US"/>
        </w:rPr>
        <w:t>– It indicates the center of mass for a sound and calculates the weighted mean of frequencies. For example, spectral centroid will detect an equally distributed frequencies center of mass for a Blues song, while in a Metal song will detected a more weighted center of mass towards the end of a song.</w:t>
      </w:r>
    </w:p>
    <w:p w14:paraId="3EA9359F" w14:textId="16B7A30D" w:rsidR="006D3EC7" w:rsidRDefault="006D3EC7" w:rsidP="008F71E8">
      <w:pPr>
        <w:pStyle w:val="PargrafodaLista"/>
        <w:numPr>
          <w:ilvl w:val="0"/>
          <w:numId w:val="41"/>
        </w:numPr>
        <w:rPr>
          <w:lang w:val="en-US"/>
        </w:rPr>
      </w:pPr>
      <w:r>
        <w:rPr>
          <w:lang w:val="en-US"/>
        </w:rPr>
        <w:t xml:space="preserve">Chroma Frequencies – </w:t>
      </w:r>
      <w:r w:rsidR="004D43DB">
        <w:rPr>
          <w:lang w:val="en-US"/>
        </w:rPr>
        <w:t>Chroma features are an interesting and powerful representation for music audio in which the entire spectrum is projected onto 12 bins representing the 12 distinct semitones (</w:t>
      </w:r>
      <w:proofErr w:type="spellStart"/>
      <w:r w:rsidR="004D43DB">
        <w:rPr>
          <w:lang w:val="en-US"/>
        </w:rPr>
        <w:t>Parul</w:t>
      </w:r>
      <w:proofErr w:type="spellEnd"/>
      <w:r w:rsidR="004D43DB">
        <w:rPr>
          <w:lang w:val="en-US"/>
        </w:rPr>
        <w:t xml:space="preserve"> Pandey, 2018).</w:t>
      </w:r>
    </w:p>
    <w:p w14:paraId="7D77C034" w14:textId="4D76531D" w:rsidR="006D3EC7" w:rsidRPr="00BE2D70" w:rsidRDefault="006D3EC7" w:rsidP="008F71E8">
      <w:pPr>
        <w:pStyle w:val="PargrafodaLista"/>
        <w:numPr>
          <w:ilvl w:val="0"/>
          <w:numId w:val="41"/>
        </w:numPr>
        <w:rPr>
          <w:lang w:val="en-US"/>
        </w:rPr>
      </w:pPr>
      <w:r>
        <w:rPr>
          <w:lang w:val="en-US"/>
        </w:rPr>
        <w:t xml:space="preserve">Spectral </w:t>
      </w:r>
      <w:proofErr w:type="spellStart"/>
      <w:r>
        <w:rPr>
          <w:lang w:val="en-US"/>
        </w:rPr>
        <w:t>Rolloff</w:t>
      </w:r>
      <w:proofErr w:type="spellEnd"/>
      <w:r>
        <w:rPr>
          <w:lang w:val="en-US"/>
        </w:rPr>
        <w:t xml:space="preserve"> </w:t>
      </w:r>
      <w:r w:rsidR="004D43DB">
        <w:rPr>
          <w:lang w:val="en-US"/>
        </w:rPr>
        <w:t>–</w:t>
      </w:r>
      <w:r>
        <w:rPr>
          <w:lang w:val="en-US"/>
        </w:rPr>
        <w:t xml:space="preserve"> </w:t>
      </w:r>
      <w:r w:rsidR="004D43DB">
        <w:rPr>
          <w:lang w:val="en-US"/>
        </w:rPr>
        <w:t>measures the shape of the signal.</w:t>
      </w:r>
    </w:p>
    <w:p w14:paraId="6F053DB9" w14:textId="0BE35D2D" w:rsidR="006D3EC7" w:rsidRPr="00C45317" w:rsidRDefault="006D3EC7" w:rsidP="008F71E8">
      <w:pPr>
        <w:rPr>
          <w:lang w:val="en-US"/>
        </w:rPr>
      </w:pPr>
    </w:p>
    <w:p w14:paraId="6DC39993" w14:textId="4F5F6E81" w:rsidR="00EC0D7A" w:rsidRDefault="00EC0D7A" w:rsidP="008F71E8">
      <w:pPr>
        <w:rPr>
          <w:u w:val="single"/>
          <w:lang w:val="en-US"/>
        </w:rPr>
      </w:pPr>
      <w:r>
        <w:rPr>
          <w:u w:val="single"/>
          <w:lang w:val="en-US"/>
        </w:rPr>
        <w:t>Deep learning approach</w:t>
      </w:r>
    </w:p>
    <w:p w14:paraId="1B1F2514" w14:textId="6B132077" w:rsidR="004D43DB" w:rsidRDefault="004D43DB" w:rsidP="008F71E8">
      <w:pPr>
        <w:rPr>
          <w:lang w:val="en-US"/>
        </w:rPr>
      </w:pPr>
      <w:r>
        <w:rPr>
          <w:lang w:val="en-US"/>
        </w:rPr>
        <w:t xml:space="preserve">Before starting the training of the model, the available data provided by the GTZAN dataset was prepared </w:t>
      </w:r>
      <w:proofErr w:type="gramStart"/>
      <w:r>
        <w:rPr>
          <w:lang w:val="en-US"/>
        </w:rPr>
        <w:t>in order to</w:t>
      </w:r>
      <w:proofErr w:type="gramEnd"/>
      <w:r>
        <w:rPr>
          <w:lang w:val="en-US"/>
        </w:rPr>
        <w:t xml:space="preserve"> obtain two different datasets. A training dataset, containing 80% of the available data, and a test dataset, containing the remaining 20%.</w:t>
      </w:r>
    </w:p>
    <w:p w14:paraId="171EE642" w14:textId="353756F0" w:rsidR="00035E64" w:rsidRDefault="004D43DB" w:rsidP="008F71E8">
      <w:pPr>
        <w:rPr>
          <w:lang w:val="en-US"/>
        </w:rPr>
      </w:pPr>
      <w:r>
        <w:rPr>
          <w:lang w:val="en-US"/>
        </w:rPr>
        <w:t xml:space="preserve">A Convolutional Neural Network was created with </w:t>
      </w:r>
      <w:proofErr w:type="spellStart"/>
      <w:r>
        <w:rPr>
          <w:lang w:val="en-US"/>
        </w:rPr>
        <w:t>Keras</w:t>
      </w:r>
      <w:proofErr w:type="spellEnd"/>
      <w:r>
        <w:rPr>
          <w:lang w:val="en-US"/>
        </w:rPr>
        <w:t xml:space="preserve"> to represent the model. </w:t>
      </w:r>
      <w:r w:rsidR="00035E64">
        <w:rPr>
          <w:lang w:val="en-US"/>
        </w:rPr>
        <w:t>The training consisted of 30 epochs with a batch size of 512. The chosen CNN has an initial layer of 512 nodes, followed by three hidden layers containing 256, 128 and 64 nodes, respectively. Finally, an output layer of 10 nodes is used, each node corresponding to a music genre.</w:t>
      </w:r>
    </w:p>
    <w:p w14:paraId="270EFACC" w14:textId="7B41CDF6" w:rsidR="00035E64" w:rsidRDefault="00035E64" w:rsidP="008F71E8">
      <w:pPr>
        <w:rPr>
          <w:lang w:val="en-US"/>
        </w:rPr>
      </w:pPr>
      <w:r>
        <w:rPr>
          <w:lang w:val="en-US"/>
        </w:rPr>
        <w:t>For each hidden layer, the deep learning model uses a Rectified Linear Unit (</w:t>
      </w:r>
      <w:proofErr w:type="spellStart"/>
      <w:r>
        <w:rPr>
          <w:lang w:val="en-US"/>
        </w:rPr>
        <w:t>ReLU</w:t>
      </w:r>
      <w:proofErr w:type="spellEnd"/>
      <w:r>
        <w:rPr>
          <w:lang w:val="en-US"/>
        </w:rPr>
        <w:t xml:space="preserve">) as an activation function. </w:t>
      </w:r>
    </w:p>
    <w:p w14:paraId="26875359" w14:textId="3E7E203F" w:rsidR="00035E64" w:rsidRDefault="00035E64" w:rsidP="008F71E8">
      <w:pPr>
        <w:rPr>
          <w:lang w:val="en-US"/>
        </w:rPr>
      </w:pPr>
      <w:r>
        <w:rPr>
          <w:lang w:val="en-US"/>
        </w:rPr>
        <w:t xml:space="preserve">The Rectified Linear Unit is the </w:t>
      </w:r>
      <w:proofErr w:type="gramStart"/>
      <w:r>
        <w:rPr>
          <w:lang w:val="en-US"/>
        </w:rPr>
        <w:t>most commonly used</w:t>
      </w:r>
      <w:proofErr w:type="gramEnd"/>
      <w:r>
        <w:rPr>
          <w:lang w:val="en-US"/>
        </w:rPr>
        <w:t xml:space="preserve"> activation function in deep learning models. The function </w:t>
      </w:r>
      <w:proofErr w:type="gramStart"/>
      <w:r>
        <w:rPr>
          <w:lang w:val="en-US"/>
        </w:rPr>
        <w:t>return</w:t>
      </w:r>
      <w:proofErr w:type="gramEnd"/>
      <w:r>
        <w:rPr>
          <w:lang w:val="en-US"/>
        </w:rPr>
        <w:t xml:space="preserve"> 0 if it receives any negative input, but for any positive value of “x” it returns that value back (Dans Becker, 2017).</w:t>
      </w:r>
    </w:p>
    <w:p w14:paraId="07A7F4D8" w14:textId="789CFD98" w:rsidR="00035E64" w:rsidRPr="00C45317" w:rsidRDefault="00035E64" w:rsidP="008F71E8">
      <w:pPr>
        <w:rPr>
          <w:lang w:val="en-US"/>
        </w:rPr>
      </w:pPr>
      <w:r>
        <w:rPr>
          <w:lang w:val="en-US"/>
        </w:rPr>
        <w:t xml:space="preserve">Finally, for the output layer, it uses a </w:t>
      </w:r>
      <w:proofErr w:type="spellStart"/>
      <w:r>
        <w:rPr>
          <w:lang w:val="en-US"/>
        </w:rPr>
        <w:t>softmax</w:t>
      </w:r>
      <w:proofErr w:type="spellEnd"/>
      <w:r>
        <w:rPr>
          <w:lang w:val="en-US"/>
        </w:rPr>
        <w:t xml:space="preserve"> function, which is commonly used in deep learning to expose results in a multiclass probability for classification problems.</w:t>
      </w:r>
    </w:p>
    <w:p w14:paraId="042AE079" w14:textId="39B9B451" w:rsidR="00EC0D7A" w:rsidRDefault="00EC0D7A" w:rsidP="008F71E8">
      <w:pPr>
        <w:rPr>
          <w:u w:val="single"/>
          <w:lang w:val="en-US"/>
        </w:rPr>
      </w:pPr>
      <w:r>
        <w:rPr>
          <w:u w:val="single"/>
          <w:lang w:val="en-US"/>
        </w:rPr>
        <w:t>Accuracy achieved</w:t>
      </w:r>
    </w:p>
    <w:p w14:paraId="24476A42" w14:textId="4644EF53" w:rsidR="00035E64" w:rsidRPr="00C45317" w:rsidRDefault="004F71C5" w:rsidP="008F71E8">
      <w:pPr>
        <w:rPr>
          <w:lang w:val="en-US"/>
        </w:rPr>
      </w:pPr>
      <w:r>
        <w:rPr>
          <w:lang w:val="en-US"/>
        </w:rPr>
        <w:t>A training accuracy of 82,3% was achieved. However, a validation accuracy of 62,5% was achieved for the validation dataset. The training accuracy is better when comparing to the validation accuracy, which indicates some level of overfitting of the model.</w:t>
      </w:r>
    </w:p>
    <w:p w14:paraId="33A5C39E" w14:textId="07F4FD50" w:rsidR="006D3EC7" w:rsidRDefault="006D3EC7" w:rsidP="008F71E8">
      <w:pPr>
        <w:rPr>
          <w:u w:val="single"/>
          <w:lang w:val="en-US"/>
        </w:rPr>
      </w:pPr>
      <w:r>
        <w:rPr>
          <w:u w:val="single"/>
          <w:lang w:val="en-US"/>
        </w:rPr>
        <w:t>Attention points</w:t>
      </w:r>
    </w:p>
    <w:p w14:paraId="5CA6A407" w14:textId="0A64A502" w:rsidR="004F71C5" w:rsidRDefault="004F71C5" w:rsidP="008F71E8">
      <w:pPr>
        <w:rPr>
          <w:lang w:val="en-US"/>
        </w:rPr>
      </w:pPr>
      <w:r>
        <w:rPr>
          <w:lang w:val="en-US"/>
        </w:rPr>
        <w:t xml:space="preserve">Audio conversion needs should be taken into consideration when designing the system and choosing frameworks and libraries to work with. Depending on size of the training data that is chosen, this </w:t>
      </w:r>
      <w:proofErr w:type="spellStart"/>
      <w:proofErr w:type="gramStart"/>
      <w:r>
        <w:rPr>
          <w:lang w:val="en-US"/>
        </w:rPr>
        <w:t>pre processing</w:t>
      </w:r>
      <w:proofErr w:type="spellEnd"/>
      <w:proofErr w:type="gramEnd"/>
      <w:r>
        <w:rPr>
          <w:lang w:val="en-US"/>
        </w:rPr>
        <w:t xml:space="preserve"> step can be time consuming. Furthermore, it should be validated </w:t>
      </w:r>
      <w:proofErr w:type="spellStart"/>
      <w:r>
        <w:rPr>
          <w:lang w:val="en-US"/>
        </w:rPr>
        <w:t>before hand</w:t>
      </w:r>
      <w:proofErr w:type="spellEnd"/>
      <w:r>
        <w:rPr>
          <w:lang w:val="en-US"/>
        </w:rPr>
        <w:t xml:space="preserve"> if there are libraries capable of doing the required conversion. Doing this conversion without the help of a known library might compromise the investigation of this work. </w:t>
      </w:r>
    </w:p>
    <w:p w14:paraId="11F08C78" w14:textId="77777777" w:rsidR="001C7B76" w:rsidRDefault="004F71C5" w:rsidP="008F71E8">
      <w:pPr>
        <w:rPr>
          <w:lang w:val="en-US"/>
        </w:rPr>
      </w:pPr>
      <w:r>
        <w:rPr>
          <w:lang w:val="en-US"/>
        </w:rPr>
        <w:lastRenderedPageBreak/>
        <w:t>Furthermore, although very well know and easy to work with, the GTZAN dataset can only provide classification for 10 different genres. Many literatures like this one already use this dataset extensively, which might indicate that not much more value can be taken from it.</w:t>
      </w:r>
    </w:p>
    <w:p w14:paraId="2746023C" w14:textId="77777777" w:rsidR="001C7B76" w:rsidRDefault="001C7B76" w:rsidP="008F71E8">
      <w:pPr>
        <w:rPr>
          <w:lang w:val="en-US"/>
        </w:rPr>
      </w:pPr>
    </w:p>
    <w:p w14:paraId="72AFDE6C" w14:textId="29E49BE1" w:rsidR="001C7B76" w:rsidRDefault="001C7B76" w:rsidP="008F71E8">
      <w:pPr>
        <w:rPr>
          <w:b/>
          <w:bCs/>
          <w:lang w:val="en-US"/>
        </w:rPr>
      </w:pPr>
      <w:r>
        <w:rPr>
          <w:b/>
          <w:bCs/>
          <w:lang w:val="en-US"/>
        </w:rPr>
        <w:t>Project 2</w:t>
      </w:r>
    </w:p>
    <w:p w14:paraId="423CCE98" w14:textId="1FE8F5BF" w:rsidR="00175952" w:rsidRDefault="00175952" w:rsidP="008F71E8">
      <w:pPr>
        <w:rPr>
          <w:lang w:val="en-US"/>
        </w:rPr>
      </w:pPr>
      <w:r>
        <w:rPr>
          <w:lang w:val="en-US"/>
        </w:rPr>
        <w:t xml:space="preserve">The presented project, identified as “Project 2”, was developed in 2020 by </w:t>
      </w:r>
      <w:proofErr w:type="spellStart"/>
      <w:r>
        <w:rPr>
          <w:lang w:val="en-US"/>
        </w:rPr>
        <w:t>Célestin</w:t>
      </w:r>
      <w:proofErr w:type="spellEnd"/>
      <w:r>
        <w:rPr>
          <w:lang w:val="en-US"/>
        </w:rPr>
        <w:t xml:space="preserve"> </w:t>
      </w:r>
      <w:proofErr w:type="spellStart"/>
      <w:r>
        <w:rPr>
          <w:lang w:val="en-US"/>
        </w:rPr>
        <w:t>Hermez</w:t>
      </w:r>
      <w:proofErr w:type="spellEnd"/>
      <w:ins w:id="815" w:author="Fátima Rodrigues" w:date="2021-02-15T09:33:00Z">
        <w:r w:rsidR="005167AF">
          <w:rPr>
            <w:lang w:val="en-US"/>
          </w:rPr>
          <w:t xml:space="preserve"> (</w:t>
        </w:r>
        <w:proofErr w:type="spellStart"/>
        <w:r w:rsidR="005167AF">
          <w:rPr>
            <w:lang w:val="en-US"/>
          </w:rPr>
          <w:t>colocar</w:t>
        </w:r>
        <w:proofErr w:type="spellEnd"/>
        <w:r w:rsidR="005167AF">
          <w:rPr>
            <w:lang w:val="en-US"/>
          </w:rPr>
          <w:t xml:space="preserve"> </w:t>
        </w:r>
        <w:proofErr w:type="spellStart"/>
        <w:r w:rsidR="005167AF">
          <w:rPr>
            <w:lang w:val="en-US"/>
          </w:rPr>
          <w:t>referencia</w:t>
        </w:r>
        <w:proofErr w:type="spellEnd"/>
        <w:r w:rsidR="005167AF">
          <w:rPr>
            <w:lang w:val="en-US"/>
          </w:rPr>
          <w:t>)</w:t>
        </w:r>
      </w:ins>
      <w:r>
        <w:rPr>
          <w:lang w:val="en-US"/>
        </w:rPr>
        <w:t xml:space="preserve">. The literature focus on a </w:t>
      </w:r>
      <w:proofErr w:type="spellStart"/>
      <w:r>
        <w:rPr>
          <w:lang w:val="en-US"/>
        </w:rPr>
        <w:t>Tensorflow</w:t>
      </w:r>
      <w:proofErr w:type="spellEnd"/>
      <w:r>
        <w:rPr>
          <w:lang w:val="en-US"/>
        </w:rPr>
        <w:t xml:space="preserve"> implementation, presenting the achieved results </w:t>
      </w:r>
      <w:proofErr w:type="gramStart"/>
      <w:r>
        <w:rPr>
          <w:lang w:val="en-US"/>
        </w:rPr>
        <w:t>and also</w:t>
      </w:r>
      <w:proofErr w:type="gramEnd"/>
      <w:r>
        <w:rPr>
          <w:lang w:val="en-US"/>
        </w:rPr>
        <w:t xml:space="preserve"> exposing bottlenecks. Nevertheless, the project also refers to machine learning techniques tha</w:t>
      </w:r>
      <w:del w:id="816" w:author="Fátima Rodrigues" w:date="2021-02-15T09:34:00Z">
        <w:r w:rsidDel="005167AF">
          <w:rPr>
            <w:lang w:val="en-US"/>
          </w:rPr>
          <w:delText>r</w:delText>
        </w:r>
      </w:del>
      <w:ins w:id="817" w:author="Fátima Rodrigues" w:date="2021-02-15T09:34:00Z">
        <w:r w:rsidR="005167AF">
          <w:rPr>
            <w:lang w:val="en-US"/>
          </w:rPr>
          <w:t>t</w:t>
        </w:r>
      </w:ins>
      <w:r>
        <w:rPr>
          <w:lang w:val="en-US"/>
        </w:rPr>
        <w:t xml:space="preserve"> </w:t>
      </w:r>
      <w:proofErr w:type="gramStart"/>
      <w:r>
        <w:rPr>
          <w:lang w:val="en-US"/>
        </w:rPr>
        <w:t>were</w:t>
      </w:r>
      <w:proofErr w:type="gramEnd"/>
      <w:r>
        <w:rPr>
          <w:lang w:val="en-US"/>
        </w:rPr>
        <w:t xml:space="preserve"> used to compare results.</w:t>
      </w:r>
    </w:p>
    <w:p w14:paraId="08625B60" w14:textId="61562EFF" w:rsidR="00175952" w:rsidRDefault="00175952" w:rsidP="008F71E8">
      <w:pPr>
        <w:rPr>
          <w:lang w:val="en-US"/>
        </w:rPr>
      </w:pPr>
      <w:r>
        <w:rPr>
          <w:lang w:val="en-US"/>
        </w:rPr>
        <w:t xml:space="preserve">Python was, as in the previous study, the chosen language to support all the development work, alongside a deep learning framework, which in this case, was </w:t>
      </w:r>
      <w:proofErr w:type="spellStart"/>
      <w:r>
        <w:rPr>
          <w:lang w:val="en-US"/>
        </w:rPr>
        <w:t>Tensorflow</w:t>
      </w:r>
      <w:proofErr w:type="spellEnd"/>
      <w:r>
        <w:rPr>
          <w:lang w:val="en-US"/>
        </w:rPr>
        <w:t>.</w:t>
      </w:r>
    </w:p>
    <w:p w14:paraId="4255E040" w14:textId="76F4B0F0" w:rsidR="00175952" w:rsidRPr="00C45317" w:rsidRDefault="00175952" w:rsidP="008F71E8">
      <w:pPr>
        <w:rPr>
          <w:lang w:val="en-US"/>
        </w:rPr>
      </w:pPr>
      <w:r>
        <w:rPr>
          <w:lang w:val="en-US"/>
        </w:rPr>
        <w:t xml:space="preserve">Cloud usage to store the training data and to perform the training was introduced in this project, using Google </w:t>
      </w:r>
      <w:proofErr w:type="spellStart"/>
      <w:r>
        <w:rPr>
          <w:lang w:val="en-US"/>
        </w:rPr>
        <w:t>Colab</w:t>
      </w:r>
      <w:proofErr w:type="spellEnd"/>
      <w:r>
        <w:rPr>
          <w:lang w:val="en-US"/>
        </w:rPr>
        <w:t xml:space="preserve"> and Google Cloud Storage Buckets.</w:t>
      </w:r>
    </w:p>
    <w:p w14:paraId="23D37638" w14:textId="2434D1F6" w:rsidR="00175952" w:rsidRDefault="00175952" w:rsidP="008F71E8">
      <w:pPr>
        <w:rPr>
          <w:u w:val="single"/>
          <w:lang w:val="en-US"/>
        </w:rPr>
      </w:pPr>
      <w:r w:rsidRPr="00C45317">
        <w:rPr>
          <w:u w:val="single"/>
          <w:lang w:val="en-US"/>
        </w:rPr>
        <w:t>Genres Classified</w:t>
      </w:r>
    </w:p>
    <w:p w14:paraId="21989AC3" w14:textId="0F28F77F" w:rsidR="004A059A" w:rsidRPr="00C45317" w:rsidRDefault="00175952" w:rsidP="008F71E8">
      <w:pPr>
        <w:rPr>
          <w:lang w:val="en-US"/>
        </w:rPr>
      </w:pPr>
      <w:r>
        <w:rPr>
          <w:lang w:val="en-US"/>
        </w:rPr>
        <w:t>To obtain training data, a small custom subset of data retrieved from the Free Music Archive (FMA) dataset was used, containing a total of 8000 audio clips with a duration of 30 seconds each</w:t>
      </w:r>
      <w:r w:rsidR="004A059A">
        <w:rPr>
          <w:lang w:val="en-US"/>
        </w:rPr>
        <w:t xml:space="preserve"> (</w:t>
      </w:r>
      <w:proofErr w:type="spellStart"/>
      <w:r w:rsidR="004A059A">
        <w:rPr>
          <w:lang w:val="en-US"/>
        </w:rPr>
        <w:t>Célestin</w:t>
      </w:r>
      <w:proofErr w:type="spellEnd"/>
      <w:r w:rsidR="004A059A">
        <w:rPr>
          <w:lang w:val="en-US"/>
        </w:rPr>
        <w:t xml:space="preserve"> </w:t>
      </w:r>
      <w:proofErr w:type="spellStart"/>
      <w:r w:rsidR="004A059A">
        <w:rPr>
          <w:lang w:val="en-US"/>
        </w:rPr>
        <w:t>Hermez</w:t>
      </w:r>
      <w:proofErr w:type="spellEnd"/>
      <w:r w:rsidR="004A059A">
        <w:rPr>
          <w:lang w:val="en-US"/>
        </w:rPr>
        <w:t xml:space="preserve">, 2020). Eight different genres are considered: </w:t>
      </w:r>
      <w:proofErr w:type="spellStart"/>
      <w:r w:rsidR="004A059A">
        <w:rPr>
          <w:lang w:val="en-US"/>
        </w:rPr>
        <w:t>Hiphop</w:t>
      </w:r>
      <w:proofErr w:type="spellEnd"/>
      <w:r w:rsidR="004A059A">
        <w:rPr>
          <w:lang w:val="en-US"/>
        </w:rPr>
        <w:t>, Pop, Folk, Experimental, Rock, International, Electronic, Instrumental.</w:t>
      </w:r>
    </w:p>
    <w:p w14:paraId="521AED4E" w14:textId="31AB6F7F" w:rsidR="004F71C5" w:rsidRDefault="00175952" w:rsidP="008F71E8">
      <w:pPr>
        <w:rPr>
          <w:u w:val="single"/>
          <w:lang w:val="en-US"/>
        </w:rPr>
      </w:pPr>
      <w:r w:rsidRPr="00C45317">
        <w:rPr>
          <w:u w:val="single"/>
          <w:lang w:val="en-US"/>
        </w:rPr>
        <w:t>Deep Learning Approach</w:t>
      </w:r>
      <w:r w:rsidR="004F71C5" w:rsidRPr="00C45317">
        <w:rPr>
          <w:u w:val="single"/>
          <w:lang w:val="en-US"/>
        </w:rPr>
        <w:t xml:space="preserve"> </w:t>
      </w:r>
    </w:p>
    <w:p w14:paraId="18E122FF" w14:textId="728F369C" w:rsidR="004A059A" w:rsidRDefault="004A059A" w:rsidP="008F71E8">
      <w:pPr>
        <w:rPr>
          <w:lang w:val="en-US"/>
        </w:rPr>
      </w:pPr>
      <w:r>
        <w:rPr>
          <w:lang w:val="en-US"/>
        </w:rPr>
        <w:t xml:space="preserve">The chosen metric of the audio to use in the project is a Mel </w:t>
      </w:r>
      <w:proofErr w:type="spellStart"/>
      <w:r>
        <w:rPr>
          <w:lang w:val="en-US"/>
        </w:rPr>
        <w:t>Spectogram</w:t>
      </w:r>
      <w:proofErr w:type="spellEnd"/>
      <w:r>
        <w:rPr>
          <w:lang w:val="en-US"/>
        </w:rPr>
        <w:t>. All required steps to prepare the training data for this approach are recorded.</w:t>
      </w:r>
    </w:p>
    <w:p w14:paraId="7B2EF70A" w14:textId="0A179F0E" w:rsidR="004A059A" w:rsidRDefault="004A059A" w:rsidP="008F71E8">
      <w:pPr>
        <w:rPr>
          <w:lang w:val="en-US"/>
        </w:rPr>
      </w:pPr>
      <w:r>
        <w:rPr>
          <w:lang w:val="en-US"/>
        </w:rPr>
        <w:t xml:space="preserve">Usage of </w:t>
      </w:r>
      <w:proofErr w:type="spellStart"/>
      <w:r>
        <w:rPr>
          <w:lang w:val="en-US"/>
        </w:rPr>
        <w:t>Tensorflow</w:t>
      </w:r>
      <w:proofErr w:type="spellEnd"/>
      <w:r>
        <w:rPr>
          <w:lang w:val="en-US"/>
        </w:rPr>
        <w:t xml:space="preserve"> is already mentioned. Furthermore, to build the model, </w:t>
      </w:r>
      <w:proofErr w:type="spellStart"/>
      <w:r>
        <w:rPr>
          <w:lang w:val="en-US"/>
        </w:rPr>
        <w:t>Tensorflow</w:t>
      </w:r>
      <w:proofErr w:type="spellEnd"/>
      <w:r>
        <w:rPr>
          <w:lang w:val="en-US"/>
        </w:rPr>
        <w:t xml:space="preserve"> internally uses </w:t>
      </w:r>
      <w:proofErr w:type="spellStart"/>
      <w:r>
        <w:rPr>
          <w:lang w:val="en-US"/>
        </w:rPr>
        <w:t>Keras</w:t>
      </w:r>
      <w:proofErr w:type="spellEnd"/>
      <w:r>
        <w:rPr>
          <w:lang w:val="en-US"/>
        </w:rPr>
        <w:t xml:space="preserve"> to create Convolutional Neural Networks, as described in the article. </w:t>
      </w:r>
    </w:p>
    <w:p w14:paraId="473D8D04" w14:textId="1CA639CF" w:rsidR="004A059A" w:rsidRDefault="004A059A" w:rsidP="008F71E8">
      <w:pPr>
        <w:rPr>
          <w:lang w:val="en-US"/>
        </w:rPr>
      </w:pPr>
      <w:r>
        <w:rPr>
          <w:lang w:val="en-US"/>
        </w:rPr>
        <w:t>64% of available data is used for the training data set, 16% for the validation dataset and finally for the test dataset, the remaining 20% are used.</w:t>
      </w:r>
    </w:p>
    <w:p w14:paraId="2B4D598E" w14:textId="199A712F" w:rsidR="002A3511" w:rsidRDefault="004A059A" w:rsidP="008F71E8">
      <w:pPr>
        <w:rPr>
          <w:lang w:val="en-US"/>
        </w:rPr>
      </w:pPr>
      <w:r>
        <w:rPr>
          <w:lang w:val="en-US"/>
        </w:rPr>
        <w:t xml:space="preserve">The CNN used has an initial convolutional layer of 128 nodes, and a kernel size of 3. </w:t>
      </w:r>
      <w:r w:rsidR="002A3511">
        <w:rPr>
          <w:lang w:val="en-US"/>
        </w:rPr>
        <w:t>The model is followed by a max pooling layer. Max pooling is an operation tha</w:t>
      </w:r>
      <w:r w:rsidR="00155C1C">
        <w:rPr>
          <w:lang w:val="en-US"/>
        </w:rPr>
        <w:t xml:space="preserve">t </w:t>
      </w:r>
      <w:r w:rsidR="002A3511">
        <w:rPr>
          <w:lang w:val="en-US"/>
        </w:rPr>
        <w:t xml:space="preserve">calculates the maximum or largest value in each feature map patch. The results of applying a max pooling layer </w:t>
      </w:r>
      <w:proofErr w:type="gramStart"/>
      <w:r w:rsidR="002A3511">
        <w:rPr>
          <w:lang w:val="en-US"/>
        </w:rPr>
        <w:t>is</w:t>
      </w:r>
      <w:proofErr w:type="gramEnd"/>
      <w:r w:rsidR="002A3511">
        <w:rPr>
          <w:lang w:val="en-US"/>
        </w:rPr>
        <w:t xml:space="preserve"> to help sample down the data points in the hidden layers, improve training times and reduce fighting overfitting </w:t>
      </w:r>
      <w:r w:rsidR="002A3511" w:rsidRPr="002A3511">
        <w:rPr>
          <w:lang w:val="en-US"/>
        </w:rPr>
        <w:t>(Jason Brownlee, 2019)</w:t>
      </w:r>
      <w:r w:rsidR="002A3511">
        <w:rPr>
          <w:lang w:val="en-US"/>
        </w:rPr>
        <w:t>.</w:t>
      </w:r>
    </w:p>
    <w:p w14:paraId="54F4E806" w14:textId="46C59E45" w:rsidR="00155C1C" w:rsidRPr="004A059A" w:rsidRDefault="00155C1C" w:rsidP="008F71E8">
      <w:pPr>
        <w:rPr>
          <w:lang w:val="en-US"/>
        </w:rPr>
      </w:pPr>
      <w:r>
        <w:rPr>
          <w:lang w:val="en-US"/>
        </w:rPr>
        <w:t xml:space="preserve">The CNN used continues with another convolutional layer with kernel size 3, followed by another max pooling layer. At this point the convolutional layer is </w:t>
      </w:r>
      <w:proofErr w:type="gramStart"/>
      <w:r>
        <w:rPr>
          <w:lang w:val="en-US"/>
        </w:rPr>
        <w:t>flattened, and</w:t>
      </w:r>
      <w:proofErr w:type="gramEnd"/>
      <w:r>
        <w:rPr>
          <w:lang w:val="en-US"/>
        </w:rPr>
        <w:t xml:space="preserve"> uses several dense layer until reaching the output layer, consisting of 8 nodes, corresponding to the 8 music genres in question. </w:t>
      </w:r>
    </w:p>
    <w:p w14:paraId="65ECB0D4" w14:textId="265598DB" w:rsidR="00175952" w:rsidRDefault="00175952" w:rsidP="008F71E8">
      <w:pPr>
        <w:rPr>
          <w:u w:val="single"/>
          <w:lang w:val="en-US"/>
        </w:rPr>
      </w:pPr>
      <w:r w:rsidRPr="00C45317">
        <w:rPr>
          <w:u w:val="single"/>
          <w:lang w:val="en-US"/>
        </w:rPr>
        <w:lastRenderedPageBreak/>
        <w:t>Accuracy Achieved</w:t>
      </w:r>
    </w:p>
    <w:p w14:paraId="3CD5D097" w14:textId="24874C5B" w:rsidR="00155C1C" w:rsidRPr="00155C1C" w:rsidRDefault="00155C1C" w:rsidP="008F71E8">
      <w:pPr>
        <w:rPr>
          <w:lang w:val="en-US"/>
        </w:rPr>
      </w:pPr>
      <w:r>
        <w:rPr>
          <w:lang w:val="en-US"/>
        </w:rPr>
        <w:t>The mentioned accuracy achieved was of around 40%.</w:t>
      </w:r>
    </w:p>
    <w:p w14:paraId="23850FA8" w14:textId="4FF4E6DA" w:rsidR="00155C1C" w:rsidRDefault="00175952" w:rsidP="008F71E8">
      <w:pPr>
        <w:rPr>
          <w:u w:val="single"/>
          <w:lang w:val="en-US"/>
        </w:rPr>
      </w:pPr>
      <w:r w:rsidRPr="00C45317">
        <w:rPr>
          <w:u w:val="single"/>
          <w:lang w:val="en-US"/>
        </w:rPr>
        <w:t>Attention points</w:t>
      </w:r>
    </w:p>
    <w:p w14:paraId="01491A9B" w14:textId="295B11CD" w:rsidR="00155C1C" w:rsidRDefault="00155C1C" w:rsidP="008F71E8">
      <w:pPr>
        <w:rPr>
          <w:lang w:val="en-US"/>
        </w:rPr>
      </w:pPr>
      <w:r>
        <w:rPr>
          <w:lang w:val="en-US"/>
        </w:rPr>
        <w:t xml:space="preserve">It is highlighted the importance of having a good knowledge of the business domain and feature engineering. The low accuracy achieved can </w:t>
      </w:r>
      <w:r w:rsidR="005167AF">
        <w:rPr>
          <w:lang w:val="en-US"/>
        </w:rPr>
        <w:t>be</w:t>
      </w:r>
      <w:r>
        <w:rPr>
          <w:lang w:val="en-US"/>
        </w:rPr>
        <w:t xml:space="preserve"> explained by an incorrect initial feature extraction. The project in study relied only in Mel </w:t>
      </w:r>
      <w:proofErr w:type="spellStart"/>
      <w:r>
        <w:rPr>
          <w:lang w:val="en-US"/>
        </w:rPr>
        <w:t>Spectograms</w:t>
      </w:r>
      <w:proofErr w:type="spellEnd"/>
      <w:r>
        <w:rPr>
          <w:lang w:val="en-US"/>
        </w:rPr>
        <w:t xml:space="preserve"> to </w:t>
      </w:r>
      <w:r w:rsidR="004F34E7">
        <w:rPr>
          <w:lang w:val="en-US"/>
        </w:rPr>
        <w:t>initialize the model. Extracting the wrong set of features can compromise the goal of the study.</w:t>
      </w:r>
    </w:p>
    <w:p w14:paraId="76D7CF83" w14:textId="7B5CB613" w:rsidR="004F34E7" w:rsidRDefault="004F34E7" w:rsidP="008F71E8">
      <w:pPr>
        <w:rPr>
          <w:lang w:val="en-US"/>
        </w:rPr>
      </w:pPr>
      <w:r>
        <w:rPr>
          <w:lang w:val="en-US"/>
        </w:rPr>
        <w:t xml:space="preserve">Another attention </w:t>
      </w:r>
      <w:proofErr w:type="gramStart"/>
      <w:r>
        <w:rPr>
          <w:lang w:val="en-US"/>
        </w:rPr>
        <w:t>point</w:t>
      </w:r>
      <w:proofErr w:type="gramEnd"/>
      <w:r>
        <w:rPr>
          <w:lang w:val="en-US"/>
        </w:rPr>
        <w:t xml:space="preserve"> to have that is also mentioned in the literature is the fact that only a small subset of the Free Music Archive dataset has been used. The compromise to make between the relationship of computational resources available vs time to train the model can compromise the results.</w:t>
      </w:r>
    </w:p>
    <w:p w14:paraId="2EC1F888" w14:textId="7D01DD6E" w:rsidR="00480B23" w:rsidRPr="00C45317" w:rsidRDefault="00480B23" w:rsidP="008F71E8">
      <w:pPr>
        <w:rPr>
          <w:b/>
          <w:bCs/>
          <w:lang w:val="en-US"/>
        </w:rPr>
      </w:pPr>
      <w:r w:rsidRPr="00C45317">
        <w:rPr>
          <w:b/>
          <w:bCs/>
          <w:lang w:val="en-US"/>
        </w:rPr>
        <w:t>Project 3</w:t>
      </w:r>
    </w:p>
    <w:p w14:paraId="36E17623" w14:textId="31FF1A28" w:rsidR="00EC0D7A" w:rsidRDefault="00480B23" w:rsidP="008F71E8">
      <w:pPr>
        <w:rPr>
          <w:lang w:val="en-US"/>
        </w:rPr>
      </w:pPr>
      <w:r>
        <w:rPr>
          <w:lang w:val="en-US"/>
        </w:rPr>
        <w:t xml:space="preserve">For the third example in the </w:t>
      </w:r>
      <w:proofErr w:type="gramStart"/>
      <w:r>
        <w:rPr>
          <w:lang w:val="en-US"/>
        </w:rPr>
        <w:t>state of the art</w:t>
      </w:r>
      <w:proofErr w:type="gramEnd"/>
      <w:r>
        <w:rPr>
          <w:lang w:val="en-US"/>
        </w:rPr>
        <w:t xml:space="preserve"> chapter, a study lead by Aryan </w:t>
      </w:r>
      <w:proofErr w:type="spellStart"/>
      <w:r>
        <w:rPr>
          <w:lang w:val="en-US"/>
        </w:rPr>
        <w:t>Khatana</w:t>
      </w:r>
      <w:proofErr w:type="spellEnd"/>
      <w:r>
        <w:rPr>
          <w:lang w:val="en-US"/>
        </w:rPr>
        <w:t xml:space="preserve"> in 2020 is explored</w:t>
      </w:r>
      <w:ins w:id="818" w:author="Fátima Rodrigues" w:date="2021-02-15T09:38:00Z">
        <w:r w:rsidR="005167AF">
          <w:rPr>
            <w:lang w:val="en-US"/>
          </w:rPr>
          <w:t xml:space="preserve"> (</w:t>
        </w:r>
        <w:proofErr w:type="spellStart"/>
        <w:r w:rsidR="005167AF">
          <w:rPr>
            <w:lang w:val="en-US"/>
          </w:rPr>
          <w:t>colocar</w:t>
        </w:r>
        <w:proofErr w:type="spellEnd"/>
        <w:r w:rsidR="005167AF">
          <w:rPr>
            <w:lang w:val="en-US"/>
          </w:rPr>
          <w:t xml:space="preserve"> </w:t>
        </w:r>
        <w:proofErr w:type="spellStart"/>
        <w:r w:rsidR="005167AF">
          <w:rPr>
            <w:lang w:val="en-US"/>
          </w:rPr>
          <w:t>referencia</w:t>
        </w:r>
        <w:proofErr w:type="spellEnd"/>
        <w:r w:rsidR="005167AF">
          <w:rPr>
            <w:lang w:val="en-US"/>
          </w:rPr>
          <w:t>)</w:t>
        </w:r>
      </w:ins>
      <w:r>
        <w:rPr>
          <w:lang w:val="en-US"/>
        </w:rPr>
        <w:t xml:space="preserve">. This example uses </w:t>
      </w:r>
      <w:proofErr w:type="spellStart"/>
      <w:r>
        <w:rPr>
          <w:lang w:val="en-US"/>
        </w:rPr>
        <w:t>PyTorch</w:t>
      </w:r>
      <w:proofErr w:type="spellEnd"/>
      <w:r>
        <w:rPr>
          <w:lang w:val="en-US"/>
        </w:rPr>
        <w:t xml:space="preserve"> as the main framework, and it also introduces the transfer learning concept. </w:t>
      </w:r>
    </w:p>
    <w:p w14:paraId="1CFDB935" w14:textId="5096A03A" w:rsidR="00480B23" w:rsidRDefault="00480B23" w:rsidP="008F71E8">
      <w:pPr>
        <w:rPr>
          <w:lang w:val="en-US"/>
        </w:rPr>
      </w:pPr>
      <w:r>
        <w:rPr>
          <w:lang w:val="en-US"/>
        </w:rPr>
        <w:t>Transfer learning is a machine learning method where a model develop for a task is reused as the starting point for a model on a second task (Jason Brownlee, 2017).</w:t>
      </w:r>
    </w:p>
    <w:p w14:paraId="3D8DB09B" w14:textId="7F4A5166" w:rsidR="008A0C70" w:rsidRDefault="008A0C70" w:rsidP="008F71E8">
      <w:pPr>
        <w:rPr>
          <w:lang w:val="en-US"/>
        </w:rPr>
      </w:pPr>
      <w:r>
        <w:rPr>
          <w:lang w:val="en-US"/>
        </w:rPr>
        <w:t xml:space="preserve">To achieve transfer learning, the </w:t>
      </w:r>
      <w:proofErr w:type="spellStart"/>
      <w:r>
        <w:rPr>
          <w:lang w:val="en-US"/>
        </w:rPr>
        <w:t>ResNet</w:t>
      </w:r>
      <w:proofErr w:type="spellEnd"/>
      <w:r>
        <w:rPr>
          <w:lang w:val="en-US"/>
        </w:rPr>
        <w:t xml:space="preserve"> model is used. </w:t>
      </w:r>
      <w:proofErr w:type="spellStart"/>
      <w:r>
        <w:rPr>
          <w:lang w:val="en-US"/>
        </w:rPr>
        <w:t>ResNets</w:t>
      </w:r>
      <w:proofErr w:type="spellEnd"/>
      <w:r>
        <w:rPr>
          <w:lang w:val="en-US"/>
        </w:rPr>
        <w:t xml:space="preserve"> are </w:t>
      </w:r>
      <w:ins w:id="819" w:author="Fátima Rodrigues" w:date="2021-02-15T09:39:00Z">
        <w:r w:rsidR="005167AF">
          <w:rPr>
            <w:lang w:val="en-US"/>
          </w:rPr>
          <w:t xml:space="preserve">a </w:t>
        </w:r>
      </w:ins>
      <w:r>
        <w:rPr>
          <w:lang w:val="en-US"/>
        </w:rPr>
        <w:t xml:space="preserve">deep learning model that have been stated and defined by several individuals and companies over recent </w:t>
      </w:r>
      <w:proofErr w:type="gramStart"/>
      <w:r>
        <w:rPr>
          <w:lang w:val="en-US"/>
        </w:rPr>
        <w:t>years, and</w:t>
      </w:r>
      <w:proofErr w:type="gramEnd"/>
      <w:r>
        <w:rPr>
          <w:lang w:val="en-US"/>
        </w:rPr>
        <w:t xml:space="preserve"> have proven excel in image classification tasks (Connor Shorten, 2019). Given that </w:t>
      </w:r>
      <w:r w:rsidR="00C45317">
        <w:rPr>
          <w:lang w:val="en-US"/>
        </w:rPr>
        <w:t xml:space="preserve">in this project </w:t>
      </w:r>
      <w:r>
        <w:rPr>
          <w:lang w:val="en-US"/>
        </w:rPr>
        <w:t xml:space="preserve">classifying music genres is based in signals extraction that is later converted into an image representation, using </w:t>
      </w:r>
      <w:proofErr w:type="spellStart"/>
      <w:r>
        <w:rPr>
          <w:lang w:val="en-US"/>
        </w:rPr>
        <w:t>ResNet</w:t>
      </w:r>
      <w:proofErr w:type="spellEnd"/>
      <w:r>
        <w:rPr>
          <w:lang w:val="en-US"/>
        </w:rPr>
        <w:t xml:space="preserve"> with transfer learning improves speed training, as well as it provides a ground to achieve a good result.</w:t>
      </w:r>
    </w:p>
    <w:p w14:paraId="1F802364" w14:textId="50C6B369" w:rsidR="008A0C70" w:rsidRDefault="008A0C70" w:rsidP="008F71E8">
      <w:pPr>
        <w:rPr>
          <w:u w:val="single"/>
          <w:lang w:val="en-US"/>
        </w:rPr>
      </w:pPr>
      <w:r w:rsidRPr="00C45317">
        <w:rPr>
          <w:u w:val="single"/>
          <w:lang w:val="en-US"/>
        </w:rPr>
        <w:t>Genres Classified</w:t>
      </w:r>
    </w:p>
    <w:p w14:paraId="71DD9231" w14:textId="4838B0BF" w:rsidR="008A0C70" w:rsidRPr="008A0C70" w:rsidRDefault="008A0C70" w:rsidP="008F71E8">
      <w:pPr>
        <w:rPr>
          <w:lang w:val="en-US"/>
        </w:rPr>
      </w:pPr>
      <w:r>
        <w:rPr>
          <w:lang w:val="en-US"/>
        </w:rPr>
        <w:t xml:space="preserve">The study uses the GTZAN dataset, the same used in project 1. For completeness, the </w:t>
      </w:r>
      <w:ins w:id="820" w:author="Fátima Rodrigues" w:date="2021-02-15T09:40:00Z">
        <w:r w:rsidR="005167AF">
          <w:rPr>
            <w:lang w:val="en-US"/>
          </w:rPr>
          <w:t xml:space="preserve">ten </w:t>
        </w:r>
      </w:ins>
      <w:r>
        <w:rPr>
          <w:lang w:val="en-US"/>
        </w:rPr>
        <w:t xml:space="preserve">genres are enumerated here: Blues, Classical, Country, Disco, </w:t>
      </w:r>
      <w:proofErr w:type="spellStart"/>
      <w:r>
        <w:rPr>
          <w:lang w:val="en-US"/>
        </w:rPr>
        <w:t>Hiphop</w:t>
      </w:r>
      <w:proofErr w:type="spellEnd"/>
      <w:r>
        <w:rPr>
          <w:lang w:val="en-US"/>
        </w:rPr>
        <w:t>, Jazz, Metal, Pop, Reggae and Rock.</w:t>
      </w:r>
    </w:p>
    <w:p w14:paraId="49E801A1" w14:textId="2F38843D" w:rsidR="008A0C70" w:rsidRDefault="008A0C70" w:rsidP="008F71E8">
      <w:pPr>
        <w:rPr>
          <w:u w:val="single"/>
          <w:lang w:val="en-US"/>
        </w:rPr>
      </w:pPr>
      <w:r w:rsidRPr="00C45317">
        <w:rPr>
          <w:u w:val="single"/>
          <w:lang w:val="en-US"/>
        </w:rPr>
        <w:t>Deep Learning Approach</w:t>
      </w:r>
      <w:r w:rsidR="00D3643D">
        <w:rPr>
          <w:u w:val="single"/>
          <w:lang w:val="en-US"/>
        </w:rPr>
        <w:t xml:space="preserve"> and Accuracy Achieved</w:t>
      </w:r>
    </w:p>
    <w:p w14:paraId="00746052" w14:textId="3CD34FF4" w:rsidR="008A0C70" w:rsidRDefault="008A0C70" w:rsidP="008F71E8">
      <w:pPr>
        <w:rPr>
          <w:lang w:val="en-US"/>
        </w:rPr>
      </w:pPr>
      <w:r>
        <w:rPr>
          <w:lang w:val="en-US"/>
        </w:rPr>
        <w:t xml:space="preserve">Instead of trying to extract audio features from the audio signal, the entire spectrogram of the audio is used, by transforming the “.wav” audio file into an image, using the </w:t>
      </w:r>
      <w:proofErr w:type="spellStart"/>
      <w:r>
        <w:rPr>
          <w:lang w:val="en-US"/>
        </w:rPr>
        <w:t>Librosa</w:t>
      </w:r>
      <w:proofErr w:type="spellEnd"/>
      <w:r>
        <w:rPr>
          <w:lang w:val="en-US"/>
        </w:rPr>
        <w:t xml:space="preserve"> library built for Python.</w:t>
      </w:r>
    </w:p>
    <w:p w14:paraId="11AF1B03" w14:textId="7894B3EA" w:rsidR="008A0C70" w:rsidRDefault="00D3643D" w:rsidP="008F71E8">
      <w:pPr>
        <w:rPr>
          <w:lang w:val="en-US"/>
        </w:rPr>
      </w:pPr>
      <w:r>
        <w:rPr>
          <w:lang w:val="en-US"/>
        </w:rPr>
        <w:t>The available data from the GTZAN dataset is split into 90% for the training data, and 10% for the validation dataset.</w:t>
      </w:r>
    </w:p>
    <w:p w14:paraId="7BC70387" w14:textId="0E471DE5" w:rsidR="00D3643D" w:rsidRDefault="00D3643D" w:rsidP="008F71E8">
      <w:pPr>
        <w:rPr>
          <w:lang w:val="en-US"/>
        </w:rPr>
      </w:pPr>
      <w:r>
        <w:rPr>
          <w:lang w:val="en-US"/>
        </w:rPr>
        <w:lastRenderedPageBreak/>
        <w:t xml:space="preserve">For the model, the ResNet34 is used. Several training scenarios were used to train the data, compare its </w:t>
      </w:r>
      <w:proofErr w:type="gramStart"/>
      <w:r>
        <w:rPr>
          <w:lang w:val="en-US"/>
        </w:rPr>
        <w:t>results</w:t>
      </w:r>
      <w:proofErr w:type="gramEnd"/>
      <w:r>
        <w:rPr>
          <w:lang w:val="en-US"/>
        </w:rPr>
        <w:t xml:space="preserve"> and understand which hyperparameters are better suitable through the tuning technique.</w:t>
      </w:r>
    </w:p>
    <w:p w14:paraId="58EDEDE6" w14:textId="7975ED54" w:rsidR="00D3643D" w:rsidRDefault="00D3643D" w:rsidP="008F71E8">
      <w:pPr>
        <w:rPr>
          <w:lang w:val="en-US"/>
        </w:rPr>
      </w:pPr>
      <w:r>
        <w:rPr>
          <w:lang w:val="en-US"/>
        </w:rPr>
        <w:t xml:space="preserve">Hyper-parameter tunning is a process of extensive trial and error. There are no simple and easy way to set hyper-parameters, such as learning rate, batch size, </w:t>
      </w:r>
      <w:proofErr w:type="gramStart"/>
      <w:r>
        <w:rPr>
          <w:lang w:val="en-US"/>
        </w:rPr>
        <w:t>momentum</w:t>
      </w:r>
      <w:proofErr w:type="gramEnd"/>
      <w:r>
        <w:rPr>
          <w:lang w:val="en-US"/>
        </w:rPr>
        <w:t xml:space="preserve"> and weight decay (</w:t>
      </w:r>
      <w:proofErr w:type="spellStart"/>
      <w:r>
        <w:rPr>
          <w:lang w:val="en-US"/>
        </w:rPr>
        <w:t>Javaid</w:t>
      </w:r>
      <w:proofErr w:type="spellEnd"/>
      <w:r>
        <w:rPr>
          <w:lang w:val="en-US"/>
        </w:rPr>
        <w:t xml:space="preserve"> Nabi, 2019).</w:t>
      </w:r>
    </w:p>
    <w:p w14:paraId="3C1EAAB3" w14:textId="6AF62F85" w:rsidR="00D3643D" w:rsidRDefault="00D3643D" w:rsidP="008F71E8">
      <w:pPr>
        <w:rPr>
          <w:lang w:val="en-US"/>
        </w:rPr>
      </w:pPr>
      <w:r>
        <w:rPr>
          <w:lang w:val="en-US"/>
        </w:rPr>
        <w:t>With the usage of transfer learning, tuning the hyperparameters becomes the most relevant task during the training stage.</w:t>
      </w:r>
    </w:p>
    <w:p w14:paraId="0189F263" w14:textId="6E88F20C" w:rsidR="00D3643D" w:rsidRDefault="00D3643D" w:rsidP="008F71E8">
      <w:pPr>
        <w:rPr>
          <w:lang w:val="en-US"/>
        </w:rPr>
      </w:pPr>
      <w:r>
        <w:rPr>
          <w:lang w:val="en-US"/>
        </w:rPr>
        <w:t>Table 7 compares the hyperparameters chosen with the accuracy achieved in the literature.</w:t>
      </w:r>
    </w:p>
    <w:p w14:paraId="16BAAF99" w14:textId="3F98A2ED" w:rsidR="00D3643D" w:rsidRDefault="0039625A" w:rsidP="008F71E8">
      <w:pPr>
        <w:rPr>
          <w:lang w:val="en-US"/>
        </w:rPr>
      </w:pPr>
      <w:r>
        <w:rPr>
          <w:lang w:val="en-US"/>
        </w:rPr>
        <w:t>For 5 epochs, an accuracy of 48% is achieved. For a set of 15 epochs, accuracy increases to 68.75%, which results in a 20% gain. Increasing the epoch number to 100 raised the accuracy to 74.11%.</w:t>
      </w:r>
    </w:p>
    <w:tbl>
      <w:tblPr>
        <w:tblStyle w:val="Tabelacomgrade"/>
        <w:tblW w:w="0" w:type="auto"/>
        <w:tblLook w:val="04A0" w:firstRow="1" w:lastRow="0" w:firstColumn="1" w:lastColumn="0" w:noHBand="0" w:noVBand="1"/>
      </w:tblPr>
      <w:tblGrid>
        <w:gridCol w:w="1406"/>
        <w:gridCol w:w="1406"/>
        <w:gridCol w:w="1406"/>
        <w:gridCol w:w="1406"/>
        <w:gridCol w:w="1406"/>
        <w:gridCol w:w="1407"/>
      </w:tblGrid>
      <w:tr w:rsidR="00D3643D" w14:paraId="7D3A43E8" w14:textId="77777777" w:rsidTr="00C45317">
        <w:tc>
          <w:tcPr>
            <w:tcW w:w="1406" w:type="dxa"/>
            <w:shd w:val="clear" w:color="auto" w:fill="A6A6A6" w:themeFill="background1" w:themeFillShade="A6"/>
          </w:tcPr>
          <w:p w14:paraId="76BC9C6F" w14:textId="42B194C2" w:rsidR="00D3643D" w:rsidRDefault="00D3643D" w:rsidP="008F71E8">
            <w:pPr>
              <w:jc w:val="center"/>
              <w:rPr>
                <w:lang w:val="en-US"/>
              </w:rPr>
            </w:pPr>
            <w:r>
              <w:rPr>
                <w:lang w:val="en-US"/>
              </w:rPr>
              <w:t>Hyper-Parameters</w:t>
            </w:r>
          </w:p>
        </w:tc>
        <w:tc>
          <w:tcPr>
            <w:tcW w:w="1406" w:type="dxa"/>
            <w:shd w:val="clear" w:color="auto" w:fill="A6A6A6" w:themeFill="background1" w:themeFillShade="A6"/>
          </w:tcPr>
          <w:p w14:paraId="3CCA4191" w14:textId="26C5BA35" w:rsidR="00D3643D" w:rsidRDefault="00D3643D" w:rsidP="008F71E8">
            <w:pPr>
              <w:jc w:val="center"/>
              <w:rPr>
                <w:lang w:val="en-US"/>
              </w:rPr>
            </w:pPr>
            <w:r>
              <w:rPr>
                <w:lang w:val="en-US"/>
              </w:rPr>
              <w:t>Epoch</w:t>
            </w:r>
          </w:p>
        </w:tc>
        <w:tc>
          <w:tcPr>
            <w:tcW w:w="1406" w:type="dxa"/>
            <w:shd w:val="clear" w:color="auto" w:fill="A6A6A6" w:themeFill="background1" w:themeFillShade="A6"/>
          </w:tcPr>
          <w:p w14:paraId="3642193D" w14:textId="00AE2A30" w:rsidR="00D3643D" w:rsidRDefault="00D3643D" w:rsidP="008F71E8">
            <w:pPr>
              <w:jc w:val="center"/>
              <w:rPr>
                <w:lang w:val="en-US"/>
              </w:rPr>
            </w:pPr>
            <w:r>
              <w:rPr>
                <w:lang w:val="en-US"/>
              </w:rPr>
              <w:t>Learning rate</w:t>
            </w:r>
          </w:p>
        </w:tc>
        <w:tc>
          <w:tcPr>
            <w:tcW w:w="1406" w:type="dxa"/>
            <w:shd w:val="clear" w:color="auto" w:fill="A6A6A6" w:themeFill="background1" w:themeFillShade="A6"/>
          </w:tcPr>
          <w:p w14:paraId="20CF1087" w14:textId="2C88B3CF" w:rsidR="00D3643D" w:rsidRDefault="00D3643D" w:rsidP="008F71E8">
            <w:pPr>
              <w:jc w:val="center"/>
              <w:rPr>
                <w:lang w:val="en-US"/>
              </w:rPr>
            </w:pPr>
            <w:r>
              <w:rPr>
                <w:lang w:val="en-US"/>
              </w:rPr>
              <w:t>Gradient clip</w:t>
            </w:r>
          </w:p>
        </w:tc>
        <w:tc>
          <w:tcPr>
            <w:tcW w:w="1406" w:type="dxa"/>
            <w:shd w:val="clear" w:color="auto" w:fill="A6A6A6" w:themeFill="background1" w:themeFillShade="A6"/>
          </w:tcPr>
          <w:p w14:paraId="42B9DCF1" w14:textId="6DF5A290" w:rsidR="00D3643D" w:rsidRDefault="00D3643D" w:rsidP="008F71E8">
            <w:pPr>
              <w:jc w:val="center"/>
              <w:rPr>
                <w:lang w:val="en-US"/>
              </w:rPr>
            </w:pPr>
            <w:r>
              <w:rPr>
                <w:lang w:val="en-US"/>
              </w:rPr>
              <w:t>Weight Decay</w:t>
            </w:r>
          </w:p>
        </w:tc>
        <w:tc>
          <w:tcPr>
            <w:tcW w:w="1407" w:type="dxa"/>
            <w:shd w:val="clear" w:color="auto" w:fill="A6A6A6" w:themeFill="background1" w:themeFillShade="A6"/>
          </w:tcPr>
          <w:p w14:paraId="6F5DD17B" w14:textId="652819EA" w:rsidR="00D3643D" w:rsidRDefault="00D3643D" w:rsidP="008F71E8">
            <w:pPr>
              <w:jc w:val="center"/>
              <w:rPr>
                <w:lang w:val="en-US"/>
              </w:rPr>
            </w:pPr>
            <w:r>
              <w:rPr>
                <w:lang w:val="en-US"/>
              </w:rPr>
              <w:t>Accuracy</w:t>
            </w:r>
          </w:p>
        </w:tc>
      </w:tr>
      <w:tr w:rsidR="00D3643D" w14:paraId="5E779FB1" w14:textId="77777777" w:rsidTr="00D3643D">
        <w:tc>
          <w:tcPr>
            <w:tcW w:w="1406" w:type="dxa"/>
          </w:tcPr>
          <w:p w14:paraId="3F4C0E99" w14:textId="0BC0ADD6" w:rsidR="00D3643D" w:rsidRDefault="00D3643D" w:rsidP="008F71E8">
            <w:pPr>
              <w:jc w:val="center"/>
              <w:rPr>
                <w:lang w:val="en-US"/>
              </w:rPr>
            </w:pPr>
            <w:r>
              <w:rPr>
                <w:lang w:val="en-US"/>
              </w:rPr>
              <w:t>Tuning 1</w:t>
            </w:r>
          </w:p>
        </w:tc>
        <w:tc>
          <w:tcPr>
            <w:tcW w:w="1406" w:type="dxa"/>
          </w:tcPr>
          <w:p w14:paraId="63D8CC09" w14:textId="4E771666" w:rsidR="00D3643D" w:rsidRDefault="00D3643D" w:rsidP="008F71E8">
            <w:pPr>
              <w:jc w:val="center"/>
              <w:rPr>
                <w:lang w:val="en-US"/>
              </w:rPr>
            </w:pPr>
            <w:r>
              <w:rPr>
                <w:lang w:val="en-US"/>
              </w:rPr>
              <w:t>5</w:t>
            </w:r>
          </w:p>
        </w:tc>
        <w:tc>
          <w:tcPr>
            <w:tcW w:w="1406" w:type="dxa"/>
          </w:tcPr>
          <w:p w14:paraId="0F1867EA" w14:textId="0424D7BE" w:rsidR="00D3643D" w:rsidRDefault="00D3643D" w:rsidP="008F71E8">
            <w:pPr>
              <w:jc w:val="center"/>
              <w:rPr>
                <w:lang w:val="en-US"/>
              </w:rPr>
            </w:pPr>
            <w:r>
              <w:rPr>
                <w:lang w:val="en-US"/>
              </w:rPr>
              <w:t>0.001</w:t>
            </w:r>
          </w:p>
        </w:tc>
        <w:tc>
          <w:tcPr>
            <w:tcW w:w="1406" w:type="dxa"/>
          </w:tcPr>
          <w:p w14:paraId="36572C0A" w14:textId="0D6BF50C" w:rsidR="00D3643D" w:rsidRDefault="00D3643D" w:rsidP="008F71E8">
            <w:pPr>
              <w:jc w:val="center"/>
              <w:rPr>
                <w:lang w:val="en-US"/>
              </w:rPr>
            </w:pPr>
            <w:r>
              <w:rPr>
                <w:lang w:val="en-US"/>
              </w:rPr>
              <w:t>0.1</w:t>
            </w:r>
          </w:p>
        </w:tc>
        <w:tc>
          <w:tcPr>
            <w:tcW w:w="1406" w:type="dxa"/>
          </w:tcPr>
          <w:p w14:paraId="49413FAB" w14:textId="6CB50889" w:rsidR="00D3643D" w:rsidRDefault="00D3643D" w:rsidP="008F71E8">
            <w:pPr>
              <w:jc w:val="center"/>
              <w:rPr>
                <w:lang w:val="en-US"/>
              </w:rPr>
            </w:pPr>
            <w:r>
              <w:rPr>
                <w:lang w:val="en-US"/>
              </w:rPr>
              <w:t>0.0001</w:t>
            </w:r>
          </w:p>
        </w:tc>
        <w:tc>
          <w:tcPr>
            <w:tcW w:w="1407" w:type="dxa"/>
          </w:tcPr>
          <w:p w14:paraId="67345A43" w14:textId="5079BB07" w:rsidR="00D3643D" w:rsidRDefault="00D3643D" w:rsidP="008F71E8">
            <w:pPr>
              <w:jc w:val="center"/>
              <w:rPr>
                <w:lang w:val="en-US"/>
              </w:rPr>
            </w:pPr>
            <w:r>
              <w:rPr>
                <w:lang w:val="en-US"/>
              </w:rPr>
              <w:t>48%</w:t>
            </w:r>
          </w:p>
        </w:tc>
      </w:tr>
      <w:tr w:rsidR="00D3643D" w14:paraId="362ACA9E" w14:textId="77777777" w:rsidTr="00D3643D">
        <w:tc>
          <w:tcPr>
            <w:tcW w:w="1406" w:type="dxa"/>
          </w:tcPr>
          <w:p w14:paraId="2E3643F6" w14:textId="4527B8C3" w:rsidR="00D3643D" w:rsidRDefault="00D3643D" w:rsidP="008F71E8">
            <w:pPr>
              <w:jc w:val="center"/>
              <w:rPr>
                <w:lang w:val="en-US"/>
              </w:rPr>
            </w:pPr>
            <w:r>
              <w:rPr>
                <w:lang w:val="en-US"/>
              </w:rPr>
              <w:t>Tuning 2</w:t>
            </w:r>
          </w:p>
        </w:tc>
        <w:tc>
          <w:tcPr>
            <w:tcW w:w="1406" w:type="dxa"/>
          </w:tcPr>
          <w:p w14:paraId="72D9F51A" w14:textId="11879271" w:rsidR="00D3643D" w:rsidRDefault="00D3643D" w:rsidP="008F71E8">
            <w:pPr>
              <w:jc w:val="center"/>
              <w:rPr>
                <w:lang w:val="en-US"/>
              </w:rPr>
            </w:pPr>
            <w:r>
              <w:rPr>
                <w:lang w:val="en-US"/>
              </w:rPr>
              <w:t>15</w:t>
            </w:r>
          </w:p>
        </w:tc>
        <w:tc>
          <w:tcPr>
            <w:tcW w:w="1406" w:type="dxa"/>
          </w:tcPr>
          <w:p w14:paraId="2E9CE440" w14:textId="75D7AB81" w:rsidR="00D3643D" w:rsidRDefault="00D3643D" w:rsidP="008F71E8">
            <w:pPr>
              <w:jc w:val="center"/>
              <w:rPr>
                <w:lang w:val="en-US"/>
              </w:rPr>
            </w:pPr>
            <w:r>
              <w:rPr>
                <w:lang w:val="en-US"/>
              </w:rPr>
              <w:t>0.001</w:t>
            </w:r>
          </w:p>
        </w:tc>
        <w:tc>
          <w:tcPr>
            <w:tcW w:w="1406" w:type="dxa"/>
          </w:tcPr>
          <w:p w14:paraId="53ED4430" w14:textId="3A86BE0C" w:rsidR="00D3643D" w:rsidRDefault="00D3643D" w:rsidP="008F71E8">
            <w:pPr>
              <w:jc w:val="center"/>
              <w:rPr>
                <w:lang w:val="en-US"/>
              </w:rPr>
            </w:pPr>
            <w:r>
              <w:rPr>
                <w:lang w:val="en-US"/>
              </w:rPr>
              <w:t>0.1</w:t>
            </w:r>
          </w:p>
        </w:tc>
        <w:tc>
          <w:tcPr>
            <w:tcW w:w="1406" w:type="dxa"/>
          </w:tcPr>
          <w:p w14:paraId="505DD694" w14:textId="49963FEF" w:rsidR="00D3643D" w:rsidRDefault="00D3643D" w:rsidP="008F71E8">
            <w:pPr>
              <w:jc w:val="center"/>
              <w:rPr>
                <w:lang w:val="en-US"/>
              </w:rPr>
            </w:pPr>
            <w:r>
              <w:rPr>
                <w:lang w:val="en-US"/>
              </w:rPr>
              <w:t>0.0001</w:t>
            </w:r>
          </w:p>
        </w:tc>
        <w:tc>
          <w:tcPr>
            <w:tcW w:w="1407" w:type="dxa"/>
          </w:tcPr>
          <w:p w14:paraId="3AFDD03F" w14:textId="37F4E081" w:rsidR="00D3643D" w:rsidRDefault="00D3643D" w:rsidP="008F71E8">
            <w:pPr>
              <w:jc w:val="center"/>
              <w:rPr>
                <w:lang w:val="en-US"/>
              </w:rPr>
            </w:pPr>
            <w:r>
              <w:rPr>
                <w:lang w:val="en-US"/>
              </w:rPr>
              <w:t>68.75%</w:t>
            </w:r>
          </w:p>
        </w:tc>
      </w:tr>
      <w:tr w:rsidR="00D3643D" w14:paraId="21C94A33" w14:textId="77777777" w:rsidTr="00D3643D">
        <w:tc>
          <w:tcPr>
            <w:tcW w:w="1406" w:type="dxa"/>
          </w:tcPr>
          <w:p w14:paraId="22ABDF0D" w14:textId="2BFF5578" w:rsidR="00D3643D" w:rsidRDefault="00D3643D" w:rsidP="008F71E8">
            <w:pPr>
              <w:jc w:val="center"/>
              <w:rPr>
                <w:lang w:val="en-US"/>
              </w:rPr>
            </w:pPr>
            <w:r>
              <w:rPr>
                <w:lang w:val="en-US"/>
              </w:rPr>
              <w:t>Tuning 3</w:t>
            </w:r>
          </w:p>
        </w:tc>
        <w:tc>
          <w:tcPr>
            <w:tcW w:w="1406" w:type="dxa"/>
          </w:tcPr>
          <w:p w14:paraId="3698AC6C" w14:textId="0B1E63D6" w:rsidR="00D3643D" w:rsidRDefault="00D3643D" w:rsidP="008F71E8">
            <w:pPr>
              <w:jc w:val="center"/>
              <w:rPr>
                <w:lang w:val="en-US"/>
              </w:rPr>
            </w:pPr>
            <w:r>
              <w:rPr>
                <w:lang w:val="en-US"/>
              </w:rPr>
              <w:t>100</w:t>
            </w:r>
          </w:p>
        </w:tc>
        <w:tc>
          <w:tcPr>
            <w:tcW w:w="1406" w:type="dxa"/>
          </w:tcPr>
          <w:p w14:paraId="1A1B75A4" w14:textId="62BF317E" w:rsidR="00D3643D" w:rsidRDefault="00D3643D" w:rsidP="008F71E8">
            <w:pPr>
              <w:jc w:val="center"/>
              <w:rPr>
                <w:lang w:val="en-US"/>
              </w:rPr>
            </w:pPr>
            <w:r>
              <w:rPr>
                <w:lang w:val="en-US"/>
              </w:rPr>
              <w:t>0.001</w:t>
            </w:r>
          </w:p>
        </w:tc>
        <w:tc>
          <w:tcPr>
            <w:tcW w:w="1406" w:type="dxa"/>
          </w:tcPr>
          <w:p w14:paraId="2A7CD638" w14:textId="3770E8D2" w:rsidR="00D3643D" w:rsidRDefault="00D3643D" w:rsidP="008F71E8">
            <w:pPr>
              <w:jc w:val="center"/>
              <w:rPr>
                <w:lang w:val="en-US"/>
              </w:rPr>
            </w:pPr>
            <w:r>
              <w:rPr>
                <w:lang w:val="en-US"/>
              </w:rPr>
              <w:t>0.1</w:t>
            </w:r>
          </w:p>
        </w:tc>
        <w:tc>
          <w:tcPr>
            <w:tcW w:w="1406" w:type="dxa"/>
          </w:tcPr>
          <w:p w14:paraId="1232DA51" w14:textId="2E163CEF" w:rsidR="00D3643D" w:rsidRDefault="00D3643D" w:rsidP="008F71E8">
            <w:pPr>
              <w:jc w:val="center"/>
              <w:rPr>
                <w:lang w:val="en-US"/>
              </w:rPr>
            </w:pPr>
            <w:r>
              <w:rPr>
                <w:lang w:val="en-US"/>
              </w:rPr>
              <w:t>0.0001</w:t>
            </w:r>
          </w:p>
        </w:tc>
        <w:tc>
          <w:tcPr>
            <w:tcW w:w="1407" w:type="dxa"/>
          </w:tcPr>
          <w:p w14:paraId="43EE2334" w14:textId="6D4CD75B" w:rsidR="00D3643D" w:rsidRDefault="00D3643D" w:rsidP="008F71E8">
            <w:pPr>
              <w:keepNext/>
              <w:jc w:val="center"/>
              <w:rPr>
                <w:lang w:val="en-US"/>
              </w:rPr>
            </w:pPr>
            <w:r>
              <w:rPr>
                <w:lang w:val="en-US"/>
              </w:rPr>
              <w:t>74.11%</w:t>
            </w:r>
          </w:p>
        </w:tc>
      </w:tr>
    </w:tbl>
    <w:p w14:paraId="7E583E41" w14:textId="35A5DA8D" w:rsidR="00D3643D" w:rsidRDefault="00D3643D" w:rsidP="008F71E8">
      <w:pPr>
        <w:pStyle w:val="Legenda"/>
        <w:rPr>
          <w:lang w:val="en-US"/>
        </w:rPr>
      </w:pPr>
      <w:r>
        <w:t xml:space="preserve">Table </w:t>
      </w:r>
      <w:r>
        <w:fldChar w:fldCharType="begin"/>
      </w:r>
      <w:r>
        <w:instrText xml:space="preserve"> SEQ Table \* ARABIC </w:instrText>
      </w:r>
      <w:r>
        <w:fldChar w:fldCharType="separate"/>
      </w:r>
      <w:r w:rsidR="004E36E5">
        <w:rPr>
          <w:noProof/>
        </w:rPr>
        <w:t>7</w:t>
      </w:r>
      <w:r>
        <w:fldChar w:fldCharType="end"/>
      </w:r>
      <w:r>
        <w:t xml:space="preserve"> - Comparison of accuracy vs hyper-parameters in project 3</w:t>
      </w:r>
    </w:p>
    <w:p w14:paraId="6C061E62" w14:textId="5DAF36F6" w:rsidR="008A0C70" w:rsidRDefault="008A0C70" w:rsidP="008F71E8">
      <w:pPr>
        <w:rPr>
          <w:u w:val="single"/>
          <w:lang w:val="en-US"/>
        </w:rPr>
      </w:pPr>
      <w:r w:rsidRPr="00C45317">
        <w:rPr>
          <w:u w:val="single"/>
          <w:lang w:val="en-US"/>
        </w:rPr>
        <w:t>Attention points</w:t>
      </w:r>
    </w:p>
    <w:p w14:paraId="25DC658B" w14:textId="14CE2F2A" w:rsidR="0039625A" w:rsidRPr="00C45317" w:rsidRDefault="0039625A" w:rsidP="008F71E8">
      <w:pPr>
        <w:rPr>
          <w:lang w:val="en-US"/>
        </w:rPr>
      </w:pPr>
      <w:r>
        <w:rPr>
          <w:lang w:val="en-US"/>
        </w:rPr>
        <w:t>No major bottlenecks have been identified by reading the study. However, the limitation found is the usage of the GTZAN dataset, which is limited to 10 genres.</w:t>
      </w:r>
    </w:p>
    <w:p w14:paraId="76AF6B23" w14:textId="28F4E465" w:rsidR="00890CDB" w:rsidRDefault="00890CDB">
      <w:pPr>
        <w:pStyle w:val="Ttulo4"/>
        <w:pPrChange w:id="821" w:author="Gustavo Moreira" w:date="2021-02-20T17:46:00Z">
          <w:pPr>
            <w:pStyle w:val="Ttulo3"/>
          </w:pPr>
        </w:pPrChange>
      </w:pPr>
      <w:r>
        <w:t>Comparison between existing applications</w:t>
      </w:r>
    </w:p>
    <w:p w14:paraId="55EACA89" w14:textId="6A03F4B4" w:rsidR="00B01B8B" w:rsidRDefault="00EC41AB" w:rsidP="00B01B8B">
      <w:r>
        <w:t>In this section, the literature chosen to be included in this document is compared.</w:t>
      </w:r>
    </w:p>
    <w:p w14:paraId="47FCFD61" w14:textId="32A9CDAE" w:rsidR="00EC41AB" w:rsidRPr="00BE2D70" w:rsidRDefault="00EC41AB" w:rsidP="00C45317">
      <w:r>
        <w:t>Table 8 provides a summary of the described information in 4.2.</w:t>
      </w:r>
    </w:p>
    <w:p w14:paraId="3141C843" w14:textId="603F4625" w:rsidR="00C47C7C" w:rsidRDefault="00C47C7C" w:rsidP="00C47C7C">
      <w:pPr>
        <w:pStyle w:val="Legenda"/>
        <w:keepNext/>
      </w:pPr>
      <w:r>
        <w:t xml:space="preserve">Table </w:t>
      </w:r>
      <w:r>
        <w:fldChar w:fldCharType="begin"/>
      </w:r>
      <w:r>
        <w:instrText xml:space="preserve"> SEQ Table \* ARABIC </w:instrText>
      </w:r>
      <w:r>
        <w:fldChar w:fldCharType="separate"/>
      </w:r>
      <w:ins w:id="822" w:author="Gustavo Moreira" w:date="2021-02-21T13:26:00Z">
        <w:r w:rsidR="004E36E5">
          <w:rPr>
            <w:noProof/>
          </w:rPr>
          <w:t>8</w:t>
        </w:r>
      </w:ins>
      <w:r>
        <w:fldChar w:fldCharType="end"/>
      </w:r>
      <w:r>
        <w:t xml:space="preserve"> - Comparison table between analysed literature</w:t>
      </w:r>
    </w:p>
    <w:tbl>
      <w:tblPr>
        <w:tblStyle w:val="Tabelacomgrade"/>
        <w:tblW w:w="0" w:type="auto"/>
        <w:tblLook w:val="04A0" w:firstRow="1" w:lastRow="0" w:firstColumn="1" w:lastColumn="0" w:noHBand="0" w:noVBand="1"/>
      </w:tblPr>
      <w:tblGrid>
        <w:gridCol w:w="757"/>
        <w:gridCol w:w="584"/>
        <w:gridCol w:w="1070"/>
        <w:gridCol w:w="928"/>
        <w:gridCol w:w="653"/>
        <w:gridCol w:w="889"/>
        <w:gridCol w:w="1838"/>
        <w:gridCol w:w="797"/>
        <w:gridCol w:w="921"/>
      </w:tblGrid>
      <w:tr w:rsidR="00061CA1" w14:paraId="4A5E38C8" w14:textId="28BC634A" w:rsidTr="00C45317">
        <w:tc>
          <w:tcPr>
            <w:tcW w:w="757" w:type="dxa"/>
            <w:shd w:val="clear" w:color="auto" w:fill="A6A6A6" w:themeFill="background1" w:themeFillShade="A6"/>
          </w:tcPr>
          <w:p w14:paraId="31DB3A01" w14:textId="68685E59" w:rsidR="00C47C7C" w:rsidRPr="00C47C7C" w:rsidRDefault="00C47C7C" w:rsidP="00C47C7C">
            <w:pPr>
              <w:rPr>
                <w:b/>
                <w:bCs/>
                <w:sz w:val="18"/>
                <w:szCs w:val="18"/>
              </w:rPr>
            </w:pPr>
            <w:r w:rsidRPr="00C47C7C">
              <w:rPr>
                <w:b/>
                <w:bCs/>
                <w:sz w:val="18"/>
                <w:szCs w:val="18"/>
              </w:rPr>
              <w:t>Project</w:t>
            </w:r>
          </w:p>
        </w:tc>
        <w:tc>
          <w:tcPr>
            <w:tcW w:w="584" w:type="dxa"/>
            <w:shd w:val="clear" w:color="auto" w:fill="A6A6A6" w:themeFill="background1" w:themeFillShade="A6"/>
          </w:tcPr>
          <w:p w14:paraId="424D0D42" w14:textId="7EA83094" w:rsidR="00C47C7C" w:rsidRPr="00C47C7C" w:rsidRDefault="00C47C7C" w:rsidP="00C47C7C">
            <w:pPr>
              <w:rPr>
                <w:b/>
                <w:bCs/>
                <w:sz w:val="18"/>
                <w:szCs w:val="18"/>
              </w:rPr>
            </w:pPr>
            <w:r w:rsidRPr="00C47C7C">
              <w:rPr>
                <w:b/>
                <w:bCs/>
                <w:sz w:val="18"/>
                <w:szCs w:val="18"/>
              </w:rPr>
              <w:t>Year</w:t>
            </w:r>
          </w:p>
        </w:tc>
        <w:tc>
          <w:tcPr>
            <w:tcW w:w="1070" w:type="dxa"/>
            <w:shd w:val="clear" w:color="auto" w:fill="A6A6A6" w:themeFill="background1" w:themeFillShade="A6"/>
          </w:tcPr>
          <w:p w14:paraId="21026F1A" w14:textId="7B53730F" w:rsidR="00C47C7C" w:rsidRPr="00C47C7C" w:rsidRDefault="00C47C7C" w:rsidP="00C47C7C">
            <w:pPr>
              <w:rPr>
                <w:b/>
                <w:bCs/>
                <w:sz w:val="18"/>
                <w:szCs w:val="18"/>
              </w:rPr>
            </w:pPr>
            <w:r w:rsidRPr="00C47C7C">
              <w:rPr>
                <w:b/>
                <w:bCs/>
                <w:sz w:val="18"/>
                <w:szCs w:val="18"/>
              </w:rPr>
              <w:t>Framework used</w:t>
            </w:r>
          </w:p>
        </w:tc>
        <w:tc>
          <w:tcPr>
            <w:tcW w:w="928" w:type="dxa"/>
            <w:shd w:val="clear" w:color="auto" w:fill="A6A6A6" w:themeFill="background1" w:themeFillShade="A6"/>
          </w:tcPr>
          <w:p w14:paraId="756CEEEA" w14:textId="403EA281" w:rsidR="00C47C7C" w:rsidRPr="00C47C7C" w:rsidRDefault="00C47C7C" w:rsidP="00C47C7C">
            <w:pPr>
              <w:rPr>
                <w:b/>
                <w:bCs/>
                <w:sz w:val="18"/>
                <w:szCs w:val="18"/>
              </w:rPr>
            </w:pPr>
            <w:r w:rsidRPr="00C47C7C">
              <w:rPr>
                <w:b/>
                <w:bCs/>
                <w:sz w:val="18"/>
                <w:szCs w:val="18"/>
              </w:rPr>
              <w:t>Main Language Used</w:t>
            </w:r>
          </w:p>
        </w:tc>
        <w:tc>
          <w:tcPr>
            <w:tcW w:w="653" w:type="dxa"/>
            <w:shd w:val="clear" w:color="auto" w:fill="A6A6A6" w:themeFill="background1" w:themeFillShade="A6"/>
          </w:tcPr>
          <w:p w14:paraId="6F16893B" w14:textId="61F176DE" w:rsidR="00C47C7C" w:rsidRPr="00C47C7C" w:rsidRDefault="00C47C7C" w:rsidP="00C47C7C">
            <w:pPr>
              <w:rPr>
                <w:b/>
                <w:bCs/>
                <w:sz w:val="18"/>
                <w:szCs w:val="18"/>
              </w:rPr>
            </w:pPr>
            <w:r w:rsidRPr="00C47C7C">
              <w:rPr>
                <w:b/>
                <w:bCs/>
                <w:sz w:val="18"/>
                <w:szCs w:val="18"/>
              </w:rPr>
              <w:t>Cloud usage</w:t>
            </w:r>
          </w:p>
        </w:tc>
        <w:tc>
          <w:tcPr>
            <w:tcW w:w="889" w:type="dxa"/>
            <w:shd w:val="clear" w:color="auto" w:fill="A6A6A6" w:themeFill="background1" w:themeFillShade="A6"/>
          </w:tcPr>
          <w:p w14:paraId="4E9B90F2" w14:textId="613BE6CC" w:rsidR="00C47C7C" w:rsidRPr="00C47C7C" w:rsidRDefault="00C47C7C" w:rsidP="00C47C7C">
            <w:pPr>
              <w:rPr>
                <w:b/>
                <w:bCs/>
                <w:sz w:val="18"/>
                <w:szCs w:val="18"/>
              </w:rPr>
            </w:pPr>
            <w:r w:rsidRPr="00C47C7C">
              <w:rPr>
                <w:b/>
                <w:bCs/>
                <w:sz w:val="18"/>
                <w:szCs w:val="18"/>
              </w:rPr>
              <w:t>Accuracy achieved</w:t>
            </w:r>
          </w:p>
        </w:tc>
        <w:tc>
          <w:tcPr>
            <w:tcW w:w="1838" w:type="dxa"/>
            <w:shd w:val="clear" w:color="auto" w:fill="A6A6A6" w:themeFill="background1" w:themeFillShade="A6"/>
          </w:tcPr>
          <w:p w14:paraId="41147F23" w14:textId="10BCF53B" w:rsidR="00C47C7C" w:rsidRPr="00C47C7C" w:rsidRDefault="00C47C7C" w:rsidP="00C47C7C">
            <w:pPr>
              <w:rPr>
                <w:b/>
                <w:bCs/>
                <w:sz w:val="18"/>
                <w:szCs w:val="18"/>
              </w:rPr>
            </w:pPr>
            <w:r w:rsidRPr="00C47C7C">
              <w:rPr>
                <w:b/>
                <w:bCs/>
                <w:sz w:val="18"/>
                <w:szCs w:val="18"/>
              </w:rPr>
              <w:t>Honourable libraries to mention</w:t>
            </w:r>
          </w:p>
        </w:tc>
        <w:tc>
          <w:tcPr>
            <w:tcW w:w="797" w:type="dxa"/>
            <w:shd w:val="clear" w:color="auto" w:fill="A6A6A6" w:themeFill="background1" w:themeFillShade="A6"/>
          </w:tcPr>
          <w:p w14:paraId="2EA0325B" w14:textId="40ABC5A7" w:rsidR="00C47C7C" w:rsidRPr="00C47C7C" w:rsidRDefault="00C47C7C" w:rsidP="00C47C7C">
            <w:pPr>
              <w:rPr>
                <w:b/>
                <w:bCs/>
                <w:sz w:val="18"/>
                <w:szCs w:val="18"/>
              </w:rPr>
            </w:pPr>
            <w:r w:rsidRPr="00C47C7C">
              <w:rPr>
                <w:b/>
                <w:bCs/>
                <w:sz w:val="18"/>
                <w:szCs w:val="18"/>
              </w:rPr>
              <w:t>Dataset Used</w:t>
            </w:r>
          </w:p>
        </w:tc>
        <w:tc>
          <w:tcPr>
            <w:tcW w:w="921" w:type="dxa"/>
            <w:shd w:val="clear" w:color="auto" w:fill="A6A6A6" w:themeFill="background1" w:themeFillShade="A6"/>
          </w:tcPr>
          <w:p w14:paraId="5E39DD15" w14:textId="31A229AB" w:rsidR="00C47C7C" w:rsidRPr="00C47C7C" w:rsidRDefault="00061CA1" w:rsidP="00C47C7C">
            <w:pPr>
              <w:rPr>
                <w:b/>
                <w:bCs/>
                <w:sz w:val="18"/>
                <w:szCs w:val="18"/>
              </w:rPr>
            </w:pPr>
            <w:r>
              <w:rPr>
                <w:b/>
                <w:bCs/>
                <w:sz w:val="18"/>
                <w:szCs w:val="18"/>
              </w:rPr>
              <w:t xml:space="preserve">Number of </w:t>
            </w:r>
            <w:r w:rsidR="00C47C7C" w:rsidRPr="00C47C7C">
              <w:rPr>
                <w:b/>
                <w:bCs/>
                <w:sz w:val="18"/>
                <w:szCs w:val="18"/>
              </w:rPr>
              <w:t>Classified Genres</w:t>
            </w:r>
          </w:p>
        </w:tc>
      </w:tr>
      <w:tr w:rsidR="00061CA1" w14:paraId="167ED236" w14:textId="6CE3483E" w:rsidTr="00C45317">
        <w:tc>
          <w:tcPr>
            <w:tcW w:w="757" w:type="dxa"/>
          </w:tcPr>
          <w:p w14:paraId="1BB52D0C" w14:textId="7C1A830A" w:rsidR="00C47C7C" w:rsidRPr="00FB5A32" w:rsidRDefault="00FB5A32" w:rsidP="00C47C7C">
            <w:pPr>
              <w:rPr>
                <w:sz w:val="18"/>
                <w:szCs w:val="18"/>
              </w:rPr>
            </w:pPr>
            <w:r w:rsidRPr="00FB5A32">
              <w:rPr>
                <w:sz w:val="18"/>
                <w:szCs w:val="18"/>
              </w:rPr>
              <w:t>Project 1</w:t>
            </w:r>
          </w:p>
        </w:tc>
        <w:tc>
          <w:tcPr>
            <w:tcW w:w="584" w:type="dxa"/>
          </w:tcPr>
          <w:p w14:paraId="108DD76A" w14:textId="3A7D078A" w:rsidR="00C47C7C" w:rsidRPr="00FB5A32" w:rsidRDefault="00061CA1" w:rsidP="00C47C7C">
            <w:pPr>
              <w:rPr>
                <w:sz w:val="18"/>
                <w:szCs w:val="18"/>
              </w:rPr>
            </w:pPr>
            <w:r>
              <w:rPr>
                <w:sz w:val="18"/>
                <w:szCs w:val="18"/>
              </w:rPr>
              <w:t>2018</w:t>
            </w:r>
          </w:p>
        </w:tc>
        <w:tc>
          <w:tcPr>
            <w:tcW w:w="1070" w:type="dxa"/>
          </w:tcPr>
          <w:p w14:paraId="2C8DBDDF" w14:textId="2556C404" w:rsidR="00C47C7C" w:rsidRPr="00C45317" w:rsidRDefault="004F71C5">
            <w:pPr>
              <w:rPr>
                <w:sz w:val="18"/>
                <w:szCs w:val="18"/>
              </w:rPr>
            </w:pPr>
            <w:r>
              <w:rPr>
                <w:sz w:val="18"/>
                <w:szCs w:val="18"/>
              </w:rPr>
              <w:t>None</w:t>
            </w:r>
          </w:p>
        </w:tc>
        <w:tc>
          <w:tcPr>
            <w:tcW w:w="928" w:type="dxa"/>
          </w:tcPr>
          <w:p w14:paraId="54B9EEF9" w14:textId="063607C3" w:rsidR="00C47C7C" w:rsidRPr="00FB5A32" w:rsidRDefault="00061CA1" w:rsidP="00C47C7C">
            <w:pPr>
              <w:rPr>
                <w:sz w:val="18"/>
                <w:szCs w:val="18"/>
              </w:rPr>
            </w:pPr>
            <w:r>
              <w:rPr>
                <w:sz w:val="18"/>
                <w:szCs w:val="18"/>
              </w:rPr>
              <w:t>Python</w:t>
            </w:r>
          </w:p>
        </w:tc>
        <w:tc>
          <w:tcPr>
            <w:tcW w:w="653" w:type="dxa"/>
          </w:tcPr>
          <w:p w14:paraId="7C11B3ED" w14:textId="2FFD8412" w:rsidR="00C47C7C" w:rsidRPr="00FB5A32" w:rsidRDefault="00061CA1" w:rsidP="00C47C7C">
            <w:pPr>
              <w:rPr>
                <w:sz w:val="18"/>
                <w:szCs w:val="18"/>
              </w:rPr>
            </w:pPr>
            <w:r>
              <w:rPr>
                <w:sz w:val="18"/>
                <w:szCs w:val="18"/>
              </w:rPr>
              <w:t>No</w:t>
            </w:r>
          </w:p>
        </w:tc>
        <w:tc>
          <w:tcPr>
            <w:tcW w:w="889" w:type="dxa"/>
          </w:tcPr>
          <w:p w14:paraId="4E307366" w14:textId="690BE249" w:rsidR="00C47C7C" w:rsidRPr="00FB5A32" w:rsidRDefault="004F71C5" w:rsidP="00C47C7C">
            <w:pPr>
              <w:rPr>
                <w:sz w:val="18"/>
                <w:szCs w:val="18"/>
              </w:rPr>
            </w:pPr>
            <w:r>
              <w:rPr>
                <w:sz w:val="18"/>
                <w:szCs w:val="18"/>
              </w:rPr>
              <w:t>62.5%</w:t>
            </w:r>
          </w:p>
        </w:tc>
        <w:tc>
          <w:tcPr>
            <w:tcW w:w="1838" w:type="dxa"/>
          </w:tcPr>
          <w:p w14:paraId="33C7E3E7" w14:textId="3B91A7C2" w:rsidR="00C47C7C" w:rsidRPr="00C45317" w:rsidRDefault="00061CA1" w:rsidP="00C47C7C">
            <w:pPr>
              <w:rPr>
                <w:sz w:val="18"/>
                <w:szCs w:val="18"/>
                <w:lang w:val="pt-PT"/>
              </w:rPr>
            </w:pPr>
            <w:r w:rsidRPr="00C45317">
              <w:rPr>
                <w:sz w:val="18"/>
                <w:szCs w:val="18"/>
                <w:lang w:val="pt-PT"/>
              </w:rPr>
              <w:t>Librosa, IPython.display.audio, K</w:t>
            </w:r>
            <w:r>
              <w:rPr>
                <w:sz w:val="18"/>
                <w:szCs w:val="18"/>
                <w:lang w:val="pt-PT"/>
              </w:rPr>
              <w:t>eras</w:t>
            </w:r>
          </w:p>
        </w:tc>
        <w:tc>
          <w:tcPr>
            <w:tcW w:w="797" w:type="dxa"/>
          </w:tcPr>
          <w:p w14:paraId="114672F6" w14:textId="73B9CB7E" w:rsidR="00C47C7C" w:rsidRPr="00FB5A32" w:rsidRDefault="00061CA1" w:rsidP="00C47C7C">
            <w:pPr>
              <w:rPr>
                <w:sz w:val="18"/>
                <w:szCs w:val="18"/>
              </w:rPr>
            </w:pPr>
            <w:r>
              <w:rPr>
                <w:sz w:val="18"/>
                <w:szCs w:val="18"/>
              </w:rPr>
              <w:t>GTZAN</w:t>
            </w:r>
          </w:p>
        </w:tc>
        <w:tc>
          <w:tcPr>
            <w:tcW w:w="921" w:type="dxa"/>
          </w:tcPr>
          <w:p w14:paraId="665755A7" w14:textId="76B009EA" w:rsidR="00C47C7C" w:rsidRPr="00FB5A32" w:rsidRDefault="00061CA1" w:rsidP="00C47C7C">
            <w:pPr>
              <w:rPr>
                <w:sz w:val="18"/>
                <w:szCs w:val="18"/>
              </w:rPr>
            </w:pPr>
            <w:r>
              <w:rPr>
                <w:sz w:val="18"/>
                <w:szCs w:val="18"/>
              </w:rPr>
              <w:t>10</w:t>
            </w:r>
          </w:p>
        </w:tc>
      </w:tr>
      <w:tr w:rsidR="00061CA1" w14:paraId="6A829B88" w14:textId="3F7DCD7F" w:rsidTr="00C45317">
        <w:tc>
          <w:tcPr>
            <w:tcW w:w="757" w:type="dxa"/>
          </w:tcPr>
          <w:p w14:paraId="1A532B6D" w14:textId="68B125AC" w:rsidR="00C47C7C" w:rsidRPr="00FB5A32" w:rsidRDefault="00FB5A32" w:rsidP="00C47C7C">
            <w:pPr>
              <w:rPr>
                <w:sz w:val="18"/>
                <w:szCs w:val="18"/>
              </w:rPr>
            </w:pPr>
            <w:r>
              <w:rPr>
                <w:sz w:val="18"/>
                <w:szCs w:val="18"/>
              </w:rPr>
              <w:t>Project 2</w:t>
            </w:r>
          </w:p>
        </w:tc>
        <w:tc>
          <w:tcPr>
            <w:tcW w:w="584" w:type="dxa"/>
          </w:tcPr>
          <w:p w14:paraId="03B5A4DB" w14:textId="19DE6581" w:rsidR="00C47C7C" w:rsidRPr="00FB5A32" w:rsidRDefault="004F34E7" w:rsidP="00C47C7C">
            <w:pPr>
              <w:rPr>
                <w:sz w:val="18"/>
                <w:szCs w:val="18"/>
              </w:rPr>
            </w:pPr>
            <w:r>
              <w:rPr>
                <w:sz w:val="18"/>
                <w:szCs w:val="18"/>
              </w:rPr>
              <w:t>2020</w:t>
            </w:r>
          </w:p>
        </w:tc>
        <w:tc>
          <w:tcPr>
            <w:tcW w:w="1070" w:type="dxa"/>
          </w:tcPr>
          <w:p w14:paraId="6A821822" w14:textId="52C4A5DF" w:rsidR="00C47C7C" w:rsidRPr="00FB5A32" w:rsidRDefault="004F34E7" w:rsidP="00C47C7C">
            <w:pPr>
              <w:rPr>
                <w:sz w:val="18"/>
                <w:szCs w:val="18"/>
              </w:rPr>
            </w:pPr>
            <w:proofErr w:type="spellStart"/>
            <w:r>
              <w:rPr>
                <w:sz w:val="18"/>
                <w:szCs w:val="18"/>
              </w:rPr>
              <w:t>Tensorflow</w:t>
            </w:r>
            <w:proofErr w:type="spellEnd"/>
          </w:p>
        </w:tc>
        <w:tc>
          <w:tcPr>
            <w:tcW w:w="928" w:type="dxa"/>
          </w:tcPr>
          <w:p w14:paraId="1BE4C17F" w14:textId="403610A2" w:rsidR="00C47C7C" w:rsidRPr="00FB5A32" w:rsidRDefault="004F34E7" w:rsidP="00C47C7C">
            <w:pPr>
              <w:rPr>
                <w:sz w:val="18"/>
                <w:szCs w:val="18"/>
              </w:rPr>
            </w:pPr>
            <w:r>
              <w:rPr>
                <w:sz w:val="18"/>
                <w:szCs w:val="18"/>
              </w:rPr>
              <w:t>Python</w:t>
            </w:r>
          </w:p>
        </w:tc>
        <w:tc>
          <w:tcPr>
            <w:tcW w:w="653" w:type="dxa"/>
          </w:tcPr>
          <w:p w14:paraId="31DFE341" w14:textId="0E1FA4BF" w:rsidR="00C47C7C" w:rsidRPr="00FB5A32" w:rsidRDefault="004F34E7" w:rsidP="00C47C7C">
            <w:pPr>
              <w:rPr>
                <w:sz w:val="18"/>
                <w:szCs w:val="18"/>
              </w:rPr>
            </w:pPr>
            <w:r>
              <w:rPr>
                <w:sz w:val="18"/>
                <w:szCs w:val="18"/>
              </w:rPr>
              <w:t>Yes</w:t>
            </w:r>
          </w:p>
        </w:tc>
        <w:tc>
          <w:tcPr>
            <w:tcW w:w="889" w:type="dxa"/>
          </w:tcPr>
          <w:p w14:paraId="751DFE57" w14:textId="3B65C2D2" w:rsidR="00C47C7C" w:rsidRPr="00FB5A32" w:rsidRDefault="004F34E7" w:rsidP="00C47C7C">
            <w:pPr>
              <w:rPr>
                <w:sz w:val="18"/>
                <w:szCs w:val="18"/>
              </w:rPr>
            </w:pPr>
            <w:r>
              <w:rPr>
                <w:sz w:val="18"/>
                <w:szCs w:val="18"/>
              </w:rPr>
              <w:t>40%</w:t>
            </w:r>
          </w:p>
        </w:tc>
        <w:tc>
          <w:tcPr>
            <w:tcW w:w="1838" w:type="dxa"/>
          </w:tcPr>
          <w:p w14:paraId="1AB3459F" w14:textId="69815CB5" w:rsidR="00C47C7C" w:rsidRPr="00FB5A32" w:rsidRDefault="004F34E7" w:rsidP="00C47C7C">
            <w:pPr>
              <w:rPr>
                <w:sz w:val="18"/>
                <w:szCs w:val="18"/>
              </w:rPr>
            </w:pPr>
            <w:proofErr w:type="spellStart"/>
            <w:r>
              <w:rPr>
                <w:sz w:val="18"/>
                <w:szCs w:val="18"/>
              </w:rPr>
              <w:t>Keras</w:t>
            </w:r>
            <w:proofErr w:type="spellEnd"/>
            <w:r>
              <w:rPr>
                <w:sz w:val="18"/>
                <w:szCs w:val="18"/>
              </w:rPr>
              <w:t xml:space="preserve">, </w:t>
            </w:r>
            <w:proofErr w:type="spellStart"/>
            <w:r>
              <w:rPr>
                <w:sz w:val="18"/>
                <w:szCs w:val="18"/>
              </w:rPr>
              <w:t>Tensorflow</w:t>
            </w:r>
            <w:proofErr w:type="spellEnd"/>
          </w:p>
        </w:tc>
        <w:tc>
          <w:tcPr>
            <w:tcW w:w="797" w:type="dxa"/>
          </w:tcPr>
          <w:p w14:paraId="7A9484C8" w14:textId="55542A54" w:rsidR="00C47C7C" w:rsidRPr="00FB5A32" w:rsidRDefault="004F34E7" w:rsidP="00C47C7C">
            <w:pPr>
              <w:rPr>
                <w:sz w:val="18"/>
                <w:szCs w:val="18"/>
              </w:rPr>
            </w:pPr>
            <w:r>
              <w:rPr>
                <w:sz w:val="18"/>
                <w:szCs w:val="18"/>
              </w:rPr>
              <w:t>Free Music Archive</w:t>
            </w:r>
          </w:p>
        </w:tc>
        <w:tc>
          <w:tcPr>
            <w:tcW w:w="921" w:type="dxa"/>
          </w:tcPr>
          <w:p w14:paraId="58415535" w14:textId="18E8BCFF" w:rsidR="00C47C7C" w:rsidRPr="00FB5A32" w:rsidRDefault="004F34E7" w:rsidP="00C47C7C">
            <w:pPr>
              <w:rPr>
                <w:sz w:val="18"/>
                <w:szCs w:val="18"/>
              </w:rPr>
            </w:pPr>
            <w:r>
              <w:rPr>
                <w:sz w:val="18"/>
                <w:szCs w:val="18"/>
              </w:rPr>
              <w:t>8</w:t>
            </w:r>
          </w:p>
        </w:tc>
      </w:tr>
      <w:tr w:rsidR="00061CA1" w14:paraId="1ACC79E5" w14:textId="5D6EA473" w:rsidTr="00C45317">
        <w:tc>
          <w:tcPr>
            <w:tcW w:w="757" w:type="dxa"/>
          </w:tcPr>
          <w:p w14:paraId="2F95A825" w14:textId="2D09C0AE" w:rsidR="00C47C7C" w:rsidRPr="00FB5A32" w:rsidRDefault="00FB5A32" w:rsidP="00C47C7C">
            <w:pPr>
              <w:rPr>
                <w:sz w:val="18"/>
                <w:szCs w:val="18"/>
              </w:rPr>
            </w:pPr>
            <w:r>
              <w:rPr>
                <w:sz w:val="18"/>
                <w:szCs w:val="18"/>
              </w:rPr>
              <w:t>Project 3</w:t>
            </w:r>
          </w:p>
        </w:tc>
        <w:tc>
          <w:tcPr>
            <w:tcW w:w="584" w:type="dxa"/>
          </w:tcPr>
          <w:p w14:paraId="1B6050F6" w14:textId="5BB30487" w:rsidR="00C47C7C" w:rsidRPr="00FB5A32" w:rsidRDefault="0039625A" w:rsidP="00C47C7C">
            <w:pPr>
              <w:rPr>
                <w:sz w:val="18"/>
                <w:szCs w:val="18"/>
              </w:rPr>
            </w:pPr>
            <w:r>
              <w:rPr>
                <w:sz w:val="18"/>
                <w:szCs w:val="18"/>
              </w:rPr>
              <w:t>2020</w:t>
            </w:r>
          </w:p>
        </w:tc>
        <w:tc>
          <w:tcPr>
            <w:tcW w:w="1070" w:type="dxa"/>
          </w:tcPr>
          <w:p w14:paraId="590EA5B6" w14:textId="2EF0C469" w:rsidR="00C47C7C" w:rsidRPr="00FB5A32" w:rsidRDefault="0039625A" w:rsidP="00C47C7C">
            <w:pPr>
              <w:rPr>
                <w:sz w:val="18"/>
                <w:szCs w:val="18"/>
              </w:rPr>
            </w:pPr>
            <w:proofErr w:type="spellStart"/>
            <w:r>
              <w:rPr>
                <w:sz w:val="18"/>
                <w:szCs w:val="18"/>
              </w:rPr>
              <w:t>Pytorch</w:t>
            </w:r>
            <w:proofErr w:type="spellEnd"/>
          </w:p>
        </w:tc>
        <w:tc>
          <w:tcPr>
            <w:tcW w:w="928" w:type="dxa"/>
          </w:tcPr>
          <w:p w14:paraId="21F827BD" w14:textId="3DFDFB75" w:rsidR="00C47C7C" w:rsidRPr="00FB5A32" w:rsidRDefault="0039625A" w:rsidP="00C47C7C">
            <w:pPr>
              <w:rPr>
                <w:sz w:val="18"/>
                <w:szCs w:val="18"/>
              </w:rPr>
            </w:pPr>
            <w:r>
              <w:rPr>
                <w:sz w:val="18"/>
                <w:szCs w:val="18"/>
              </w:rPr>
              <w:t>Python</w:t>
            </w:r>
          </w:p>
        </w:tc>
        <w:tc>
          <w:tcPr>
            <w:tcW w:w="653" w:type="dxa"/>
          </w:tcPr>
          <w:p w14:paraId="4819315C" w14:textId="6AFB738D" w:rsidR="00C47C7C" w:rsidRPr="00FB5A32" w:rsidRDefault="0039625A" w:rsidP="00C47C7C">
            <w:pPr>
              <w:rPr>
                <w:sz w:val="18"/>
                <w:szCs w:val="18"/>
              </w:rPr>
            </w:pPr>
            <w:r>
              <w:rPr>
                <w:sz w:val="18"/>
                <w:szCs w:val="18"/>
              </w:rPr>
              <w:t>No</w:t>
            </w:r>
          </w:p>
        </w:tc>
        <w:tc>
          <w:tcPr>
            <w:tcW w:w="889" w:type="dxa"/>
          </w:tcPr>
          <w:p w14:paraId="09877D01" w14:textId="022441DA" w:rsidR="00C47C7C" w:rsidRPr="00FB5A32" w:rsidRDefault="0039625A" w:rsidP="00C47C7C">
            <w:pPr>
              <w:rPr>
                <w:sz w:val="18"/>
                <w:szCs w:val="18"/>
              </w:rPr>
            </w:pPr>
            <w:r>
              <w:rPr>
                <w:sz w:val="18"/>
                <w:szCs w:val="18"/>
              </w:rPr>
              <w:t>74.11%</w:t>
            </w:r>
          </w:p>
        </w:tc>
        <w:tc>
          <w:tcPr>
            <w:tcW w:w="1838" w:type="dxa"/>
          </w:tcPr>
          <w:p w14:paraId="2DD33607" w14:textId="1033E1AF" w:rsidR="00C47C7C" w:rsidRPr="00FB5A32" w:rsidRDefault="0039625A" w:rsidP="00C47C7C">
            <w:pPr>
              <w:rPr>
                <w:sz w:val="18"/>
                <w:szCs w:val="18"/>
              </w:rPr>
            </w:pPr>
            <w:proofErr w:type="spellStart"/>
            <w:r>
              <w:rPr>
                <w:sz w:val="18"/>
                <w:szCs w:val="18"/>
              </w:rPr>
              <w:t>Pytorch</w:t>
            </w:r>
            <w:proofErr w:type="spellEnd"/>
            <w:r>
              <w:rPr>
                <w:sz w:val="18"/>
                <w:szCs w:val="18"/>
              </w:rPr>
              <w:t xml:space="preserve">, </w:t>
            </w:r>
            <w:proofErr w:type="spellStart"/>
            <w:r>
              <w:rPr>
                <w:sz w:val="18"/>
                <w:szCs w:val="18"/>
              </w:rPr>
              <w:t>Librosa</w:t>
            </w:r>
            <w:proofErr w:type="spellEnd"/>
          </w:p>
        </w:tc>
        <w:tc>
          <w:tcPr>
            <w:tcW w:w="797" w:type="dxa"/>
          </w:tcPr>
          <w:p w14:paraId="3861FFD9" w14:textId="79A12CF5" w:rsidR="00C47C7C" w:rsidRPr="00FB5A32" w:rsidRDefault="0039625A" w:rsidP="00C47C7C">
            <w:pPr>
              <w:rPr>
                <w:sz w:val="18"/>
                <w:szCs w:val="18"/>
              </w:rPr>
            </w:pPr>
            <w:r>
              <w:rPr>
                <w:sz w:val="18"/>
                <w:szCs w:val="18"/>
              </w:rPr>
              <w:t>GTZAN</w:t>
            </w:r>
          </w:p>
        </w:tc>
        <w:tc>
          <w:tcPr>
            <w:tcW w:w="921" w:type="dxa"/>
          </w:tcPr>
          <w:p w14:paraId="78A7B394" w14:textId="2F839C59" w:rsidR="00C47C7C" w:rsidRPr="00FB5A32" w:rsidRDefault="0039625A" w:rsidP="00C47C7C">
            <w:pPr>
              <w:rPr>
                <w:sz w:val="18"/>
                <w:szCs w:val="18"/>
              </w:rPr>
            </w:pPr>
            <w:r>
              <w:rPr>
                <w:sz w:val="18"/>
                <w:szCs w:val="18"/>
              </w:rPr>
              <w:t>10</w:t>
            </w:r>
          </w:p>
        </w:tc>
      </w:tr>
    </w:tbl>
    <w:p w14:paraId="5FC10642" w14:textId="374469DF" w:rsidR="00C47C7C" w:rsidRDefault="00C47C7C" w:rsidP="00C47C7C"/>
    <w:p w14:paraId="569E6BCC" w14:textId="50A6E5FD" w:rsidR="00EC41AB" w:rsidRDefault="00EC41AB" w:rsidP="00C47C7C">
      <w:r>
        <w:lastRenderedPageBreak/>
        <w:t xml:space="preserve">Using the same dataset for training, the GTZAN dataset, higher accuracy results were achieved. The project that used </w:t>
      </w:r>
      <w:proofErr w:type="spellStart"/>
      <w:r>
        <w:t>Pytorch</w:t>
      </w:r>
      <w:proofErr w:type="spellEnd"/>
      <w:r>
        <w:t xml:space="preserve"> and Transfer Learning was able to achieve an additional 11.61% accuracy. </w:t>
      </w:r>
    </w:p>
    <w:p w14:paraId="2DD20AB5" w14:textId="425445B5" w:rsidR="00EC41AB" w:rsidRDefault="00EC41AB" w:rsidP="00C47C7C">
      <w:r>
        <w:t>The project that used the Free Music Archive achieved a lower accuracy. Bottlenecks like incorrect feature extraction are the explained reason for such lower accuracy. Furthermore, exploring a bigger dataset brings additional challenges that should be tackled.</w:t>
      </w:r>
    </w:p>
    <w:p w14:paraId="36031143" w14:textId="13B2E2CB" w:rsidR="00EC41AB" w:rsidRDefault="00EC41AB" w:rsidP="00C47C7C">
      <w:r>
        <w:t>The results shown provide a guidance for the rest of this work: creating a first design implementation using the GTZAN dataset helps to create best practices guidelines and understand how to classify music genres in a first controlled and reliable attempt.</w:t>
      </w:r>
    </w:p>
    <w:p w14:paraId="50B3449C" w14:textId="119CCB3E" w:rsidR="00EC41AB" w:rsidRDefault="00EC41AB" w:rsidP="00C47C7C">
      <w:r>
        <w:t>However, limitations of what genres can be classified should be taken into consideration.</w:t>
      </w:r>
    </w:p>
    <w:p w14:paraId="0E3EE168" w14:textId="017CDEA1" w:rsidR="00891872" w:rsidRDefault="00EC41AB" w:rsidP="00891872">
      <w:r>
        <w:t>A second attempt using the Free Music Archive, or even the Million Song dataset where more music genres are classified should be taken into consideration as well.</w:t>
      </w:r>
    </w:p>
    <w:p w14:paraId="1FFCE4D6" w14:textId="43E39B9E" w:rsidR="00891872" w:rsidRDefault="00891872">
      <w:r>
        <w:br w:type="page"/>
      </w:r>
    </w:p>
    <w:p w14:paraId="0DD5C6E1" w14:textId="241604B5" w:rsidR="00891872" w:rsidRPr="00F9625E" w:rsidRDefault="00FE4E21">
      <w:pPr>
        <w:pStyle w:val="Ttulo1"/>
      </w:pPr>
      <w:bookmarkStart w:id="823" w:name="_Toc64809241"/>
      <w:r w:rsidRPr="00F9625E">
        <w:lastRenderedPageBreak/>
        <w:t>Deep learning for music genre classification</w:t>
      </w:r>
      <w:bookmarkEnd w:id="823"/>
    </w:p>
    <w:p w14:paraId="2B4B6492" w14:textId="54135D03" w:rsidR="006F3F93" w:rsidRDefault="006F3F93" w:rsidP="006F3F93">
      <w:r>
        <w:t xml:space="preserve">This chapter describes design options to implement the solution. The main goal is to provide full context on how the implementation will be achieved. At every point of the design, best practices of software development must be followed. Software Architecture is the first pilar required to achieve a reliable, </w:t>
      </w:r>
      <w:proofErr w:type="gramStart"/>
      <w:r>
        <w:t>extensible</w:t>
      </w:r>
      <w:proofErr w:type="gramEnd"/>
      <w:r>
        <w:t xml:space="preserve"> and future proof solution. </w:t>
      </w:r>
    </w:p>
    <w:p w14:paraId="05E41B54" w14:textId="6B026A1B" w:rsidR="006F3F93" w:rsidRPr="00BE2D70" w:rsidRDefault="006F3F93" w:rsidP="00C45317">
      <w:r>
        <w:t>It is also desire of this work to contribute to community development on deep learning topics (see section 2.5), and therefore, design decisions that can contribute to that goal should be preferred</w:t>
      </w:r>
      <w:r w:rsidR="00F612CA">
        <w:t>, such as, preferring for library creation instead of single use implementation.</w:t>
      </w:r>
    </w:p>
    <w:p w14:paraId="586DFC1B" w14:textId="0BF4349F" w:rsidR="00997EB8" w:rsidRDefault="00997EB8">
      <w:pPr>
        <w:pStyle w:val="Ttulo2"/>
        <w:numPr>
          <w:ilvl w:val="1"/>
          <w:numId w:val="53"/>
        </w:numPr>
        <w:pPrChange w:id="824" w:author="Gustavo Moreira" w:date="2021-02-20T17:51:00Z">
          <w:pPr>
            <w:pStyle w:val="Ttulo2"/>
          </w:pPr>
        </w:pPrChange>
      </w:pPr>
      <w:bookmarkStart w:id="825" w:name="_Toc64809242"/>
      <w:r>
        <w:t>Design</w:t>
      </w:r>
      <w:bookmarkEnd w:id="825"/>
    </w:p>
    <w:p w14:paraId="23BA666B" w14:textId="738C8A3D" w:rsidR="00F612CA" w:rsidRDefault="006F3F93" w:rsidP="006F3F93">
      <w:r>
        <w:t xml:space="preserve">Software Design is a concept that </w:t>
      </w:r>
      <w:r w:rsidR="00F612CA">
        <w:t>contains</w:t>
      </w:r>
      <w:r>
        <w:t xml:space="preserve"> many moving parts. </w:t>
      </w:r>
      <w:r w:rsidR="00EB61C2">
        <w:t>Artifacts</w:t>
      </w:r>
      <w:r>
        <w:t xml:space="preserve"> can be developed during the design stage.</w:t>
      </w:r>
      <w:r w:rsidR="00F612CA">
        <w:t xml:space="preserve"> Software Design can be achieved through the realisation of a Software Architecture Document (SAD).</w:t>
      </w:r>
    </w:p>
    <w:p w14:paraId="206F67D4" w14:textId="748782B3" w:rsidR="00F612CA" w:rsidRDefault="00F612CA" w:rsidP="006F3F93">
      <w:r>
        <w:t>The SAD states that two design views are always required:</w:t>
      </w:r>
    </w:p>
    <w:p w14:paraId="0DAE018B" w14:textId="3D0EDF4A" w:rsidR="00F612CA" w:rsidRDefault="00F612CA" w:rsidP="00F612CA">
      <w:pPr>
        <w:pStyle w:val="PargrafodaLista"/>
        <w:numPr>
          <w:ilvl w:val="0"/>
          <w:numId w:val="42"/>
        </w:numPr>
      </w:pPr>
      <w:r>
        <w:t>Use-Case View: used to list all possible use cases and which actors are present in the system.</w:t>
      </w:r>
    </w:p>
    <w:p w14:paraId="7E98F704" w14:textId="22AB1189" w:rsidR="00F612CA" w:rsidRDefault="00F612CA" w:rsidP="00F612CA">
      <w:pPr>
        <w:pStyle w:val="PargrafodaLista"/>
        <w:numPr>
          <w:ilvl w:val="0"/>
          <w:numId w:val="42"/>
        </w:numPr>
      </w:pPr>
      <w:r>
        <w:t>Logical View: a logical view describes all existing components of a solution, how they interact which each other and identifies all dependencies.</w:t>
      </w:r>
    </w:p>
    <w:p w14:paraId="1C922470" w14:textId="638F8DBA" w:rsidR="00F612CA" w:rsidRDefault="00F612CA" w:rsidP="00F612CA">
      <w:r>
        <w:t>The SAD also allows to represent optional views:</w:t>
      </w:r>
    </w:p>
    <w:p w14:paraId="00EADC30" w14:textId="18DC7AB6" w:rsidR="00F612CA" w:rsidRDefault="00F612CA" w:rsidP="00F612CA">
      <w:pPr>
        <w:pStyle w:val="PargrafodaLista"/>
        <w:numPr>
          <w:ilvl w:val="0"/>
          <w:numId w:val="43"/>
        </w:numPr>
      </w:pPr>
      <w:r>
        <w:t>Deployment View: a diagram that shows the configuration of run time processing nodes and the components that live on them. Not relevant when the system run on a single CPU.</w:t>
      </w:r>
    </w:p>
    <w:p w14:paraId="5D5C5B1A" w14:textId="313AB423" w:rsidR="00F612CA" w:rsidRDefault="00F612CA" w:rsidP="00F612CA">
      <w:pPr>
        <w:pStyle w:val="PargrafodaLista"/>
        <w:numPr>
          <w:ilvl w:val="0"/>
          <w:numId w:val="43"/>
        </w:numPr>
      </w:pPr>
      <w:r>
        <w:t xml:space="preserve">Process View: addresses concurrency, distribution, </w:t>
      </w:r>
      <w:proofErr w:type="gramStart"/>
      <w:r>
        <w:t>performance</w:t>
      </w:r>
      <w:proofErr w:type="gramEnd"/>
      <w:r>
        <w:t xml:space="preserve"> and scalability of the design system.</w:t>
      </w:r>
    </w:p>
    <w:p w14:paraId="55C2D4DE" w14:textId="77777777" w:rsidR="00F612CA" w:rsidRDefault="00F612CA" w:rsidP="00C45317">
      <w:pPr>
        <w:ind w:left="360"/>
      </w:pPr>
    </w:p>
    <w:p w14:paraId="3FFAF263" w14:textId="273460D5" w:rsidR="006F3F93" w:rsidRPr="005167AF" w:rsidDel="00F612CA" w:rsidRDefault="006F3F93">
      <w:pPr>
        <w:pStyle w:val="Ttulo3"/>
        <w:rPr>
          <w:del w:id="826" w:author="Gustavo Moreira" w:date="2021-02-13T16:45:00Z"/>
        </w:rPr>
        <w:pPrChange w:id="827" w:author="Gustavo Moreira" w:date="2021-02-20T17:52:00Z">
          <w:pPr/>
        </w:pPrChange>
      </w:pPr>
      <w:bookmarkStart w:id="828" w:name="_Toc64200407"/>
      <w:bookmarkStart w:id="829" w:name="_Toc64809176"/>
      <w:bookmarkStart w:id="830" w:name="_Toc64809243"/>
      <w:bookmarkEnd w:id="828"/>
      <w:bookmarkEnd w:id="829"/>
      <w:bookmarkEnd w:id="830"/>
    </w:p>
    <w:p w14:paraId="6499EDC2" w14:textId="2D702742" w:rsidR="00997EB8" w:rsidRDefault="00997EB8">
      <w:pPr>
        <w:pStyle w:val="Ttulo3"/>
      </w:pPr>
      <w:bookmarkStart w:id="831" w:name="_Toc64809244"/>
      <w:r>
        <w:t>Requirements</w:t>
      </w:r>
      <w:bookmarkEnd w:id="831"/>
    </w:p>
    <w:p w14:paraId="429ECDD7" w14:textId="1A55BFFF" w:rsidR="00EB61C2" w:rsidRDefault="00EB61C2" w:rsidP="00EB61C2">
      <w:r>
        <w:t>In this section, use case requirements are identified as a starting point for the design. Given that the focus is going to be on the model training, it needs to be formalized.</w:t>
      </w:r>
    </w:p>
    <w:p w14:paraId="66B35AF9" w14:textId="69F03ADD" w:rsidR="00EB61C2" w:rsidRDefault="00EB61C2" w:rsidP="00EB61C2">
      <w:r>
        <w:t xml:space="preserve">Figure 8 shows a representation for the Use Case </w:t>
      </w:r>
      <w:proofErr w:type="gramStart"/>
      <w:r>
        <w:t>View, or</w:t>
      </w:r>
      <w:proofErr w:type="gramEnd"/>
      <w:r>
        <w:t xml:space="preserve"> Use Case Diagram.</w:t>
      </w:r>
    </w:p>
    <w:p w14:paraId="31C4489F" w14:textId="77777777" w:rsidR="00EB61C2" w:rsidRDefault="00EB61C2" w:rsidP="00C45317">
      <w:pPr>
        <w:keepNext/>
        <w:jc w:val="center"/>
      </w:pPr>
      <w:r>
        <w:rPr>
          <w:noProof/>
        </w:rPr>
        <w:lastRenderedPageBreak/>
        <w:drawing>
          <wp:inline distT="0" distB="0" distL="0" distR="0" wp14:anchorId="62F4A492" wp14:editId="63BD9D98">
            <wp:extent cx="3819525" cy="1924050"/>
            <wp:effectExtent l="0" t="0" r="9525" b="0"/>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819525" cy="1924050"/>
                    </a:xfrm>
                    <a:prstGeom prst="rect">
                      <a:avLst/>
                    </a:prstGeom>
                  </pic:spPr>
                </pic:pic>
              </a:graphicData>
            </a:graphic>
          </wp:inline>
        </w:drawing>
      </w:r>
    </w:p>
    <w:p w14:paraId="43D14DDA" w14:textId="1E70E80E" w:rsidR="00EB61C2" w:rsidRDefault="00EB61C2" w:rsidP="00EB61C2">
      <w:pPr>
        <w:pStyle w:val="Legenda"/>
      </w:pPr>
      <w:bookmarkStart w:id="832" w:name="_Toc64809203"/>
      <w:r>
        <w:t xml:space="preserve">Figure </w:t>
      </w:r>
      <w:r>
        <w:fldChar w:fldCharType="begin"/>
      </w:r>
      <w:r>
        <w:instrText xml:space="preserve"> SEQ Figure \* ARABIC </w:instrText>
      </w:r>
      <w:r>
        <w:fldChar w:fldCharType="separate"/>
      </w:r>
      <w:ins w:id="833" w:author="Gustavo Moreira" w:date="2021-02-21T12:21:00Z">
        <w:r w:rsidR="00B91823">
          <w:rPr>
            <w:noProof/>
          </w:rPr>
          <w:t>9</w:t>
        </w:r>
      </w:ins>
      <w:del w:id="834" w:author="Gustavo Moreira" w:date="2021-02-20T17:07:00Z">
        <w:r w:rsidR="00B85042" w:rsidDel="00B8326C">
          <w:rPr>
            <w:noProof/>
          </w:rPr>
          <w:delText>8</w:delText>
        </w:r>
      </w:del>
      <w:r>
        <w:fldChar w:fldCharType="end"/>
      </w:r>
      <w:r>
        <w:t xml:space="preserve"> - Use case diagram</w:t>
      </w:r>
      <w:bookmarkEnd w:id="832"/>
    </w:p>
    <w:p w14:paraId="1F31BAB3" w14:textId="026889A3" w:rsidR="00EB61C2" w:rsidRDefault="00EB61C2" w:rsidP="00EB61C2">
      <w:r>
        <w:t xml:space="preserve">The project to be develop is not focused </w:t>
      </w:r>
      <w:proofErr w:type="gramStart"/>
      <w:r>
        <w:t>in</w:t>
      </w:r>
      <w:proofErr w:type="gramEnd"/>
      <w:r>
        <w:t xml:space="preserve"> user functionality, but rather as a platform to be included into third party application, develop by third party developers.</w:t>
      </w:r>
    </w:p>
    <w:p w14:paraId="42860C25" w14:textId="36DE30F3" w:rsidR="00EB61C2" w:rsidRDefault="00EB61C2" w:rsidP="00EB61C2">
      <w:r>
        <w:t>However, for completeness of this work and for demonstration purposes, it is a goal to show off the capabilities of the deep learning model to be developed. Taking this into consideration, the following use cases are identified:</w:t>
      </w:r>
    </w:p>
    <w:p w14:paraId="0508B864" w14:textId="5A60BCF7" w:rsidR="00EB61C2" w:rsidRDefault="00EB61C2" w:rsidP="00EB61C2">
      <w:pPr>
        <w:rPr>
          <w:u w:val="single"/>
        </w:rPr>
      </w:pPr>
      <w:r w:rsidRPr="00C45317">
        <w:rPr>
          <w:u w:val="single"/>
        </w:rPr>
        <w:t>Train Model</w:t>
      </w:r>
    </w:p>
    <w:p w14:paraId="4C3E430B" w14:textId="7060665F" w:rsidR="00EB61C2" w:rsidRDefault="00EB61C2" w:rsidP="00EB61C2">
      <w:r>
        <w:t xml:space="preserve">Training the model is something that should only be possible to be triggered by the administrator. A </w:t>
      </w:r>
      <w:proofErr w:type="gramStart"/>
      <w:r>
        <w:t>step by step</w:t>
      </w:r>
      <w:proofErr w:type="gramEnd"/>
      <w:r>
        <w:t xml:space="preserve"> description of the use case is provided below.</w:t>
      </w:r>
    </w:p>
    <w:p w14:paraId="3D442D31" w14:textId="7B4343EF" w:rsidR="00EB61C2" w:rsidRDefault="00EB61C2" w:rsidP="00EB61C2">
      <w:pPr>
        <w:pStyle w:val="PargrafodaLista"/>
        <w:numPr>
          <w:ilvl w:val="0"/>
          <w:numId w:val="45"/>
        </w:numPr>
      </w:pPr>
      <w:r>
        <w:t>The administrator starts the android application and selects the option to start training the model.</w:t>
      </w:r>
    </w:p>
    <w:p w14:paraId="5E921BA9" w14:textId="73E94163" w:rsidR="00EB61C2" w:rsidRDefault="00EB61C2" w:rsidP="00EB61C2">
      <w:pPr>
        <w:pStyle w:val="PargrafodaLista"/>
        <w:numPr>
          <w:ilvl w:val="0"/>
          <w:numId w:val="45"/>
        </w:numPr>
      </w:pPr>
      <w:r>
        <w:t xml:space="preserve">The system accepts the </w:t>
      </w:r>
      <w:proofErr w:type="gramStart"/>
      <w:r>
        <w:t>request, and</w:t>
      </w:r>
      <w:proofErr w:type="gramEnd"/>
      <w:r>
        <w:t xml:space="preserve"> asks the administrator to choose a dataset from the available datasets lists to train.</w:t>
      </w:r>
    </w:p>
    <w:p w14:paraId="567E6082" w14:textId="39558E26" w:rsidR="00EB61C2" w:rsidRDefault="00EB61C2" w:rsidP="00EB61C2">
      <w:pPr>
        <w:pStyle w:val="PargrafodaLista"/>
        <w:numPr>
          <w:ilvl w:val="0"/>
          <w:numId w:val="45"/>
        </w:numPr>
      </w:pPr>
      <w:r>
        <w:t>The administrator cho</w:t>
      </w:r>
      <w:r w:rsidR="00E4235D">
        <w:t>o</w:t>
      </w:r>
      <w:r>
        <w:t xml:space="preserve">ses </w:t>
      </w:r>
      <w:r w:rsidR="00E4235D">
        <w:t>one dataset.</w:t>
      </w:r>
    </w:p>
    <w:p w14:paraId="261BCB19" w14:textId="203F5967" w:rsidR="00E4235D" w:rsidRDefault="00E4235D" w:rsidP="00EB61C2">
      <w:pPr>
        <w:pStyle w:val="PargrafodaLista"/>
        <w:numPr>
          <w:ilvl w:val="0"/>
          <w:numId w:val="45"/>
        </w:numPr>
      </w:pPr>
      <w:r>
        <w:t xml:space="preserve">The system accepts the </w:t>
      </w:r>
      <w:proofErr w:type="gramStart"/>
      <w:r>
        <w:t>request, and</w:t>
      </w:r>
      <w:proofErr w:type="gramEnd"/>
      <w:r>
        <w:t xml:space="preserve"> asks the administrator to choose the genres to be trained and that are available within the chosen dataset.</w:t>
      </w:r>
    </w:p>
    <w:p w14:paraId="70706C0C" w14:textId="77777777" w:rsidR="00E4235D" w:rsidRDefault="00E4235D" w:rsidP="00EB61C2">
      <w:pPr>
        <w:pStyle w:val="PargrafodaLista"/>
        <w:numPr>
          <w:ilvl w:val="0"/>
          <w:numId w:val="45"/>
        </w:numPr>
      </w:pPr>
      <w:r>
        <w:t>The administrator chooses the genres.</w:t>
      </w:r>
    </w:p>
    <w:p w14:paraId="0DD766ED" w14:textId="77777777" w:rsidR="00E4235D" w:rsidRDefault="00E4235D" w:rsidP="00EB61C2">
      <w:pPr>
        <w:pStyle w:val="PargrafodaLista"/>
        <w:numPr>
          <w:ilvl w:val="0"/>
          <w:numId w:val="45"/>
        </w:numPr>
      </w:pPr>
      <w:r>
        <w:t xml:space="preserve">The system accepts the requests, notifies the user that the training has been started and that will later notify the admin </w:t>
      </w:r>
      <w:proofErr w:type="gramStart"/>
      <w:r>
        <w:t>again, once</w:t>
      </w:r>
      <w:proofErr w:type="gramEnd"/>
      <w:r>
        <w:t xml:space="preserve"> the training is finished.</w:t>
      </w:r>
    </w:p>
    <w:p w14:paraId="74359FEF" w14:textId="77777777" w:rsidR="00E4235D" w:rsidRDefault="00E4235D" w:rsidP="00EB61C2">
      <w:pPr>
        <w:pStyle w:val="PargrafodaLista"/>
        <w:numPr>
          <w:ilvl w:val="0"/>
          <w:numId w:val="45"/>
        </w:numPr>
      </w:pPr>
      <w:r>
        <w:t>The administrator acknowledges the first notification.</w:t>
      </w:r>
    </w:p>
    <w:p w14:paraId="1379D123" w14:textId="77777777" w:rsidR="00E4235D" w:rsidRDefault="00E4235D" w:rsidP="00EB61C2">
      <w:pPr>
        <w:pStyle w:val="PargrafodaLista"/>
        <w:numPr>
          <w:ilvl w:val="0"/>
          <w:numId w:val="45"/>
        </w:numPr>
      </w:pPr>
      <w:r>
        <w:t>The system finishes training the model and notifies the administrator about the result.</w:t>
      </w:r>
    </w:p>
    <w:p w14:paraId="6783B0AC" w14:textId="77777777" w:rsidR="00E4235D" w:rsidRDefault="00E4235D" w:rsidP="00EB61C2">
      <w:pPr>
        <w:pStyle w:val="PargrafodaLista"/>
        <w:numPr>
          <w:ilvl w:val="0"/>
          <w:numId w:val="45"/>
        </w:numPr>
      </w:pPr>
      <w:r>
        <w:t>The administrator acknowledges that the training is completed.</w:t>
      </w:r>
    </w:p>
    <w:p w14:paraId="5F0FB969" w14:textId="77777777" w:rsidR="00E4235D" w:rsidRDefault="00E4235D" w:rsidP="00E4235D"/>
    <w:p w14:paraId="4C7395FB" w14:textId="1469706F" w:rsidR="00E4235D" w:rsidRDefault="00E4235D" w:rsidP="00E4235D">
      <w:pPr>
        <w:rPr>
          <w:u w:val="single"/>
        </w:rPr>
      </w:pPr>
      <w:r w:rsidRPr="00C45317">
        <w:rPr>
          <w:u w:val="single"/>
        </w:rPr>
        <w:t xml:space="preserve">Classify music </w:t>
      </w:r>
    </w:p>
    <w:p w14:paraId="30AB5F55" w14:textId="53C10E24" w:rsidR="00E4235D" w:rsidRDefault="00E4235D" w:rsidP="00E4235D">
      <w:r>
        <w:t xml:space="preserve">Classifying a music and obtaining the </w:t>
      </w:r>
      <w:proofErr w:type="gramStart"/>
      <w:r>
        <w:t>result,  this</w:t>
      </w:r>
      <w:proofErr w:type="gramEnd"/>
      <w:r>
        <w:t xml:space="preserve"> is, the gender as an output, can be done by any user of the sample application to be developed. A </w:t>
      </w:r>
      <w:proofErr w:type="gramStart"/>
      <w:r>
        <w:t>step by step</w:t>
      </w:r>
      <w:proofErr w:type="gramEnd"/>
      <w:r>
        <w:t xml:space="preserve"> description of the use case is provided below.</w:t>
      </w:r>
    </w:p>
    <w:p w14:paraId="30486D32" w14:textId="60B9C3E6" w:rsidR="00E4235D" w:rsidRDefault="00E4235D" w:rsidP="00E4235D">
      <w:pPr>
        <w:pStyle w:val="PargrafodaLista"/>
        <w:numPr>
          <w:ilvl w:val="0"/>
          <w:numId w:val="46"/>
        </w:numPr>
      </w:pPr>
      <w:r>
        <w:lastRenderedPageBreak/>
        <w:t>The user starts the android application and uploads one song to be classified.</w:t>
      </w:r>
    </w:p>
    <w:p w14:paraId="5E280ADA" w14:textId="3917A83D" w:rsidR="00E4235D" w:rsidRDefault="00E4235D" w:rsidP="00E4235D">
      <w:pPr>
        <w:pStyle w:val="PargrafodaLista"/>
        <w:numPr>
          <w:ilvl w:val="0"/>
          <w:numId w:val="46"/>
        </w:numPr>
      </w:pPr>
      <w:r>
        <w:t xml:space="preserve">The system accepts the request, evaluates the uploaded audio </w:t>
      </w:r>
      <w:proofErr w:type="gramStart"/>
      <w:r>
        <w:t>file</w:t>
      </w:r>
      <w:proofErr w:type="gramEnd"/>
      <w:r>
        <w:t xml:space="preserve"> and returns a result.</w:t>
      </w:r>
    </w:p>
    <w:p w14:paraId="5B9E0D31" w14:textId="06693601" w:rsidR="00E4235D" w:rsidRDefault="00E4235D" w:rsidP="00E4235D">
      <w:pPr>
        <w:pStyle w:val="PargrafodaLista"/>
        <w:numPr>
          <w:ilvl w:val="0"/>
          <w:numId w:val="46"/>
        </w:numPr>
      </w:pPr>
      <w:r>
        <w:t>The user acknowledges the result and closes the application.</w:t>
      </w:r>
    </w:p>
    <w:p w14:paraId="0D4981F5" w14:textId="77777777" w:rsidR="00B85042" w:rsidRDefault="00B85042" w:rsidP="00C45317"/>
    <w:p w14:paraId="06B547FE" w14:textId="77777777" w:rsidR="002B3C85" w:rsidRPr="00BE2D70" w:rsidRDefault="002B3C85" w:rsidP="00C45317"/>
    <w:p w14:paraId="52E6CBE2" w14:textId="51ED4BDC" w:rsidR="00997EB8" w:rsidRDefault="00B85042">
      <w:pPr>
        <w:pStyle w:val="Ttulo3"/>
      </w:pPr>
      <w:bookmarkStart w:id="835" w:name="_Toc64809245"/>
      <w:r>
        <w:t>Design proposal</w:t>
      </w:r>
      <w:bookmarkEnd w:id="835"/>
    </w:p>
    <w:p w14:paraId="7BA7B638" w14:textId="7F597ECD" w:rsidR="00B85042" w:rsidRDefault="002B3C85" w:rsidP="002B3C85">
      <w:r>
        <w:t>It is a goal of this project to be community meaningful, and with that consideration, it is important to develop components in a way that can be reusable for other projects out of the box, without need for adaptation.</w:t>
      </w:r>
      <w:r w:rsidR="00B85042">
        <w:t xml:space="preserve"> The following design proposal measure</w:t>
      </w:r>
      <w:r w:rsidR="000C24C2">
        <w:t>s</w:t>
      </w:r>
      <w:r w:rsidR="00B85042">
        <w:t xml:space="preserve"> different factors, such as: size of the dataset to use, component reusability and infrastructure costs.</w:t>
      </w:r>
    </w:p>
    <w:p w14:paraId="0F29632C" w14:textId="2AE3EF04" w:rsidR="00B85042" w:rsidRDefault="00B85042" w:rsidP="002B3C85">
      <w:r>
        <w:t>Figure 9 represents the design proposal.</w:t>
      </w:r>
    </w:p>
    <w:p w14:paraId="7907311F" w14:textId="2AA05DBE" w:rsidR="00572347" w:rsidRDefault="00572347" w:rsidP="002B3C85">
      <w:r>
        <w:t xml:space="preserve">The presented components are expected to deliver a fully functional, end to end scenario of a user being capable of obtain a genre classification of a song based on its genre. </w:t>
      </w:r>
    </w:p>
    <w:p w14:paraId="65391CFC" w14:textId="75EFD276" w:rsidR="00572347" w:rsidRDefault="00572347" w:rsidP="002B3C85">
      <w:r>
        <w:t>A brief explanation of each component is provided.</w:t>
      </w:r>
    </w:p>
    <w:p w14:paraId="0C69F421" w14:textId="5E13803B" w:rsidR="00572347" w:rsidRDefault="00572347" w:rsidP="002B3C85">
      <w:pPr>
        <w:rPr>
          <w:b/>
          <w:bCs/>
        </w:rPr>
      </w:pPr>
      <w:r w:rsidRPr="00C45317">
        <w:rPr>
          <w:b/>
          <w:bCs/>
        </w:rPr>
        <w:t>Android Application</w:t>
      </w:r>
    </w:p>
    <w:p w14:paraId="05D8B69D" w14:textId="1FF27B76" w:rsidR="00572347" w:rsidRDefault="00572347" w:rsidP="002B3C85">
      <w:pPr>
        <w:rPr>
          <w:lang w:val="en-US"/>
        </w:rPr>
      </w:pPr>
      <w:r w:rsidRPr="00C45317">
        <w:rPr>
          <w:lang w:val="en-US"/>
        </w:rPr>
        <w:t>A sample an</w:t>
      </w:r>
      <w:r>
        <w:rPr>
          <w:lang w:val="en-US"/>
        </w:rPr>
        <w:t xml:space="preserve">droid application should be an artifact delivered at the end of this work. It is not a goal of this dissertation to show off android application capabilities, research best practices and propose new and improved ways of developing on android. However, this component should be delivered as a way of </w:t>
      </w:r>
      <w:r w:rsidR="007B1228">
        <w:rPr>
          <w:lang w:val="en-US"/>
        </w:rPr>
        <w:t>demonstrating</w:t>
      </w:r>
      <w:r>
        <w:rPr>
          <w:lang w:val="en-US"/>
        </w:rPr>
        <w:t xml:space="preserve"> the deep learning model capabilities in an easy and reliable way. When developing this component, best software development practices should be applied.</w:t>
      </w:r>
    </w:p>
    <w:p w14:paraId="569599C0" w14:textId="2A091825" w:rsidR="00572347" w:rsidRPr="00C45317" w:rsidRDefault="00572347" w:rsidP="002B3C85">
      <w:pPr>
        <w:rPr>
          <w:lang w:val="en-US"/>
        </w:rPr>
      </w:pPr>
      <w:r>
        <w:rPr>
          <w:lang w:val="en-US"/>
        </w:rPr>
        <w:t>It should be developed using native android development kit with Android Studio.</w:t>
      </w:r>
    </w:p>
    <w:p w14:paraId="2FCC1E90" w14:textId="0F7AF5AB" w:rsidR="00572347" w:rsidRDefault="00572347" w:rsidP="002B3C85">
      <w:pPr>
        <w:rPr>
          <w:b/>
          <w:bCs/>
          <w:lang w:val="en-US"/>
        </w:rPr>
      </w:pPr>
      <w:r w:rsidRPr="00C45317">
        <w:rPr>
          <w:b/>
          <w:bCs/>
          <w:lang w:val="en-US"/>
        </w:rPr>
        <w:t>Web-API</w:t>
      </w:r>
    </w:p>
    <w:p w14:paraId="7B2F4875" w14:textId="228D92A5" w:rsidR="00572347" w:rsidRDefault="00572347" w:rsidP="002B3C85">
      <w:pPr>
        <w:rPr>
          <w:lang w:val="en-US"/>
        </w:rPr>
      </w:pPr>
      <w:r>
        <w:rPr>
          <w:lang w:val="en-US"/>
        </w:rPr>
        <w:t xml:space="preserve">A </w:t>
      </w:r>
      <w:r w:rsidR="00C975E7">
        <w:rPr>
          <w:lang w:val="en-US"/>
        </w:rPr>
        <w:t>Web API</w:t>
      </w:r>
      <w:r>
        <w:rPr>
          <w:lang w:val="en-US"/>
        </w:rPr>
        <w:t xml:space="preserve"> should also be delivered to provide a</w:t>
      </w:r>
      <w:r w:rsidR="00C975E7">
        <w:rPr>
          <w:lang w:val="en-US"/>
        </w:rPr>
        <w:t>n entry point for any developer who wants to take advantage of the trained model capabilities. This component should be capable of handling HTTP requests that given an audio file format, retrieve the genre of a music.</w:t>
      </w:r>
    </w:p>
    <w:p w14:paraId="2C3F9BFC" w14:textId="682C67C6" w:rsidR="00C975E7" w:rsidRPr="00C45317" w:rsidRDefault="00C975E7" w:rsidP="002B3C85">
      <w:pPr>
        <w:rPr>
          <w:lang w:val="en-US"/>
        </w:rPr>
      </w:pPr>
      <w:r>
        <w:rPr>
          <w:lang w:val="en-US"/>
        </w:rPr>
        <w:t xml:space="preserve">It should be developed using Django Framework. </w:t>
      </w:r>
    </w:p>
    <w:p w14:paraId="5178406C" w14:textId="0A96150A" w:rsidR="00572347" w:rsidRDefault="00572347" w:rsidP="002B3C85">
      <w:pPr>
        <w:rPr>
          <w:b/>
          <w:bCs/>
          <w:lang w:val="en-US"/>
        </w:rPr>
      </w:pPr>
      <w:r w:rsidRPr="00C45317">
        <w:rPr>
          <w:b/>
          <w:bCs/>
          <w:lang w:val="en-US"/>
        </w:rPr>
        <w:t>Audio Loader</w:t>
      </w:r>
    </w:p>
    <w:p w14:paraId="3AB1C8A5" w14:textId="225D36F7" w:rsidR="00C975E7" w:rsidRDefault="00C975E7" w:rsidP="002B3C85">
      <w:pPr>
        <w:rPr>
          <w:lang w:val="en-US"/>
        </w:rPr>
      </w:pPr>
      <w:r w:rsidRPr="00C975E7">
        <w:rPr>
          <w:lang w:val="en-US"/>
        </w:rPr>
        <w:t>The audio lo</w:t>
      </w:r>
      <w:r w:rsidRPr="00C45317">
        <w:rPr>
          <w:lang w:val="en-US"/>
        </w:rPr>
        <w:t>ader i</w:t>
      </w:r>
      <w:r>
        <w:rPr>
          <w:lang w:val="en-US"/>
        </w:rPr>
        <w:t>s part of the Music Classifier library. It is the component responsible to load audio from a storage to the run time environment, which will eventually feed the training model. It should be developed in such a way that is capable to be extended to load data from different storages.</w:t>
      </w:r>
    </w:p>
    <w:p w14:paraId="6D1259C6" w14:textId="0141F7E4" w:rsidR="00C975E7" w:rsidRDefault="00C975E7" w:rsidP="002B3C85">
      <w:pPr>
        <w:rPr>
          <w:lang w:val="en-US"/>
        </w:rPr>
      </w:pPr>
      <w:r>
        <w:rPr>
          <w:lang w:val="en-US"/>
        </w:rPr>
        <w:lastRenderedPageBreak/>
        <w:t xml:space="preserve">For the context of this project, at least </w:t>
      </w:r>
      <w:r w:rsidR="007B1228">
        <w:rPr>
          <w:lang w:val="en-US"/>
        </w:rPr>
        <w:t>two</w:t>
      </w:r>
      <w:r>
        <w:rPr>
          <w:lang w:val="en-US"/>
        </w:rPr>
        <w:t xml:space="preserve"> different storages should be provided. One local, and one loading data from a cloud provider. For this project, </w:t>
      </w:r>
      <w:r w:rsidR="007B1228">
        <w:rPr>
          <w:lang w:val="en-US"/>
        </w:rPr>
        <w:t>three</w:t>
      </w:r>
      <w:r>
        <w:rPr>
          <w:lang w:val="en-US"/>
        </w:rPr>
        <w:t xml:space="preserve"> different cloud providers are considered: Microsoft Azure, Amazon Web Services and Google Cloud Platform. The decision of which one to use will be decided in the following chapters.</w:t>
      </w:r>
    </w:p>
    <w:p w14:paraId="21A579A0" w14:textId="755175FB" w:rsidR="00C975E7" w:rsidRPr="00C45317" w:rsidRDefault="00C975E7" w:rsidP="002B3C85">
      <w:pPr>
        <w:rPr>
          <w:lang w:val="en-US"/>
        </w:rPr>
      </w:pPr>
      <w:r>
        <w:rPr>
          <w:lang w:val="en-US"/>
        </w:rPr>
        <w:t>As it is common to the Music Classifier library, all components of this library will be developed in Python.</w:t>
      </w:r>
    </w:p>
    <w:p w14:paraId="47B68992" w14:textId="7F6573DF" w:rsidR="00572347" w:rsidRDefault="00572347" w:rsidP="002B3C85">
      <w:pPr>
        <w:rPr>
          <w:b/>
          <w:bCs/>
          <w:lang w:val="en-US"/>
        </w:rPr>
      </w:pPr>
      <w:r w:rsidRPr="00C45317">
        <w:rPr>
          <w:b/>
          <w:bCs/>
          <w:lang w:val="en-US"/>
        </w:rPr>
        <w:t>Audio Converter</w:t>
      </w:r>
    </w:p>
    <w:p w14:paraId="2CEDB7DD" w14:textId="77777777" w:rsidR="00B552C7" w:rsidRDefault="00C975E7" w:rsidP="002B3C85">
      <w:pPr>
        <w:rPr>
          <w:lang w:val="en-US"/>
        </w:rPr>
      </w:pPr>
      <w:r w:rsidRPr="00C975E7">
        <w:rPr>
          <w:lang w:val="en-US"/>
        </w:rPr>
        <w:t xml:space="preserve">The audio converter </w:t>
      </w:r>
      <w:r w:rsidRPr="00C45317">
        <w:rPr>
          <w:lang w:val="en-US"/>
        </w:rPr>
        <w:t>is a</w:t>
      </w:r>
      <w:r>
        <w:rPr>
          <w:lang w:val="en-US"/>
        </w:rPr>
        <w:t xml:space="preserve"> component that should also be available through the Music Classifier library, and it is responsible to provide an </w:t>
      </w:r>
      <w:proofErr w:type="gramStart"/>
      <w:r>
        <w:rPr>
          <w:lang w:val="en-US"/>
        </w:rPr>
        <w:t>easy to use</w:t>
      </w:r>
      <w:proofErr w:type="gramEnd"/>
      <w:r>
        <w:rPr>
          <w:lang w:val="en-US"/>
        </w:rPr>
        <w:t xml:space="preserve"> API that is capable of converting audio file formats into another. Previous literature (see section 4.2) showed audio file format to be a challenge. There is not yet a standard way to do this, and depending on the </w:t>
      </w:r>
      <w:r w:rsidR="00B552C7">
        <w:rPr>
          <w:lang w:val="en-US"/>
        </w:rPr>
        <w:t xml:space="preserve">dataset to use, it requires different types of conversion. This component should provide an extensive format conversion. </w:t>
      </w:r>
    </w:p>
    <w:p w14:paraId="721B3C8D" w14:textId="1284AB45" w:rsidR="00C975E7" w:rsidRPr="00C45317" w:rsidRDefault="00B552C7" w:rsidP="002B3C85">
      <w:pPr>
        <w:rPr>
          <w:lang w:val="en-US"/>
        </w:rPr>
      </w:pPr>
      <w:r>
        <w:rPr>
          <w:lang w:val="en-US"/>
        </w:rPr>
        <w:t>Furthermore, it will be useful to accept audio formats from the users that are not supported by the model out of the box.</w:t>
      </w:r>
      <w:r w:rsidR="00C975E7">
        <w:rPr>
          <w:lang w:val="en-US"/>
        </w:rPr>
        <w:t xml:space="preserve">  </w:t>
      </w:r>
    </w:p>
    <w:p w14:paraId="251BC07D" w14:textId="06AB2DE4" w:rsidR="00572347" w:rsidRDefault="00572347" w:rsidP="002B3C85">
      <w:pPr>
        <w:rPr>
          <w:b/>
          <w:bCs/>
          <w:lang w:val="en-US"/>
        </w:rPr>
      </w:pPr>
      <w:proofErr w:type="spellStart"/>
      <w:r w:rsidRPr="00C45317">
        <w:rPr>
          <w:b/>
          <w:bCs/>
          <w:lang w:val="en-US"/>
        </w:rPr>
        <w:t>DataPreprocessor</w:t>
      </w:r>
      <w:proofErr w:type="spellEnd"/>
    </w:p>
    <w:p w14:paraId="700C43AA" w14:textId="5ECE2A50" w:rsidR="00B552C7" w:rsidRDefault="00B552C7" w:rsidP="002B3C85">
      <w:pPr>
        <w:rPr>
          <w:lang w:val="en-US"/>
        </w:rPr>
      </w:pPr>
      <w:r>
        <w:rPr>
          <w:lang w:val="en-US"/>
        </w:rPr>
        <w:t>The data preprocessor component will be responsible to handle any additional requests that are necessary before feeding the model.</w:t>
      </w:r>
    </w:p>
    <w:p w14:paraId="263A3946" w14:textId="5ED8B965" w:rsidR="00B552C7" w:rsidRDefault="00B552C7" w:rsidP="002B3C85">
      <w:pPr>
        <w:rPr>
          <w:lang w:val="en-US"/>
        </w:rPr>
      </w:pPr>
      <w:r>
        <w:rPr>
          <w:lang w:val="en-US"/>
        </w:rPr>
        <w:t>The model will be feed through images, so it will be up to the developers to decide which features from the audio they want to be trained (see section 4.2).</w:t>
      </w:r>
    </w:p>
    <w:p w14:paraId="3B4D484F" w14:textId="4934188C" w:rsidR="00B552C7" w:rsidRPr="00C45317" w:rsidRDefault="00B552C7" w:rsidP="002B3C85">
      <w:pPr>
        <w:rPr>
          <w:lang w:val="en-US"/>
        </w:rPr>
      </w:pPr>
      <w:r>
        <w:rPr>
          <w:lang w:val="en-US"/>
        </w:rPr>
        <w:t>This component should also provide an API for usage, as it will be part of the Music Classifier library.</w:t>
      </w:r>
    </w:p>
    <w:p w14:paraId="6BD72DCC" w14:textId="6E9EA1C0" w:rsidR="00572347" w:rsidRDefault="00572347" w:rsidP="002B3C85">
      <w:pPr>
        <w:rPr>
          <w:b/>
          <w:bCs/>
        </w:rPr>
      </w:pPr>
      <w:r w:rsidRPr="00C45317">
        <w:rPr>
          <w:b/>
          <w:bCs/>
        </w:rPr>
        <w:t>Evaluator</w:t>
      </w:r>
    </w:p>
    <w:p w14:paraId="47EE5982" w14:textId="1FCB5560" w:rsidR="00595BDD" w:rsidRPr="00B552C7" w:rsidRDefault="00B552C7" w:rsidP="002B3C85">
      <w:r>
        <w:t xml:space="preserve">The evaluator </w:t>
      </w:r>
      <w:r w:rsidR="00595BDD">
        <w:t>is a simple component that calls the model to classify a music genre.</w:t>
      </w:r>
    </w:p>
    <w:p w14:paraId="752EF3D7" w14:textId="56971266" w:rsidR="00572347" w:rsidRDefault="00572347" w:rsidP="002B3C85">
      <w:pPr>
        <w:rPr>
          <w:b/>
          <w:bCs/>
        </w:rPr>
      </w:pPr>
      <w:r w:rsidRPr="00C45317">
        <w:rPr>
          <w:b/>
          <w:bCs/>
        </w:rPr>
        <w:t>Storage</w:t>
      </w:r>
    </w:p>
    <w:p w14:paraId="7CA9BAAD" w14:textId="41E41978" w:rsidR="00595BDD" w:rsidRPr="00595BDD" w:rsidRDefault="00595BDD" w:rsidP="002B3C85">
      <w:r>
        <w:t xml:space="preserve">The dataset the be handled needs to be stored somewhere. Depending on which dataset to use and its size, local storage might not be enough. The design stage should consider different cloud providers </w:t>
      </w:r>
      <w:proofErr w:type="gramStart"/>
      <w:r>
        <w:t>as a way to</w:t>
      </w:r>
      <w:proofErr w:type="gramEnd"/>
      <w:r>
        <w:t xml:space="preserve"> store and retrieve data. The implementation of this component must consider best software design practices and be designed in such a way that adding a new storage type can be achieved by the Open/Closed principles of SOLID.</w:t>
      </w:r>
    </w:p>
    <w:p w14:paraId="7E9B4FA1" w14:textId="75EE9D3F" w:rsidR="00572347" w:rsidRPr="00C45317" w:rsidRDefault="00572347" w:rsidP="002B3C85">
      <w:pPr>
        <w:rPr>
          <w:b/>
          <w:bCs/>
        </w:rPr>
      </w:pPr>
      <w:r w:rsidRPr="00C45317">
        <w:rPr>
          <w:b/>
          <w:bCs/>
        </w:rPr>
        <w:t>Model</w:t>
      </w:r>
    </w:p>
    <w:p w14:paraId="5CA05149" w14:textId="66C9E3DF" w:rsidR="002B3C85" w:rsidRDefault="00595BDD" w:rsidP="002B3C85">
      <w:pPr>
        <w:rPr>
          <w:lang w:val="en-US"/>
        </w:rPr>
      </w:pPr>
      <w:r>
        <w:rPr>
          <w:lang w:val="en-US"/>
        </w:rPr>
        <w:t xml:space="preserve">The model will be creating by using </w:t>
      </w:r>
      <w:proofErr w:type="spellStart"/>
      <w:r>
        <w:rPr>
          <w:lang w:val="en-US"/>
        </w:rPr>
        <w:t>Pytorch</w:t>
      </w:r>
      <w:proofErr w:type="spellEnd"/>
      <w:r>
        <w:rPr>
          <w:lang w:val="en-US"/>
        </w:rPr>
        <w:t xml:space="preserve"> Framework. The decision to use </w:t>
      </w:r>
      <w:proofErr w:type="spellStart"/>
      <w:r>
        <w:rPr>
          <w:lang w:val="en-US"/>
        </w:rPr>
        <w:t>Pytorch</w:t>
      </w:r>
      <w:proofErr w:type="spellEnd"/>
      <w:r>
        <w:rPr>
          <w:lang w:val="en-US"/>
        </w:rPr>
        <w:t xml:space="preserve"> relies on the literature studied (see 4.2), where it achieved the best result in terms of accuracy.</w:t>
      </w:r>
    </w:p>
    <w:p w14:paraId="6A37DB52" w14:textId="2DDDB520" w:rsidR="00595BDD" w:rsidRDefault="00595BDD" w:rsidP="002B3C85">
      <w:pPr>
        <w:rPr>
          <w:lang w:val="en-US"/>
        </w:rPr>
      </w:pPr>
      <w:r>
        <w:rPr>
          <w:lang w:val="en-US"/>
        </w:rPr>
        <w:lastRenderedPageBreak/>
        <w:t xml:space="preserve">The syntax of </w:t>
      </w:r>
      <w:proofErr w:type="spellStart"/>
      <w:r>
        <w:rPr>
          <w:lang w:val="en-US"/>
        </w:rPr>
        <w:t>Pytorch</w:t>
      </w:r>
      <w:proofErr w:type="spellEnd"/>
      <w:r>
        <w:rPr>
          <w:lang w:val="en-US"/>
        </w:rPr>
        <w:t xml:space="preserve"> was also considered easier to grasp than </w:t>
      </w:r>
      <w:proofErr w:type="spellStart"/>
      <w:r>
        <w:rPr>
          <w:lang w:val="en-US"/>
        </w:rPr>
        <w:t>Tensowflow</w:t>
      </w:r>
      <w:proofErr w:type="spellEnd"/>
      <w:r>
        <w:rPr>
          <w:lang w:val="en-US"/>
        </w:rPr>
        <w:t>, or other presented frameworks (see section 4.1.1).</w:t>
      </w:r>
    </w:p>
    <w:p w14:paraId="2D7A4A11" w14:textId="156515E7" w:rsidR="00595BDD" w:rsidRDefault="00595BDD" w:rsidP="002B3C85">
      <w:pPr>
        <w:rPr>
          <w:lang w:val="en-US"/>
        </w:rPr>
      </w:pPr>
      <w:r>
        <w:rPr>
          <w:lang w:val="en-US"/>
        </w:rPr>
        <w:t xml:space="preserve">While it is still not clear which neural network architecture to use, the decision should be closed to one of the following: </w:t>
      </w:r>
      <w:proofErr w:type="gramStart"/>
      <w:r>
        <w:rPr>
          <w:lang w:val="en-US"/>
        </w:rPr>
        <w:t>a</w:t>
      </w:r>
      <w:proofErr w:type="gramEnd"/>
      <w:r>
        <w:rPr>
          <w:lang w:val="en-US"/>
        </w:rPr>
        <w:t xml:space="preserve"> Convolutional Neural Network (CNN), a Recurrent Neural Network (RNN) or a Long Short Term Memory Cell (LSTM). Only the implementation in the next chapter will clarify which architecture is the best to use for the problem in context.</w:t>
      </w:r>
    </w:p>
    <w:p w14:paraId="6205EBA6" w14:textId="585647DE" w:rsidR="00595BDD" w:rsidRDefault="00595BDD" w:rsidP="002B3C85">
      <w:pPr>
        <w:rPr>
          <w:lang w:val="en-US"/>
        </w:rPr>
      </w:pPr>
      <w:r>
        <w:rPr>
          <w:lang w:val="en-US"/>
        </w:rPr>
        <w:t xml:space="preserve">Transfer learning is also considered to be used. Furthermore, the size of the dataset to train and the architecture chosen might implicate data </w:t>
      </w:r>
      <w:r w:rsidR="007B1228">
        <w:rPr>
          <w:lang w:val="en-US"/>
        </w:rPr>
        <w:t>the</w:t>
      </w:r>
      <w:r>
        <w:rPr>
          <w:lang w:val="en-US"/>
        </w:rPr>
        <w:t xml:space="preserve"> model is trained in a cloud provider.</w:t>
      </w:r>
    </w:p>
    <w:p w14:paraId="3917FE3C" w14:textId="4F0FA038" w:rsidR="00595BDD" w:rsidRDefault="00595BDD" w:rsidP="002B3C85">
      <w:pPr>
        <w:rPr>
          <w:lang w:val="en-US"/>
        </w:rPr>
      </w:pPr>
      <w:r>
        <w:rPr>
          <w:lang w:val="en-US"/>
        </w:rPr>
        <w:t>Further analysis in infrastructure costs will decide if a cloud provider can be used to improve speed and accuracy of the model.</w:t>
      </w:r>
    </w:p>
    <w:p w14:paraId="3E0E3504" w14:textId="77777777" w:rsidR="00595BDD" w:rsidRPr="00C45317" w:rsidRDefault="00595BDD" w:rsidP="002B3C85">
      <w:pPr>
        <w:rPr>
          <w:lang w:val="en-US"/>
        </w:rPr>
      </w:pPr>
    </w:p>
    <w:p w14:paraId="1EFF8F0A" w14:textId="77777777" w:rsidR="00B85042" w:rsidRDefault="002B3C85" w:rsidP="00C45317">
      <w:pPr>
        <w:keepNext/>
        <w:jc w:val="center"/>
      </w:pPr>
      <w:r>
        <w:rPr>
          <w:noProof/>
        </w:rPr>
        <w:drawing>
          <wp:inline distT="0" distB="0" distL="0" distR="0" wp14:anchorId="4E26AD7D" wp14:editId="5E03D5CA">
            <wp:extent cx="5363845" cy="5285042"/>
            <wp:effectExtent l="0" t="0" r="825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6">
                      <a:extLst>
                        <a:ext uri="{28A0092B-C50C-407E-A947-70E740481C1C}">
                          <a14:useLocalDpi xmlns:a14="http://schemas.microsoft.com/office/drawing/2010/main" val="0"/>
                        </a:ext>
                      </a:extLst>
                    </a:blip>
                    <a:stretch>
                      <a:fillRect/>
                    </a:stretch>
                  </pic:blipFill>
                  <pic:spPr>
                    <a:xfrm>
                      <a:off x="0" y="0"/>
                      <a:ext cx="5363845" cy="5285042"/>
                    </a:xfrm>
                    <a:prstGeom prst="rect">
                      <a:avLst/>
                    </a:prstGeom>
                  </pic:spPr>
                </pic:pic>
              </a:graphicData>
            </a:graphic>
          </wp:inline>
        </w:drawing>
      </w:r>
    </w:p>
    <w:p w14:paraId="7B158EAC" w14:textId="3D0C2D4A" w:rsidR="00832DDA" w:rsidRDefault="00B85042" w:rsidP="00C45317">
      <w:pPr>
        <w:pStyle w:val="Legenda"/>
      </w:pPr>
      <w:bookmarkStart w:id="836" w:name="_Toc64809204"/>
      <w:r>
        <w:t xml:space="preserve">Figure </w:t>
      </w:r>
      <w:r>
        <w:fldChar w:fldCharType="begin"/>
      </w:r>
      <w:r>
        <w:instrText xml:space="preserve"> SEQ Figure \* ARABIC </w:instrText>
      </w:r>
      <w:r>
        <w:fldChar w:fldCharType="separate"/>
      </w:r>
      <w:ins w:id="837" w:author="Gustavo Moreira" w:date="2021-02-21T12:21:00Z">
        <w:r w:rsidR="00B91823">
          <w:rPr>
            <w:noProof/>
          </w:rPr>
          <w:t>10</w:t>
        </w:r>
      </w:ins>
      <w:del w:id="838" w:author="Gustavo Moreira" w:date="2021-02-20T17:07:00Z">
        <w:r w:rsidDel="00B8326C">
          <w:rPr>
            <w:noProof/>
          </w:rPr>
          <w:delText>9</w:delText>
        </w:r>
      </w:del>
      <w:r>
        <w:fldChar w:fldCharType="end"/>
      </w:r>
      <w:r>
        <w:t xml:space="preserve"> - Design proposal for the projec</w:t>
      </w:r>
      <w:r w:rsidR="00595BDD">
        <w:t>t</w:t>
      </w:r>
      <w:bookmarkEnd w:id="836"/>
      <w:r w:rsidR="00832DDA">
        <w:br w:type="page"/>
      </w:r>
    </w:p>
    <w:p w14:paraId="11E614EF" w14:textId="3FAE3BD9" w:rsidR="00595BDD" w:rsidRDefault="006176DC">
      <w:pPr>
        <w:pStyle w:val="Ttulo2"/>
      </w:pPr>
      <w:bookmarkStart w:id="839" w:name="_Toc64809246"/>
      <w:r>
        <w:lastRenderedPageBreak/>
        <w:t>Implementation intention</w:t>
      </w:r>
      <w:bookmarkEnd w:id="839"/>
    </w:p>
    <w:p w14:paraId="1A3AD59E" w14:textId="4F01C815" w:rsidR="006176DC" w:rsidRDefault="006176DC" w:rsidP="006176DC">
      <w:r>
        <w:t>Based on the presented design (see section 5.1), two different concretizations of the implementation are desired as an outcome of this project.</w:t>
      </w:r>
    </w:p>
    <w:p w14:paraId="1265B209" w14:textId="2420AD0F" w:rsidR="006176DC" w:rsidRPr="00C45317" w:rsidRDefault="00EE33DA" w:rsidP="006176DC">
      <w:pPr>
        <w:rPr>
          <w:b/>
          <w:bCs/>
        </w:rPr>
      </w:pPr>
      <w:r>
        <w:rPr>
          <w:b/>
          <w:bCs/>
        </w:rPr>
        <w:t xml:space="preserve">First </w:t>
      </w:r>
      <w:r w:rsidR="006176DC" w:rsidRPr="00C45317">
        <w:rPr>
          <w:b/>
          <w:bCs/>
        </w:rPr>
        <w:t>Implementation</w:t>
      </w:r>
    </w:p>
    <w:p w14:paraId="0DFAEE79" w14:textId="7FFD5122" w:rsidR="006176DC" w:rsidRDefault="006176DC" w:rsidP="006176DC">
      <w:r>
        <w:t>Existing literature has proven an efficient usage of the GTZAN dataset to classify music genres. Accuracy of around 70% has been presented. The disadvantage of using such dataset is that is limited in terms of genres that are created.</w:t>
      </w:r>
    </w:p>
    <w:p w14:paraId="341E8063" w14:textId="0F854D72" w:rsidR="006176DC" w:rsidRDefault="006176DC" w:rsidP="006176DC">
      <w:proofErr w:type="gramStart"/>
      <w:r>
        <w:t>In order to</w:t>
      </w:r>
      <w:proofErr w:type="gramEnd"/>
      <w:r>
        <w:t xml:space="preserve"> reduce risks and not achieving any concrete results, a first implementation proposal is to use the GTZAN dataset and try to improve the accuracy presented on the lectures </w:t>
      </w:r>
    </w:p>
    <w:p w14:paraId="24EDD9FC" w14:textId="0E66CF72" w:rsidR="006176DC" w:rsidRDefault="006176DC" w:rsidP="006176DC">
      <w:r>
        <w:t xml:space="preserve">For this first implementation, the following </w:t>
      </w:r>
      <w:r w:rsidR="00EE33DA">
        <w:t xml:space="preserve">ten </w:t>
      </w:r>
      <w:r>
        <w:t xml:space="preserve">genres will be classified: </w:t>
      </w:r>
      <w:r>
        <w:rPr>
          <w:lang w:val="en-US"/>
        </w:rPr>
        <w:t xml:space="preserve">Blues, Classical, Country, Disco, </w:t>
      </w:r>
      <w:proofErr w:type="spellStart"/>
      <w:r>
        <w:rPr>
          <w:lang w:val="en-US"/>
        </w:rPr>
        <w:t>Hiphop</w:t>
      </w:r>
      <w:proofErr w:type="spellEnd"/>
      <w:r>
        <w:rPr>
          <w:lang w:val="en-US"/>
        </w:rPr>
        <w:t>, Jazz, Metal, Pop, Reggae and Rock.</w:t>
      </w:r>
    </w:p>
    <w:p w14:paraId="2419041B" w14:textId="77777777" w:rsidR="006176DC" w:rsidRPr="006176DC" w:rsidRDefault="006176DC" w:rsidP="006176DC"/>
    <w:p w14:paraId="0BFF4C61" w14:textId="5D32D2F2" w:rsidR="006176DC" w:rsidRDefault="00EE33DA" w:rsidP="006176DC">
      <w:pPr>
        <w:rPr>
          <w:b/>
          <w:bCs/>
        </w:rPr>
      </w:pPr>
      <w:r>
        <w:rPr>
          <w:b/>
          <w:bCs/>
        </w:rPr>
        <w:t xml:space="preserve">Second </w:t>
      </w:r>
      <w:r w:rsidR="006176DC" w:rsidRPr="00C45317">
        <w:rPr>
          <w:b/>
          <w:bCs/>
        </w:rPr>
        <w:t>Implementation</w:t>
      </w:r>
      <w:del w:id="840" w:author="Fátima Rodrigues" w:date="2021-02-15T10:08:00Z">
        <w:r w:rsidR="006176DC" w:rsidRPr="00C45317" w:rsidDel="00EE33DA">
          <w:rPr>
            <w:b/>
            <w:bCs/>
          </w:rPr>
          <w:delText xml:space="preserve"> </w:delText>
        </w:r>
      </w:del>
    </w:p>
    <w:p w14:paraId="5ED15EA8" w14:textId="0E481E77" w:rsidR="006176DC" w:rsidRDefault="00EE33DA" w:rsidP="006176DC">
      <w:r>
        <w:t xml:space="preserve">The second </w:t>
      </w:r>
      <w:r w:rsidR="006176DC">
        <w:t>Implementation</w:t>
      </w:r>
      <w:ins w:id="841" w:author="Fátima Rodrigues" w:date="2021-02-15T10:08:00Z">
        <w:r>
          <w:t xml:space="preserve"> </w:t>
        </w:r>
      </w:ins>
      <w:r w:rsidR="006176DC">
        <w:t xml:space="preserve">should take advantage of the components already built during </w:t>
      </w:r>
      <w:r>
        <w:t xml:space="preserve">the first </w:t>
      </w:r>
      <w:r w:rsidR="006176DC">
        <w:t xml:space="preserve">implementation </w:t>
      </w:r>
      <w:del w:id="842" w:author="Fátima Rodrigues" w:date="2021-02-15T10:09:00Z">
        <w:r w:rsidR="006176DC" w:rsidDel="00EE33DA">
          <w:delText xml:space="preserve"> </w:delText>
        </w:r>
      </w:del>
      <w:r w:rsidR="006176DC">
        <w:t>and reuse them to its advantage.</w:t>
      </w:r>
    </w:p>
    <w:p w14:paraId="2B40EA57" w14:textId="6F6E2F29" w:rsidR="006176DC" w:rsidRDefault="006176DC" w:rsidP="006176DC">
      <w:r>
        <w:t>Only the model should be recreated, and eventually extend the Music Classifier library to support new use cases.</w:t>
      </w:r>
    </w:p>
    <w:p w14:paraId="71143579" w14:textId="35BE4DD9" w:rsidR="006176DC" w:rsidRDefault="006176DC" w:rsidP="006176DC">
      <w:r>
        <w:t xml:space="preserve">This implementation should become a true research and development project. </w:t>
      </w:r>
      <w:proofErr w:type="gramStart"/>
      <w:r>
        <w:t>In order to</w:t>
      </w:r>
      <w:proofErr w:type="gramEnd"/>
      <w:r>
        <w:t xml:space="preserve"> provide an innovation to the community and accomplish the goal set for this work (see section 2.5), the implementation will focus on a specific genre and should classify its subgenres instead.</w:t>
      </w:r>
    </w:p>
    <w:p w14:paraId="34AF2B5F" w14:textId="40233006" w:rsidR="006176DC" w:rsidRDefault="006176DC" w:rsidP="006176DC">
      <w:r>
        <w:t>The Free Music Archive dataset (FMA), amongst other genres, provides Electronic music samples.</w:t>
      </w:r>
    </w:p>
    <w:p w14:paraId="7103071A" w14:textId="20F62921" w:rsidR="006176DC" w:rsidRDefault="006176DC" w:rsidP="006176DC">
      <w:r>
        <w:t>The Electronic genre is subdivided into 19 different subgenres.</w:t>
      </w:r>
    </w:p>
    <w:p w14:paraId="6274452E" w14:textId="09376DC6" w:rsidR="006176DC" w:rsidRDefault="006176DC" w:rsidP="006176DC">
      <w:r>
        <w:t xml:space="preserve">It is intention of this implementation to </w:t>
      </w:r>
      <w:r w:rsidR="00EE33DA">
        <w:t>provide</w:t>
      </w:r>
      <w:r>
        <w:t xml:space="preserve"> a deep learning model capable of classify the following </w:t>
      </w:r>
      <w:r w:rsidR="00EE33DA">
        <w:t xml:space="preserve">nineteen </w:t>
      </w:r>
      <w:r>
        <w:t xml:space="preserve">subgenres: Ambient Electronic, Breakcore-Hard, Chip Music, Chiptune, Dance, Downtempo, Drum &amp; Bass, Dubstep, </w:t>
      </w:r>
      <w:proofErr w:type="spellStart"/>
      <w:r>
        <w:t>Skwee</w:t>
      </w:r>
      <w:proofErr w:type="spellEnd"/>
      <w:r>
        <w:t xml:space="preserve">, Glitch, House, Chill-Out, IDM, Jungle, Minimal Electronic, </w:t>
      </w:r>
      <w:proofErr w:type="spellStart"/>
      <w:r>
        <w:t>Tecnho</w:t>
      </w:r>
      <w:proofErr w:type="spellEnd"/>
      <w:r>
        <w:t xml:space="preserve">, </w:t>
      </w:r>
      <w:proofErr w:type="spellStart"/>
      <w:r>
        <w:t>Bigbeat</w:t>
      </w:r>
      <w:proofErr w:type="spellEnd"/>
      <w:r>
        <w:t xml:space="preserve">, Trip-hop, </w:t>
      </w:r>
      <w:proofErr w:type="spellStart"/>
      <w:r>
        <w:t>Vaporware</w:t>
      </w:r>
      <w:proofErr w:type="spellEnd"/>
      <w:r>
        <w:t>.</w:t>
      </w:r>
    </w:p>
    <w:p w14:paraId="11C1E08D" w14:textId="09CDDF0E" w:rsidR="006176DC" w:rsidRDefault="006D66B9" w:rsidP="006176DC">
      <w:pPr>
        <w:rPr>
          <w:b/>
          <w:bCs/>
        </w:rPr>
      </w:pPr>
      <w:r w:rsidRPr="006D66B9">
        <w:rPr>
          <w:b/>
          <w:bCs/>
        </w:rPr>
        <w:t xml:space="preserve">Library compatibility </w:t>
      </w:r>
    </w:p>
    <w:p w14:paraId="39F2E49E" w14:textId="6667C524" w:rsidR="006D66B9" w:rsidRDefault="006D66B9" w:rsidP="006176DC">
      <w:r>
        <w:t xml:space="preserve">Still focusing on the community goal (see section 2.5), </w:t>
      </w:r>
      <w:r w:rsidR="00EE33DA">
        <w:t>if</w:t>
      </w:r>
      <w:r>
        <w:t xml:space="preserve"> any additional time be left, it is desire of this project to explore how the proposed Music Classifier library can be extended to be written in different languages.</w:t>
      </w:r>
    </w:p>
    <w:p w14:paraId="55264F91" w14:textId="4FAC2754" w:rsidR="006D66B9" w:rsidRPr="00C45317" w:rsidRDefault="006D66B9" w:rsidP="00C45317">
      <w:pPr>
        <w:rPr>
          <w:b/>
        </w:rPr>
      </w:pPr>
      <w:r>
        <w:lastRenderedPageBreak/>
        <w:t>Python is the chosen implementation, but an alternative implementation in .NET is desired to be explored.</w:t>
      </w:r>
    </w:p>
    <w:p w14:paraId="0E5B8DCD" w14:textId="74B2EF6A" w:rsidR="00F9625E" w:rsidRDefault="008009B8" w:rsidP="00632664">
      <w:pPr>
        <w:pStyle w:val="Ttulo1"/>
        <w:rPr>
          <w:ins w:id="843" w:author="Gustavo Moreira" w:date="2021-02-21T14:13:00Z"/>
        </w:rPr>
      </w:pPr>
      <w:r w:rsidRPr="00F9625E">
        <w:br w:type="page"/>
      </w:r>
      <w:bookmarkStart w:id="844" w:name="_Toc64809247"/>
      <w:ins w:id="845" w:author="Gustavo Moreira" w:date="2021-02-21T11:23:00Z">
        <w:r w:rsidR="00A44F33">
          <w:lastRenderedPageBreak/>
          <w:t>Evaluation and experimentation</w:t>
        </w:r>
      </w:ins>
      <w:bookmarkEnd w:id="844"/>
    </w:p>
    <w:p w14:paraId="7D35600A" w14:textId="52C38F36" w:rsidR="00A44F33" w:rsidRDefault="00F217F9" w:rsidP="00A44F33">
      <w:pPr>
        <w:rPr>
          <w:ins w:id="846" w:author="Gustavo Moreira" w:date="2021-02-21T11:23:00Z"/>
          <w:lang w:val="en-US"/>
        </w:rPr>
      </w:pPr>
      <w:ins w:id="847" w:author="Gustavo Moreira" w:date="2021-02-21T14:13:00Z">
        <w:r>
          <w:rPr>
            <w:lang w:val="en-US"/>
          </w:rPr>
          <w:t>In this section</w:t>
        </w:r>
      </w:ins>
      <w:ins w:id="848" w:author="Gustavo Moreira" w:date="2021-02-21T14:14:00Z">
        <w:r>
          <w:rPr>
            <w:lang w:val="en-US"/>
          </w:rPr>
          <w:t xml:space="preserve">, concepts regarding the evaluation of the project are presented. After reading this chapter, a significant </w:t>
        </w:r>
      </w:ins>
      <w:ins w:id="849" w:author="Gustavo Moreira" w:date="2021-02-21T14:15:00Z">
        <w:r>
          <w:rPr>
            <w:lang w:val="en-US"/>
          </w:rPr>
          <w:t>understanding of the techniques that are used to determine if the goal of this work is correctly achieved.</w:t>
        </w:r>
      </w:ins>
    </w:p>
    <w:p w14:paraId="052BD27C" w14:textId="11DC109E" w:rsidR="00A44F33" w:rsidRDefault="00A44F33" w:rsidP="00A44F33">
      <w:pPr>
        <w:pStyle w:val="Ttulo2"/>
        <w:rPr>
          <w:ins w:id="850" w:author="Gustavo Moreira" w:date="2021-02-21T15:40:00Z"/>
        </w:rPr>
      </w:pPr>
      <w:bookmarkStart w:id="851" w:name="_Toc64809248"/>
      <w:ins w:id="852" w:author="Gustavo Moreira" w:date="2021-02-21T11:24:00Z">
        <w:r>
          <w:t>Hypothesis</w:t>
        </w:r>
      </w:ins>
      <w:bookmarkEnd w:id="851"/>
    </w:p>
    <w:p w14:paraId="4276276F" w14:textId="26BD6E82" w:rsidR="007716D5" w:rsidRDefault="007716D5" w:rsidP="007716D5">
      <w:pPr>
        <w:rPr>
          <w:ins w:id="853" w:author="Gustavo Moreira" w:date="2021-02-21T15:43:00Z"/>
          <w:lang w:val="en-US"/>
        </w:rPr>
      </w:pPr>
      <w:ins w:id="854" w:author="Gustavo Moreira" w:date="2021-02-21T15:42:00Z">
        <w:r>
          <w:rPr>
            <w:lang w:val="en-US"/>
          </w:rPr>
          <w:t xml:space="preserve">Providing a </w:t>
        </w:r>
      </w:ins>
      <w:ins w:id="855" w:author="Gustavo Moreira" w:date="2021-02-21T15:43:00Z">
        <w:r>
          <w:rPr>
            <w:lang w:val="en-US"/>
          </w:rPr>
          <w:t xml:space="preserve">guidance on how to increase the accuracy of a deep learning model algorithm to classify music genres is the main goal of this work (see section 2.5). </w:t>
        </w:r>
      </w:ins>
    </w:p>
    <w:p w14:paraId="4C452A52" w14:textId="506E2826" w:rsidR="007716D5" w:rsidRDefault="007716D5" w:rsidP="007716D5">
      <w:pPr>
        <w:rPr>
          <w:ins w:id="856" w:author="Gustavo Moreira" w:date="2021-02-21T15:53:00Z"/>
          <w:lang w:val="en-US"/>
        </w:rPr>
      </w:pPr>
      <w:ins w:id="857" w:author="Gustavo Moreira" w:date="2021-02-21T15:43:00Z">
        <w:r>
          <w:rPr>
            <w:lang w:val="en-US"/>
          </w:rPr>
          <w:t>Using a Test of Hypothesis</w:t>
        </w:r>
      </w:ins>
      <w:ins w:id="858" w:author="Gustavo Moreira" w:date="2021-02-21T15:48:00Z">
        <w:r>
          <w:rPr>
            <w:lang w:val="en-US"/>
          </w:rPr>
          <w:t>,</w:t>
        </w:r>
      </w:ins>
      <w:ins w:id="859" w:author="Gustavo Moreira" w:date="2021-02-21T15:43:00Z">
        <w:r>
          <w:rPr>
            <w:lang w:val="en-US"/>
          </w:rPr>
          <w:t xml:space="preserve"> </w:t>
        </w:r>
      </w:ins>
      <w:ins w:id="860" w:author="Gustavo Moreira" w:date="2021-02-21T15:48:00Z">
        <w:r>
          <w:rPr>
            <w:lang w:val="en-US"/>
          </w:rPr>
          <w:t xml:space="preserve">it is possible to find a guideline that will determine </w:t>
        </w:r>
      </w:ins>
      <w:ins w:id="861" w:author="Gustavo Moreira" w:date="2021-02-21T15:49:00Z">
        <w:r>
          <w:rPr>
            <w:lang w:val="en-US"/>
          </w:rPr>
          <w:t xml:space="preserve">which </w:t>
        </w:r>
      </w:ins>
      <w:ins w:id="862" w:author="Gustavo Moreira" w:date="2021-02-21T15:48:00Z">
        <w:r>
          <w:rPr>
            <w:lang w:val="en-US"/>
          </w:rPr>
          <w:t>data exploration should be done durin</w:t>
        </w:r>
      </w:ins>
      <w:ins w:id="863" w:author="Gustavo Moreira" w:date="2021-02-21T15:49:00Z">
        <w:r>
          <w:rPr>
            <w:lang w:val="en-US"/>
          </w:rPr>
          <w:t>g the implementation and training stages.</w:t>
        </w:r>
      </w:ins>
    </w:p>
    <w:p w14:paraId="2D071EE2" w14:textId="48DFBDFC" w:rsidR="00413F0B" w:rsidRDefault="00413F0B" w:rsidP="007716D5">
      <w:pPr>
        <w:rPr>
          <w:ins w:id="864" w:author="Gustavo Moreira" w:date="2021-02-21T15:56:00Z"/>
          <w:lang w:val="en-US"/>
        </w:rPr>
      </w:pPr>
      <w:ins w:id="865" w:author="Gustavo Moreira" w:date="2021-02-21T15:53:00Z">
        <w:r>
          <w:rPr>
            <w:lang w:val="en-US"/>
          </w:rPr>
          <w:t>To</w:t>
        </w:r>
      </w:ins>
      <w:ins w:id="866" w:author="Gustavo Moreira" w:date="2021-02-21T15:54:00Z">
        <w:r>
          <w:rPr>
            <w:lang w:val="en-US"/>
          </w:rPr>
          <w:t xml:space="preserve"> formalize a Test of Hypothesis, it is required that the null hypothesis (</w:t>
        </w:r>
        <w:r w:rsidRPr="00413F0B">
          <w:rPr>
            <w:lang w:val="en-US"/>
          </w:rPr>
          <w:t>H0</w:t>
        </w:r>
        <w:r>
          <w:rPr>
            <w:lang w:val="en-US"/>
          </w:rPr>
          <w:t>) and an alternative hypothesis (H1), are define</w:t>
        </w:r>
      </w:ins>
      <w:ins w:id="867" w:author="Gustavo Moreira" w:date="2021-02-21T15:55:00Z">
        <w:r>
          <w:rPr>
            <w:lang w:val="en-US"/>
          </w:rPr>
          <w:t xml:space="preserve">d. Therefore, and </w:t>
        </w:r>
        <w:proofErr w:type="gramStart"/>
        <w:r>
          <w:rPr>
            <w:lang w:val="en-US"/>
          </w:rPr>
          <w:t>in order to</w:t>
        </w:r>
        <w:proofErr w:type="gramEnd"/>
        <w:r>
          <w:rPr>
            <w:lang w:val="en-US"/>
          </w:rPr>
          <w:t xml:space="preserve"> be aligned with the main goal of this work, the following hypothesis are defined towards it</w:t>
        </w:r>
      </w:ins>
    </w:p>
    <w:p w14:paraId="4A884DBB" w14:textId="16BEAC8E" w:rsidR="00413F0B" w:rsidRPr="00413F0B" w:rsidRDefault="00413F0B" w:rsidP="00413F0B">
      <w:pPr>
        <w:jc w:val="center"/>
        <w:rPr>
          <w:ins w:id="868" w:author="Gustavo Moreira" w:date="2021-02-21T15:56:00Z"/>
          <w:i/>
          <w:iCs/>
          <w:lang w:val="en-US"/>
          <w:rPrChange w:id="869" w:author="Gustavo Moreira" w:date="2021-02-21T15:57:00Z">
            <w:rPr>
              <w:ins w:id="870" w:author="Gustavo Moreira" w:date="2021-02-21T15:56:00Z"/>
              <w:lang w:val="en-US"/>
            </w:rPr>
          </w:rPrChange>
        </w:rPr>
      </w:pPr>
      <w:ins w:id="871" w:author="Gustavo Moreira" w:date="2021-02-21T15:57:00Z">
        <w:r>
          <w:rPr>
            <w:i/>
            <w:iCs/>
            <w:lang w:val="en-US"/>
          </w:rPr>
          <w:t>H0</w:t>
        </w:r>
      </w:ins>
    </w:p>
    <w:p w14:paraId="121D88E0" w14:textId="2636FF7D" w:rsidR="00413F0B" w:rsidRDefault="00413F0B" w:rsidP="00413F0B">
      <w:pPr>
        <w:jc w:val="center"/>
        <w:rPr>
          <w:ins w:id="872" w:author="Gustavo Moreira" w:date="2021-02-21T15:57:00Z"/>
          <w:i/>
          <w:iCs/>
          <w:lang w:val="en-US"/>
        </w:rPr>
      </w:pPr>
      <w:ins w:id="873" w:author="Gustavo Moreira" w:date="2021-02-21T15:56:00Z">
        <w:r>
          <w:rPr>
            <w:i/>
            <w:iCs/>
            <w:lang w:val="en-US"/>
          </w:rPr>
          <w:t xml:space="preserve">The number of samples from a specific genre does not affect the </w:t>
        </w:r>
      </w:ins>
      <w:ins w:id="874" w:author="Gustavo Moreira" w:date="2021-02-21T15:57:00Z">
        <w:r>
          <w:rPr>
            <w:i/>
            <w:iCs/>
            <w:lang w:val="en-US"/>
          </w:rPr>
          <w:t>accuracy of that genre.</w:t>
        </w:r>
      </w:ins>
    </w:p>
    <w:p w14:paraId="26F43075" w14:textId="3F6C6496" w:rsidR="00413F0B" w:rsidRPr="00413F0B" w:rsidRDefault="00413F0B">
      <w:pPr>
        <w:jc w:val="center"/>
        <w:rPr>
          <w:ins w:id="875" w:author="Gustavo Moreira" w:date="2021-02-21T15:50:00Z"/>
          <w:i/>
          <w:iCs/>
          <w:lang w:val="en-US"/>
          <w:rPrChange w:id="876" w:author="Gustavo Moreira" w:date="2021-02-21T15:56:00Z">
            <w:rPr>
              <w:ins w:id="877" w:author="Gustavo Moreira" w:date="2021-02-21T15:50:00Z"/>
              <w:lang w:val="en-US"/>
            </w:rPr>
          </w:rPrChange>
        </w:rPr>
        <w:pPrChange w:id="878" w:author="Gustavo Moreira" w:date="2021-02-21T15:56:00Z">
          <w:pPr/>
        </w:pPrChange>
      </w:pPr>
      <w:ins w:id="879" w:author="Gustavo Moreira" w:date="2021-02-21T15:57:00Z">
        <w:r>
          <w:rPr>
            <w:i/>
            <w:iCs/>
            <w:lang w:val="en-US"/>
          </w:rPr>
          <w:t>H1</w:t>
        </w:r>
      </w:ins>
    </w:p>
    <w:p w14:paraId="7406D0AE" w14:textId="1D53F482" w:rsidR="007716D5" w:rsidRDefault="00413F0B" w:rsidP="007716D5">
      <w:pPr>
        <w:rPr>
          <w:ins w:id="880" w:author="Gustavo Moreira" w:date="2021-02-21T15:57:00Z"/>
          <w:i/>
          <w:iCs/>
          <w:lang w:val="en-US"/>
        </w:rPr>
      </w:pPr>
      <w:ins w:id="881" w:author="Gustavo Moreira" w:date="2021-02-21T15:57:00Z">
        <w:r>
          <w:rPr>
            <w:i/>
            <w:iCs/>
            <w:lang w:val="en-US"/>
          </w:rPr>
          <w:t>The number of samples from a specific genre does affect the accuracy of that genre.</w:t>
        </w:r>
      </w:ins>
    </w:p>
    <w:p w14:paraId="38D7D793" w14:textId="6A928B5C" w:rsidR="00413F0B" w:rsidRPr="00413F0B" w:rsidRDefault="00413F0B">
      <w:pPr>
        <w:rPr>
          <w:ins w:id="882" w:author="Gustavo Moreira" w:date="2021-02-21T11:24:00Z"/>
          <w:lang w:val="en-US"/>
          <w:rPrChange w:id="883" w:author="Gustavo Moreira" w:date="2021-02-21T15:57:00Z">
            <w:rPr>
              <w:ins w:id="884" w:author="Gustavo Moreira" w:date="2021-02-21T11:24:00Z"/>
            </w:rPr>
          </w:rPrChange>
        </w:rPr>
      </w:pPr>
      <w:ins w:id="885" w:author="Gustavo Moreira" w:date="2021-02-21T15:58:00Z">
        <w:r>
          <w:rPr>
            <w:lang w:val="en-US"/>
          </w:rPr>
          <w:t xml:space="preserve">The Test of Hypothesis above will influence the way the evaluation of the model is going to be done. </w:t>
        </w:r>
      </w:ins>
      <w:ins w:id="886" w:author="Gustavo Moreira" w:date="2021-02-21T15:59:00Z">
        <w:r>
          <w:rPr>
            <w:lang w:val="en-US"/>
          </w:rPr>
          <w:t xml:space="preserve">Preparing training, </w:t>
        </w:r>
        <w:proofErr w:type="gramStart"/>
        <w:r>
          <w:rPr>
            <w:lang w:val="en-US"/>
          </w:rPr>
          <w:t>validation</w:t>
        </w:r>
        <w:proofErr w:type="gramEnd"/>
        <w:r>
          <w:rPr>
            <w:lang w:val="en-US"/>
          </w:rPr>
          <w:t xml:space="preserve"> and test sets (see section 6.2) will be directly related towards validation the hypothesis. Furthermore, to help validate the hypothesis, a confusion m</w:t>
        </w:r>
      </w:ins>
      <w:ins w:id="887" w:author="Gustavo Moreira" w:date="2021-02-21T16:00:00Z">
        <w:r>
          <w:rPr>
            <w:lang w:val="en-US"/>
          </w:rPr>
          <w:t>atrix should be implemented in each proposed implementation (see section 6.3).</w:t>
        </w:r>
      </w:ins>
    </w:p>
    <w:p w14:paraId="411BB38A" w14:textId="264D30EB" w:rsidR="00A44F33" w:rsidRDefault="00A44F33" w:rsidP="00A44F33">
      <w:pPr>
        <w:pStyle w:val="Ttulo2"/>
        <w:rPr>
          <w:ins w:id="888" w:author="Gustavo Moreira" w:date="2021-02-21T11:57:00Z"/>
        </w:rPr>
      </w:pPr>
      <w:bookmarkStart w:id="889" w:name="_Toc64809249"/>
      <w:ins w:id="890" w:author="Gustavo Moreira" w:date="2021-02-21T11:24:00Z">
        <w:r>
          <w:t>Deep learning evaluation</w:t>
        </w:r>
      </w:ins>
      <w:bookmarkEnd w:id="889"/>
    </w:p>
    <w:p w14:paraId="78CF346A" w14:textId="468C1FCF" w:rsidR="007D6C23" w:rsidRDefault="007D6C23" w:rsidP="00F716AC">
      <w:pPr>
        <w:rPr>
          <w:ins w:id="891" w:author="Gustavo Moreira" w:date="2021-02-21T12:08:00Z"/>
          <w:lang w:val="en-US"/>
        </w:rPr>
      </w:pPr>
      <w:ins w:id="892" w:author="Gustavo Moreira" w:date="2021-02-21T12:06:00Z">
        <w:r>
          <w:rPr>
            <w:lang w:val="en-US"/>
          </w:rPr>
          <w:t>Deep learning models</w:t>
        </w:r>
      </w:ins>
      <w:ins w:id="893" w:author="Gustavo Moreira" w:date="2021-02-21T12:07:00Z">
        <w:r>
          <w:rPr>
            <w:lang w:val="en-US"/>
          </w:rPr>
          <w:t xml:space="preserve"> that successfully perform an evaluation to the problem they are intended to solve, depend on a correct use of </w:t>
        </w:r>
      </w:ins>
      <w:ins w:id="894" w:author="Gustavo Moreira" w:date="2021-02-21T12:08:00Z">
        <w:r>
          <w:rPr>
            <w:lang w:val="en-US"/>
          </w:rPr>
          <w:t xml:space="preserve">three different types of datasets. Training, </w:t>
        </w:r>
        <w:proofErr w:type="gramStart"/>
        <w:r>
          <w:rPr>
            <w:lang w:val="en-US"/>
          </w:rPr>
          <w:t>validation</w:t>
        </w:r>
        <w:proofErr w:type="gramEnd"/>
        <w:r>
          <w:rPr>
            <w:lang w:val="en-US"/>
          </w:rPr>
          <w:t xml:space="preserve"> and test datasets are the </w:t>
        </w:r>
        <w:r w:rsidR="00A93981">
          <w:rPr>
            <w:lang w:val="en-US"/>
          </w:rPr>
          <w:t>known datasets to be used when building deep learning models.</w:t>
        </w:r>
      </w:ins>
    </w:p>
    <w:p w14:paraId="08AD2125" w14:textId="6785BDB6" w:rsidR="00A93981" w:rsidRPr="00A93981" w:rsidRDefault="00A93981" w:rsidP="00F716AC">
      <w:pPr>
        <w:rPr>
          <w:ins w:id="895" w:author="Gustavo Moreira" w:date="2021-02-21T12:09:00Z"/>
          <w:b/>
          <w:bCs/>
          <w:lang w:val="en-US"/>
          <w:rPrChange w:id="896" w:author="Gustavo Moreira" w:date="2021-02-21T12:16:00Z">
            <w:rPr>
              <w:ins w:id="897" w:author="Gustavo Moreira" w:date="2021-02-21T12:09:00Z"/>
              <w:lang w:val="en-US"/>
            </w:rPr>
          </w:rPrChange>
        </w:rPr>
      </w:pPr>
      <w:ins w:id="898" w:author="Gustavo Moreira" w:date="2021-02-21T12:09:00Z">
        <w:r w:rsidRPr="00A93981">
          <w:rPr>
            <w:b/>
            <w:bCs/>
            <w:lang w:val="en-US"/>
            <w:rPrChange w:id="899" w:author="Gustavo Moreira" w:date="2021-02-21T12:16:00Z">
              <w:rPr>
                <w:lang w:val="en-US"/>
              </w:rPr>
            </w:rPrChange>
          </w:rPr>
          <w:t>Training dataset</w:t>
        </w:r>
      </w:ins>
    </w:p>
    <w:p w14:paraId="10CBCE81" w14:textId="28B56E16" w:rsidR="00A93981" w:rsidRDefault="00A93981" w:rsidP="00F716AC">
      <w:pPr>
        <w:rPr>
          <w:ins w:id="900" w:author="Gustavo Moreira" w:date="2021-02-21T12:09:00Z"/>
          <w:lang w:val="en-US"/>
        </w:rPr>
      </w:pPr>
      <w:ins w:id="901" w:author="Gustavo Moreira" w:date="2021-02-21T12:09:00Z">
        <w:r>
          <w:rPr>
            <w:lang w:val="en-US"/>
          </w:rPr>
          <w:t>The training dataset is the</w:t>
        </w:r>
      </w:ins>
      <w:ins w:id="902" w:author="Gustavo Moreira" w:date="2021-02-21T12:10:00Z">
        <w:r>
          <w:rPr>
            <w:lang w:val="en-US"/>
          </w:rPr>
          <w:t xml:space="preserve"> actual dataset used to train the model. All weights and biases are applied within this model. Every epoch during training is affected by what the neural network sees fr</w:t>
        </w:r>
      </w:ins>
      <w:ins w:id="903" w:author="Gustavo Moreira" w:date="2021-02-21T12:11:00Z">
        <w:r>
          <w:rPr>
            <w:lang w:val="en-US"/>
          </w:rPr>
          <w:t>om the data present in this dataset.</w:t>
        </w:r>
      </w:ins>
    </w:p>
    <w:p w14:paraId="7D248176" w14:textId="534CFBC3" w:rsidR="00A93981" w:rsidRPr="00A93981" w:rsidRDefault="00A93981" w:rsidP="00F716AC">
      <w:pPr>
        <w:rPr>
          <w:ins w:id="904" w:author="Gustavo Moreira" w:date="2021-02-21T12:12:00Z"/>
          <w:b/>
          <w:bCs/>
          <w:lang w:val="en-US"/>
          <w:rPrChange w:id="905" w:author="Gustavo Moreira" w:date="2021-02-21T12:16:00Z">
            <w:rPr>
              <w:ins w:id="906" w:author="Gustavo Moreira" w:date="2021-02-21T12:12:00Z"/>
              <w:lang w:val="en-US"/>
            </w:rPr>
          </w:rPrChange>
        </w:rPr>
      </w:pPr>
      <w:ins w:id="907" w:author="Gustavo Moreira" w:date="2021-02-21T12:09:00Z">
        <w:r w:rsidRPr="00A93981">
          <w:rPr>
            <w:b/>
            <w:bCs/>
            <w:lang w:val="en-US"/>
            <w:rPrChange w:id="908" w:author="Gustavo Moreira" w:date="2021-02-21T12:16:00Z">
              <w:rPr>
                <w:lang w:val="en-US"/>
              </w:rPr>
            </w:rPrChange>
          </w:rPr>
          <w:lastRenderedPageBreak/>
          <w:t>Validation dataset</w:t>
        </w:r>
      </w:ins>
    </w:p>
    <w:p w14:paraId="4B634EE7" w14:textId="12CA7626" w:rsidR="00A93981" w:rsidRDefault="00A93981" w:rsidP="00F716AC">
      <w:pPr>
        <w:rPr>
          <w:ins w:id="909" w:author="Gustavo Moreira" w:date="2021-02-21T12:11:00Z"/>
          <w:lang w:val="en-US"/>
        </w:rPr>
      </w:pPr>
      <w:ins w:id="910" w:author="Gustavo Moreira" w:date="2021-02-21T12:12:00Z">
        <w:r>
          <w:rPr>
            <w:lang w:val="en-US"/>
          </w:rPr>
          <w:t>The validation dataset is a sample of data used to provide an unbiased evaluation of a model during training (</w:t>
        </w:r>
        <w:proofErr w:type="spellStart"/>
        <w:r>
          <w:rPr>
            <w:lang w:val="en-US"/>
          </w:rPr>
          <w:t>Tarang</w:t>
        </w:r>
        <w:proofErr w:type="spellEnd"/>
        <w:r>
          <w:rPr>
            <w:lang w:val="en-US"/>
          </w:rPr>
          <w:t xml:space="preserve"> Shah, 2017). At the end of each epoch, the results obtained </w:t>
        </w:r>
      </w:ins>
      <w:ins w:id="911" w:author="Gustavo Moreira" w:date="2021-02-21T12:13:00Z">
        <w:r>
          <w:rPr>
            <w:lang w:val="en-US"/>
          </w:rPr>
          <w:t xml:space="preserve">by the evaluation of this dataset will affect the </w:t>
        </w:r>
      </w:ins>
      <w:ins w:id="912" w:author="Gustavo Moreira" w:date="2021-02-21T12:14:00Z">
        <w:r>
          <w:rPr>
            <w:lang w:val="en-US"/>
          </w:rPr>
          <w:t>hyperparameters tuning during training. This dataset helps machine learning engineers find the correct tuning for the hyperparameters model.</w:t>
        </w:r>
      </w:ins>
    </w:p>
    <w:p w14:paraId="6AD59D8F" w14:textId="77777777" w:rsidR="00A93981" w:rsidRDefault="00A93981" w:rsidP="00F716AC">
      <w:pPr>
        <w:rPr>
          <w:ins w:id="913" w:author="Gustavo Moreira" w:date="2021-02-21T12:09:00Z"/>
          <w:lang w:val="en-US"/>
        </w:rPr>
      </w:pPr>
    </w:p>
    <w:p w14:paraId="0EF4F282" w14:textId="7C2357A8" w:rsidR="00A93981" w:rsidRPr="00A93981" w:rsidRDefault="00A93981" w:rsidP="00F716AC">
      <w:pPr>
        <w:rPr>
          <w:ins w:id="914" w:author="Gustavo Moreira" w:date="2021-02-21T12:14:00Z"/>
          <w:b/>
          <w:bCs/>
          <w:lang w:val="en-US"/>
          <w:rPrChange w:id="915" w:author="Gustavo Moreira" w:date="2021-02-21T12:16:00Z">
            <w:rPr>
              <w:ins w:id="916" w:author="Gustavo Moreira" w:date="2021-02-21T12:14:00Z"/>
              <w:lang w:val="en-US"/>
            </w:rPr>
          </w:rPrChange>
        </w:rPr>
      </w:pPr>
      <w:ins w:id="917" w:author="Gustavo Moreira" w:date="2021-02-21T12:09:00Z">
        <w:r w:rsidRPr="00A93981">
          <w:rPr>
            <w:b/>
            <w:bCs/>
            <w:lang w:val="en-US"/>
            <w:rPrChange w:id="918" w:author="Gustavo Moreira" w:date="2021-02-21T12:16:00Z">
              <w:rPr>
                <w:lang w:val="en-US"/>
              </w:rPr>
            </w:rPrChange>
          </w:rPr>
          <w:t>Test dataset</w:t>
        </w:r>
      </w:ins>
    </w:p>
    <w:p w14:paraId="72E6CFA6" w14:textId="1504368B" w:rsidR="00A93981" w:rsidRDefault="00A93981" w:rsidP="00F716AC">
      <w:pPr>
        <w:rPr>
          <w:ins w:id="919" w:author="Gustavo Moreira" w:date="2021-02-21T12:16:00Z"/>
          <w:lang w:val="en-US"/>
        </w:rPr>
      </w:pPr>
      <w:ins w:id="920" w:author="Gustavo Moreira" w:date="2021-02-21T12:15:00Z">
        <w:r>
          <w:rPr>
            <w:lang w:val="en-US"/>
          </w:rPr>
          <w:t xml:space="preserve">The test dataset is used at the end of the training, </w:t>
        </w:r>
        <w:proofErr w:type="gramStart"/>
        <w:r>
          <w:rPr>
            <w:lang w:val="en-US"/>
          </w:rPr>
          <w:t>in order to</w:t>
        </w:r>
        <w:proofErr w:type="gramEnd"/>
        <w:r>
          <w:rPr>
            <w:lang w:val="en-US"/>
          </w:rPr>
          <w:t xml:space="preserve"> access the actual performance of the model. When the model performs equally on the test and the training dataset, it indicates a corr</w:t>
        </w:r>
      </w:ins>
      <w:ins w:id="921" w:author="Gustavo Moreira" w:date="2021-02-21T12:16:00Z">
        <w:r>
          <w:rPr>
            <w:lang w:val="en-US"/>
          </w:rPr>
          <w:t>ect training of the model, while a lower performance indicates an incorrect training, due to overfitting or any other potential problem.</w:t>
        </w:r>
      </w:ins>
    </w:p>
    <w:p w14:paraId="2DA44B6B" w14:textId="238E0919" w:rsidR="00B91823" w:rsidRDefault="00B91823" w:rsidP="00F716AC">
      <w:pPr>
        <w:rPr>
          <w:ins w:id="922" w:author="Gustavo Moreira" w:date="2021-02-21T12:24:00Z"/>
          <w:lang w:val="en-US"/>
        </w:rPr>
      </w:pPr>
      <w:ins w:id="923" w:author="Gustavo Moreira" w:date="2021-02-21T12:23:00Z">
        <w:r>
          <w:rPr>
            <w:lang w:val="en-US"/>
          </w:rPr>
          <w:t>In this work, these dataset</w:t>
        </w:r>
      </w:ins>
      <w:ins w:id="924" w:author="Gustavo Moreira" w:date="2021-02-21T12:26:00Z">
        <w:r>
          <w:rPr>
            <w:lang w:val="en-US"/>
          </w:rPr>
          <w:t>s</w:t>
        </w:r>
      </w:ins>
      <w:ins w:id="925" w:author="Gustavo Moreira" w:date="2021-02-21T12:23:00Z">
        <w:r>
          <w:rPr>
            <w:lang w:val="en-US"/>
          </w:rPr>
          <w:t xml:space="preserve"> will be originated as a subset of the original datasets presented (see section 4.3.1).</w:t>
        </w:r>
      </w:ins>
    </w:p>
    <w:p w14:paraId="33A869E3" w14:textId="1AFFD95A" w:rsidR="00B91823" w:rsidRDefault="00B91823" w:rsidP="00F716AC">
      <w:pPr>
        <w:rPr>
          <w:ins w:id="926" w:author="Gustavo Moreira" w:date="2021-02-21T12:16:00Z"/>
          <w:lang w:val="en-US"/>
        </w:rPr>
      </w:pPr>
      <w:ins w:id="927" w:author="Gustavo Moreira" w:date="2021-02-21T12:24:00Z">
        <w:r>
          <w:rPr>
            <w:lang w:val="en-US"/>
          </w:rPr>
          <w:t xml:space="preserve">A general rule of thumb accepted by the machine learning community is presented in Figure 11. 60% of the available data is used to </w:t>
        </w:r>
        <w:proofErr w:type="gramStart"/>
        <w:r>
          <w:rPr>
            <w:lang w:val="en-US"/>
          </w:rPr>
          <w:t>actually train</w:t>
        </w:r>
        <w:proofErr w:type="gramEnd"/>
        <w:r>
          <w:rPr>
            <w:lang w:val="en-US"/>
          </w:rPr>
          <w:t xml:space="preserve"> the model, with the t</w:t>
        </w:r>
      </w:ins>
      <w:ins w:id="928" w:author="Gustavo Moreira" w:date="2021-02-21T12:25:00Z">
        <w:r>
          <w:rPr>
            <w:lang w:val="en-US"/>
          </w:rPr>
          <w:t>raining dataset. 20% are used for the validation dataset, also known as the developer dataset, to help fine tuning the model hyperparameters. The remaining 20% are reserved for the test dataset</w:t>
        </w:r>
      </w:ins>
      <w:ins w:id="929" w:author="Gustavo Moreira" w:date="2021-02-21T12:26:00Z">
        <w:r>
          <w:rPr>
            <w:lang w:val="en-US"/>
          </w:rPr>
          <w:t>.</w:t>
        </w:r>
      </w:ins>
      <w:ins w:id="930" w:author="Gustavo Moreira" w:date="2021-02-21T12:25:00Z">
        <w:r>
          <w:rPr>
            <w:lang w:val="en-US"/>
          </w:rPr>
          <w:t xml:space="preserve"> </w:t>
        </w:r>
      </w:ins>
    </w:p>
    <w:p w14:paraId="3C98BC21" w14:textId="77777777" w:rsidR="00B91823" w:rsidRDefault="00A93981">
      <w:pPr>
        <w:keepNext/>
        <w:rPr>
          <w:ins w:id="931" w:author="Gustavo Moreira" w:date="2021-02-21T12:21:00Z"/>
        </w:rPr>
        <w:pPrChange w:id="932" w:author="Gustavo Moreira" w:date="2021-02-21T12:21:00Z">
          <w:pPr/>
        </w:pPrChange>
      </w:pPr>
      <w:ins w:id="933" w:author="Gustavo Moreira" w:date="2021-02-21T12:18:00Z">
        <w:r>
          <w:rPr>
            <w:noProof/>
            <w:lang w:val="en-US"/>
          </w:rPr>
          <w:drawing>
            <wp:inline distT="0" distB="0" distL="0" distR="0" wp14:anchorId="0FDDD911" wp14:editId="08557379">
              <wp:extent cx="5363845" cy="3128645"/>
              <wp:effectExtent l="0" t="0" r="8255" b="14605"/>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ins>
    </w:p>
    <w:p w14:paraId="35B5C294" w14:textId="453FC759" w:rsidR="00A93981" w:rsidRDefault="00B91823" w:rsidP="00B91823">
      <w:pPr>
        <w:pStyle w:val="Legenda"/>
        <w:jc w:val="left"/>
        <w:rPr>
          <w:ins w:id="934" w:author="Gustavo Moreira" w:date="2021-02-21T12:28:00Z"/>
        </w:rPr>
      </w:pPr>
      <w:bookmarkStart w:id="935" w:name="_Toc64809205"/>
      <w:ins w:id="936" w:author="Gustavo Moreira" w:date="2021-02-21T12:21:00Z">
        <w:r>
          <w:t xml:space="preserve">Figure </w:t>
        </w:r>
        <w:r>
          <w:fldChar w:fldCharType="begin"/>
        </w:r>
        <w:r>
          <w:instrText xml:space="preserve"> SEQ Figure \* ARABIC </w:instrText>
        </w:r>
      </w:ins>
      <w:r>
        <w:fldChar w:fldCharType="separate"/>
      </w:r>
      <w:ins w:id="937" w:author="Gustavo Moreira" w:date="2021-02-21T12:21:00Z">
        <w:r>
          <w:rPr>
            <w:noProof/>
          </w:rPr>
          <w:t>11</w:t>
        </w:r>
        <w:r>
          <w:fldChar w:fldCharType="end"/>
        </w:r>
        <w:r>
          <w:t xml:space="preserve"> - Split percentages of different dataset types</w:t>
        </w:r>
      </w:ins>
      <w:bookmarkEnd w:id="935"/>
    </w:p>
    <w:p w14:paraId="3ACF6A9D" w14:textId="5A175F20" w:rsidR="00B91823" w:rsidRPr="00B91823" w:rsidRDefault="00B91823">
      <w:pPr>
        <w:rPr>
          <w:ins w:id="938" w:author="Gustavo Moreira" w:date="2021-02-21T12:26:00Z"/>
          <w:rPrChange w:id="939" w:author="Gustavo Moreira" w:date="2021-02-21T12:28:00Z">
            <w:rPr>
              <w:ins w:id="940" w:author="Gustavo Moreira" w:date="2021-02-21T12:26:00Z"/>
            </w:rPr>
          </w:rPrChange>
        </w:rPr>
        <w:pPrChange w:id="941" w:author="Gustavo Moreira" w:date="2021-02-21T12:28:00Z">
          <w:pPr>
            <w:pStyle w:val="Legenda"/>
            <w:jc w:val="left"/>
          </w:pPr>
        </w:pPrChange>
      </w:pPr>
      <w:ins w:id="942" w:author="Gustavo Moreira" w:date="2021-02-21T12:28:00Z">
        <w:r>
          <w:t>To summarize this chapter, Figure 12 provides a visual help to highlight the main differences between datasets. The training dataset i</w:t>
        </w:r>
      </w:ins>
      <w:ins w:id="943" w:author="Gustavo Moreira" w:date="2021-02-21T12:29:00Z">
        <w:r>
          <w:t xml:space="preserve">s used to train the model, and it learns from what is sees </w:t>
        </w:r>
        <w:r w:rsidR="002B5693">
          <w:t xml:space="preserve">on the dataset during training. The validation dataset provides essential information to </w:t>
        </w:r>
        <w:r w:rsidR="002B5693">
          <w:lastRenderedPageBreak/>
          <w:t>the developer team to understand which hype</w:t>
        </w:r>
      </w:ins>
      <w:ins w:id="944" w:author="Gustavo Moreira" w:date="2021-02-21T12:30:00Z">
        <w:r w:rsidR="002B5693">
          <w:t>rparameters are best suited for the problem in question. Finally, the test dataset d</w:t>
        </w:r>
      </w:ins>
      <w:ins w:id="945" w:author="Gustavo Moreira" w:date="2021-02-21T12:31:00Z">
        <w:r w:rsidR="002B5693">
          <w:t>etermines that the model is fit to solve the intended problem.</w:t>
        </w:r>
      </w:ins>
    </w:p>
    <w:p w14:paraId="5CAF1EDC" w14:textId="77777777" w:rsidR="00B91823" w:rsidRPr="00B91823" w:rsidRDefault="00B91823">
      <w:pPr>
        <w:rPr>
          <w:ins w:id="946" w:author="Gustavo Moreira" w:date="2021-02-21T11:55:00Z"/>
          <w:rPrChange w:id="947" w:author="Gustavo Moreira" w:date="2021-02-21T12:26:00Z">
            <w:rPr>
              <w:ins w:id="948" w:author="Gustavo Moreira" w:date="2021-02-21T11:55:00Z"/>
            </w:rPr>
          </w:rPrChange>
        </w:rPr>
        <w:pPrChange w:id="949" w:author="Gustavo Moreira" w:date="2021-02-21T12:26:00Z">
          <w:pPr>
            <w:pStyle w:val="Ttulo2"/>
          </w:pPr>
        </w:pPrChange>
      </w:pPr>
    </w:p>
    <w:p w14:paraId="1F20ABED" w14:textId="77777777" w:rsidR="00F716AC" w:rsidRDefault="00F716AC">
      <w:pPr>
        <w:keepNext/>
        <w:rPr>
          <w:ins w:id="950" w:author="Gustavo Moreira" w:date="2021-02-21T11:57:00Z"/>
        </w:rPr>
        <w:pPrChange w:id="951" w:author="Gustavo Moreira" w:date="2021-02-21T11:57:00Z">
          <w:pPr/>
        </w:pPrChange>
      </w:pPr>
      <w:ins w:id="952" w:author="Gustavo Moreira" w:date="2021-02-21T11:56:00Z">
        <w:r>
          <w:rPr>
            <w:noProof/>
            <w:lang w:val="en-US"/>
          </w:rPr>
          <w:drawing>
            <wp:inline distT="0" distB="0" distL="0" distR="0" wp14:anchorId="6F56EAD1" wp14:editId="3246D768">
              <wp:extent cx="5363845" cy="3128645"/>
              <wp:effectExtent l="0" t="38100" r="27305" b="52705"/>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ins>
    </w:p>
    <w:p w14:paraId="35EA6B6A" w14:textId="1BA1AC3F" w:rsidR="00F716AC" w:rsidRPr="00F716AC" w:rsidRDefault="00F716AC">
      <w:pPr>
        <w:pStyle w:val="Legenda"/>
        <w:jc w:val="left"/>
        <w:rPr>
          <w:ins w:id="953" w:author="Gustavo Moreira" w:date="2021-02-21T11:24:00Z"/>
          <w:rPrChange w:id="954" w:author="Gustavo Moreira" w:date="2021-02-21T11:55:00Z">
            <w:rPr>
              <w:ins w:id="955" w:author="Gustavo Moreira" w:date="2021-02-21T11:24:00Z"/>
            </w:rPr>
          </w:rPrChange>
        </w:rPr>
        <w:pPrChange w:id="956" w:author="Gustavo Moreira" w:date="2021-02-21T11:57:00Z">
          <w:pPr>
            <w:pStyle w:val="Ttulo2"/>
          </w:pPr>
        </w:pPrChange>
      </w:pPr>
      <w:bookmarkStart w:id="957" w:name="_Toc64809206"/>
      <w:ins w:id="958" w:author="Gustavo Moreira" w:date="2021-02-21T11:57:00Z">
        <w:r>
          <w:t xml:space="preserve">Figure </w:t>
        </w:r>
        <w:r>
          <w:fldChar w:fldCharType="begin"/>
        </w:r>
        <w:r>
          <w:instrText xml:space="preserve"> SEQ Figure \* ARABIC </w:instrText>
        </w:r>
      </w:ins>
      <w:r>
        <w:fldChar w:fldCharType="separate"/>
      </w:r>
      <w:ins w:id="959" w:author="Gustavo Moreira" w:date="2021-02-21T12:21:00Z">
        <w:r w:rsidR="00B91823">
          <w:rPr>
            <w:noProof/>
          </w:rPr>
          <w:t>12</w:t>
        </w:r>
      </w:ins>
      <w:ins w:id="960" w:author="Gustavo Moreira" w:date="2021-02-21T11:57:00Z">
        <w:r>
          <w:fldChar w:fldCharType="end"/>
        </w:r>
        <w:r>
          <w:t xml:space="preserve"> - Comparison between the different datasets used in deep learning models</w:t>
        </w:r>
      </w:ins>
      <w:bookmarkEnd w:id="957"/>
    </w:p>
    <w:p w14:paraId="4E9C8B3F" w14:textId="564D12A8" w:rsidR="00A44F33" w:rsidRDefault="002B5693" w:rsidP="00A44F33">
      <w:pPr>
        <w:pStyle w:val="Ttulo2"/>
        <w:rPr>
          <w:ins w:id="961" w:author="Gustavo Moreira" w:date="2021-02-21T12:34:00Z"/>
        </w:rPr>
      </w:pPr>
      <w:bookmarkStart w:id="962" w:name="_Toc64809250"/>
      <w:ins w:id="963" w:author="Gustavo Moreira" w:date="2021-02-21T12:34:00Z">
        <w:r>
          <w:t>Project classification analysis and c</w:t>
        </w:r>
      </w:ins>
      <w:ins w:id="964" w:author="Gustavo Moreira" w:date="2021-02-21T11:25:00Z">
        <w:r w:rsidR="00A44F33">
          <w:t xml:space="preserve">onfusion </w:t>
        </w:r>
      </w:ins>
      <w:ins w:id="965" w:author="Gustavo Moreira" w:date="2021-02-21T12:34:00Z">
        <w:r>
          <w:t>m</w:t>
        </w:r>
      </w:ins>
      <w:ins w:id="966" w:author="Gustavo Moreira" w:date="2021-02-21T11:25:00Z">
        <w:r w:rsidR="00A44F33">
          <w:t>atrix</w:t>
        </w:r>
      </w:ins>
      <w:bookmarkEnd w:id="962"/>
    </w:p>
    <w:p w14:paraId="198F8B5C" w14:textId="32E205F0" w:rsidR="002B5693" w:rsidRDefault="002B5693" w:rsidP="002B5693">
      <w:pPr>
        <w:rPr>
          <w:ins w:id="967" w:author="Gustavo Moreira" w:date="2021-02-21T12:37:00Z"/>
          <w:lang w:val="en-US"/>
        </w:rPr>
      </w:pPr>
      <w:ins w:id="968" w:author="Gustavo Moreira" w:date="2021-02-21T12:34:00Z">
        <w:r>
          <w:rPr>
            <w:lang w:val="en-US"/>
          </w:rPr>
          <w:t xml:space="preserve">In this section, the method used to evaluate the deep learning model to </w:t>
        </w:r>
      </w:ins>
      <w:ins w:id="969" w:author="Gustavo Moreira" w:date="2021-02-21T12:35:00Z">
        <w:r>
          <w:rPr>
            <w:lang w:val="en-US"/>
          </w:rPr>
          <w:t xml:space="preserve">be developed is analyzed. </w:t>
        </w:r>
      </w:ins>
    </w:p>
    <w:p w14:paraId="4AFA0897" w14:textId="439C3A98" w:rsidR="003709DA" w:rsidRDefault="002B5693" w:rsidP="002B5693">
      <w:pPr>
        <w:rPr>
          <w:ins w:id="970" w:author="Gustavo Moreira" w:date="2021-02-21T12:48:00Z"/>
          <w:lang w:val="en-US"/>
        </w:rPr>
      </w:pPr>
      <w:ins w:id="971" w:author="Gustavo Moreira" w:date="2021-02-21T12:37:00Z">
        <w:r>
          <w:rPr>
            <w:lang w:val="en-US"/>
          </w:rPr>
          <w:t xml:space="preserve">The implementations proposed during </w:t>
        </w:r>
      </w:ins>
      <w:ins w:id="972" w:author="Gustavo Moreira" w:date="2021-02-21T12:38:00Z">
        <w:r>
          <w:rPr>
            <w:lang w:val="en-US"/>
          </w:rPr>
          <w:t xml:space="preserve">design stage </w:t>
        </w:r>
      </w:ins>
      <w:ins w:id="973" w:author="Gustavo Moreira" w:date="2021-02-21T12:37:00Z">
        <w:r>
          <w:rPr>
            <w:lang w:val="en-US"/>
          </w:rPr>
          <w:t>(see section 5.2)</w:t>
        </w:r>
      </w:ins>
      <w:ins w:id="974" w:author="Gustavo Moreira" w:date="2021-02-21T12:38:00Z">
        <w:r>
          <w:rPr>
            <w:lang w:val="en-US"/>
          </w:rPr>
          <w:t>, fit in a multiclass classification problem. T</w:t>
        </w:r>
      </w:ins>
      <w:ins w:id="975" w:author="Gustavo Moreira" w:date="2021-02-21T12:39:00Z">
        <w:r>
          <w:rPr>
            <w:lang w:val="en-US"/>
          </w:rPr>
          <w:t>his is a type of classification where t</w:t>
        </w:r>
      </w:ins>
      <w:ins w:id="976" w:author="Gustavo Moreira" w:date="2021-02-21T12:41:00Z">
        <w:r w:rsidR="003709DA">
          <w:rPr>
            <w:lang w:val="en-US"/>
          </w:rPr>
          <w:t>w</w:t>
        </w:r>
      </w:ins>
      <w:ins w:id="977" w:author="Gustavo Moreira" w:date="2021-02-21T12:39:00Z">
        <w:r>
          <w:rPr>
            <w:lang w:val="en-US"/>
          </w:rPr>
          <w:t xml:space="preserve">o or more </w:t>
        </w:r>
        <w:r w:rsidR="003709DA">
          <w:rPr>
            <w:lang w:val="en-US"/>
          </w:rPr>
          <w:t>classes are classified as the output of the neural network.</w:t>
        </w:r>
      </w:ins>
    </w:p>
    <w:p w14:paraId="5B80AB6A" w14:textId="36972D56" w:rsidR="003709DA" w:rsidRDefault="003709DA" w:rsidP="002B5693">
      <w:pPr>
        <w:rPr>
          <w:ins w:id="978" w:author="Gustavo Moreira" w:date="2021-02-21T12:49:00Z"/>
          <w:lang w:val="en-US"/>
        </w:rPr>
      </w:pPr>
      <w:ins w:id="979" w:author="Gustavo Moreira" w:date="2021-02-21T12:48:00Z">
        <w:r>
          <w:rPr>
            <w:lang w:val="en-US"/>
          </w:rPr>
          <w:t xml:space="preserve">Literature </w:t>
        </w:r>
      </w:ins>
      <w:ins w:id="980" w:author="Gustavo Moreira" w:date="2021-02-21T12:49:00Z">
        <w:r>
          <w:rPr>
            <w:lang w:val="en-US"/>
          </w:rPr>
          <w:t>on music genre classification (see section 4.3.2) focus on accuracy</w:t>
        </w:r>
      </w:ins>
      <w:ins w:id="981" w:author="Gustavo Moreira" w:date="2021-02-21T15:12:00Z">
        <w:r w:rsidR="000A0520">
          <w:rPr>
            <w:lang w:val="en-US"/>
          </w:rPr>
          <w:t>, which</w:t>
        </w:r>
      </w:ins>
      <w:ins w:id="982" w:author="Gustavo Moreira" w:date="2021-02-21T12:49:00Z">
        <w:r>
          <w:rPr>
            <w:lang w:val="en-US"/>
          </w:rPr>
          <w:t xml:space="preserve"> is a metric that has been taken into consideration when evaluating the model, as an outcome of this work. </w:t>
        </w:r>
      </w:ins>
    </w:p>
    <w:p w14:paraId="67A24C01" w14:textId="2A2BED35" w:rsidR="003709DA" w:rsidRDefault="0074667D" w:rsidP="002B5693">
      <w:pPr>
        <w:rPr>
          <w:ins w:id="983" w:author="Gustavo Moreira" w:date="2021-02-21T12:51:00Z"/>
          <w:lang w:val="en-US"/>
        </w:rPr>
      </w:pPr>
      <w:ins w:id="984" w:author="Gustavo Moreira" w:date="2021-02-21T12:50:00Z">
        <w:r>
          <w:rPr>
            <w:lang w:val="en-US"/>
          </w:rPr>
          <w:t xml:space="preserve">Presenting and studying the performance of a model not only depends on accuracy. As a matter of fact, there are some factors that might </w:t>
        </w:r>
      </w:ins>
      <w:ins w:id="985" w:author="Gustavo Moreira" w:date="2021-02-21T12:51:00Z">
        <w:r>
          <w:rPr>
            <w:lang w:val="en-US"/>
          </w:rPr>
          <w:t>change the meaning of a high accuracy on a deep learning model.</w:t>
        </w:r>
      </w:ins>
    </w:p>
    <w:p w14:paraId="7237D3AE" w14:textId="0303A5DC" w:rsidR="0074667D" w:rsidRPr="0074667D" w:rsidRDefault="0074667D" w:rsidP="002B5693">
      <w:pPr>
        <w:rPr>
          <w:ins w:id="986" w:author="Gustavo Moreira" w:date="2021-02-21T12:51:00Z"/>
          <w:b/>
          <w:bCs/>
          <w:lang w:val="en-US"/>
          <w:rPrChange w:id="987" w:author="Gustavo Moreira" w:date="2021-02-21T12:51:00Z">
            <w:rPr>
              <w:ins w:id="988" w:author="Gustavo Moreira" w:date="2021-02-21T12:51:00Z"/>
              <w:lang w:val="en-US"/>
            </w:rPr>
          </w:rPrChange>
        </w:rPr>
      </w:pPr>
      <w:ins w:id="989" w:author="Gustavo Moreira" w:date="2021-02-21T12:51:00Z">
        <w:r w:rsidRPr="0074667D">
          <w:rPr>
            <w:b/>
            <w:bCs/>
            <w:lang w:val="en-US"/>
            <w:rPrChange w:id="990" w:author="Gustavo Moreira" w:date="2021-02-21T12:51:00Z">
              <w:rPr>
                <w:lang w:val="en-US"/>
              </w:rPr>
            </w:rPrChange>
          </w:rPr>
          <w:t>Imbalanced dataset</w:t>
        </w:r>
      </w:ins>
    </w:p>
    <w:p w14:paraId="2CD9869E" w14:textId="437CB509" w:rsidR="0074667D" w:rsidRDefault="0074667D" w:rsidP="002B5693">
      <w:pPr>
        <w:rPr>
          <w:ins w:id="991" w:author="Gustavo Moreira" w:date="2021-02-21T12:55:00Z"/>
          <w:lang w:val="en-US"/>
        </w:rPr>
      </w:pPr>
      <w:ins w:id="992" w:author="Gustavo Moreira" w:date="2021-02-21T12:51:00Z">
        <w:r>
          <w:rPr>
            <w:lang w:val="en-US"/>
          </w:rPr>
          <w:lastRenderedPageBreak/>
          <w:t xml:space="preserve">The concept of an imbalanced dataset refers to a case </w:t>
        </w:r>
      </w:ins>
      <w:ins w:id="993" w:author="Gustavo Moreira" w:date="2021-02-21T12:52:00Z">
        <w:r>
          <w:rPr>
            <w:lang w:val="en-US"/>
          </w:rPr>
          <w:t xml:space="preserve">where the labeled data on the dataset is different from class to class. For instance, </w:t>
        </w:r>
      </w:ins>
      <w:ins w:id="994" w:author="Gustavo Moreira" w:date="2021-02-21T12:53:00Z">
        <w:r>
          <w:rPr>
            <w:lang w:val="en-US"/>
          </w:rPr>
          <w:t xml:space="preserve">if a dataset that contains ten different genres with a total of one thousand samples, and nine </w:t>
        </w:r>
        <w:proofErr w:type="spellStart"/>
        <w:r>
          <w:rPr>
            <w:lang w:val="en-US"/>
          </w:rPr>
          <w:t>hundred</w:t>
        </w:r>
        <w:proofErr w:type="spellEnd"/>
        <w:r>
          <w:rPr>
            <w:lang w:val="en-US"/>
          </w:rPr>
          <w:t xml:space="preserve"> of those samples refer to one single class, the model will be trained with im</w:t>
        </w:r>
      </w:ins>
      <w:ins w:id="995" w:author="Gustavo Moreira" w:date="2021-02-21T12:54:00Z">
        <w:r>
          <w:rPr>
            <w:lang w:val="en-US"/>
          </w:rPr>
          <w:t xml:space="preserve">balanced data. If the test dataset is also based on this data, there is a high chance that the model will provide a high accuracy without </w:t>
        </w:r>
        <w:proofErr w:type="gramStart"/>
        <w:r>
          <w:rPr>
            <w:lang w:val="en-US"/>
          </w:rPr>
          <w:t>actually having</w:t>
        </w:r>
        <w:proofErr w:type="gramEnd"/>
        <w:r>
          <w:rPr>
            <w:lang w:val="en-US"/>
          </w:rPr>
          <w:t xml:space="preserve"> a good performance. There is a high chance that the overfitted data will be correctly </w:t>
        </w:r>
      </w:ins>
      <w:ins w:id="996" w:author="Gustavo Moreira" w:date="2021-02-21T12:55:00Z">
        <w:r>
          <w:rPr>
            <w:lang w:val="en-US"/>
          </w:rPr>
          <w:t>classified most of the times, but for the other nine genres in real world usage, it will perform poorly.</w:t>
        </w:r>
      </w:ins>
    </w:p>
    <w:p w14:paraId="2239F682" w14:textId="0F88B0FA" w:rsidR="0074667D" w:rsidRDefault="0074667D" w:rsidP="002B5693">
      <w:pPr>
        <w:rPr>
          <w:ins w:id="997" w:author="Gustavo Moreira" w:date="2021-02-21T12:55:00Z"/>
          <w:lang w:val="en-US"/>
        </w:rPr>
      </w:pPr>
      <w:ins w:id="998" w:author="Gustavo Moreira" w:date="2021-02-21T12:55:00Z">
        <w:r>
          <w:rPr>
            <w:lang w:val="en-US"/>
          </w:rPr>
          <w:t>There are some techniques to overcome an imbalanced dataset</w:t>
        </w:r>
      </w:ins>
      <w:ins w:id="999" w:author="Gustavo Moreira" w:date="2021-02-21T15:11:00Z">
        <w:r w:rsidR="000A0520">
          <w:rPr>
            <w:lang w:val="en-US"/>
          </w:rPr>
          <w:t>:</w:t>
        </w:r>
      </w:ins>
    </w:p>
    <w:p w14:paraId="6CFB0188" w14:textId="321A5098" w:rsidR="0074667D" w:rsidRPr="0074667D" w:rsidRDefault="0074667D" w:rsidP="002B5693">
      <w:pPr>
        <w:rPr>
          <w:ins w:id="1000" w:author="Gustavo Moreira" w:date="2021-02-21T12:55:00Z"/>
          <w:b/>
          <w:bCs/>
          <w:lang w:val="en-US"/>
          <w:rPrChange w:id="1001" w:author="Gustavo Moreira" w:date="2021-02-21T12:57:00Z">
            <w:rPr>
              <w:ins w:id="1002" w:author="Gustavo Moreira" w:date="2021-02-21T12:55:00Z"/>
              <w:lang w:val="en-US"/>
            </w:rPr>
          </w:rPrChange>
        </w:rPr>
      </w:pPr>
      <w:ins w:id="1003" w:author="Gustavo Moreira" w:date="2021-02-21T12:55:00Z">
        <w:r w:rsidRPr="0074667D">
          <w:rPr>
            <w:b/>
            <w:bCs/>
            <w:lang w:val="en-US"/>
            <w:rPrChange w:id="1004" w:author="Gustavo Moreira" w:date="2021-02-21T12:57:00Z">
              <w:rPr>
                <w:lang w:val="en-US"/>
              </w:rPr>
            </w:rPrChange>
          </w:rPr>
          <w:t>Under-sampling</w:t>
        </w:r>
      </w:ins>
    </w:p>
    <w:p w14:paraId="3692B0C2" w14:textId="5CCCDDF4" w:rsidR="0074667D" w:rsidRDefault="0074667D" w:rsidP="002B5693">
      <w:pPr>
        <w:rPr>
          <w:ins w:id="1005" w:author="Gustavo Moreira" w:date="2021-02-21T12:55:00Z"/>
          <w:lang w:val="en-US"/>
        </w:rPr>
      </w:pPr>
      <w:ins w:id="1006" w:author="Gustavo Moreira" w:date="2021-02-21T12:55:00Z">
        <w:r>
          <w:rPr>
            <w:lang w:val="en-US"/>
          </w:rPr>
          <w:t>R</w:t>
        </w:r>
      </w:ins>
      <w:ins w:id="1007" w:author="Gustavo Moreira" w:date="2021-02-21T12:56:00Z">
        <w:r>
          <w:rPr>
            <w:lang w:val="en-US"/>
          </w:rPr>
          <w:t>emove samples from over-represented classes. This can happen when the dataset used has a reasonable amount of data.</w:t>
        </w:r>
      </w:ins>
    </w:p>
    <w:p w14:paraId="20FA6393" w14:textId="3A6BD366" w:rsidR="0074667D" w:rsidRPr="0074667D" w:rsidRDefault="0074667D" w:rsidP="002B5693">
      <w:pPr>
        <w:rPr>
          <w:ins w:id="1008" w:author="Gustavo Moreira" w:date="2021-02-21T12:56:00Z"/>
          <w:b/>
          <w:bCs/>
          <w:lang w:val="en-US"/>
          <w:rPrChange w:id="1009" w:author="Gustavo Moreira" w:date="2021-02-21T12:57:00Z">
            <w:rPr>
              <w:ins w:id="1010" w:author="Gustavo Moreira" w:date="2021-02-21T12:56:00Z"/>
              <w:lang w:val="en-US"/>
            </w:rPr>
          </w:rPrChange>
        </w:rPr>
      </w:pPr>
      <w:ins w:id="1011" w:author="Gustavo Moreira" w:date="2021-02-21T12:55:00Z">
        <w:r w:rsidRPr="0074667D">
          <w:rPr>
            <w:b/>
            <w:bCs/>
            <w:lang w:val="en-US"/>
            <w:rPrChange w:id="1012" w:author="Gustavo Moreira" w:date="2021-02-21T12:57:00Z">
              <w:rPr>
                <w:lang w:val="en-US"/>
              </w:rPr>
            </w:rPrChange>
          </w:rPr>
          <w:t>Over-sampling</w:t>
        </w:r>
      </w:ins>
    </w:p>
    <w:p w14:paraId="5599D043" w14:textId="3B4F5139" w:rsidR="0074667D" w:rsidRDefault="0074667D" w:rsidP="002B5693">
      <w:pPr>
        <w:rPr>
          <w:ins w:id="1013" w:author="Gustavo Moreira" w:date="2021-02-21T12:57:00Z"/>
          <w:lang w:val="en-US"/>
        </w:rPr>
      </w:pPr>
      <w:ins w:id="1014" w:author="Gustavo Moreira" w:date="2021-02-21T12:56:00Z">
        <w:r>
          <w:rPr>
            <w:lang w:val="en-US"/>
          </w:rPr>
          <w:t>Add more samples from under-represented classes. This c</w:t>
        </w:r>
      </w:ins>
      <w:ins w:id="1015" w:author="Gustavo Moreira" w:date="2021-02-21T12:57:00Z">
        <w:r>
          <w:rPr>
            <w:lang w:val="en-US"/>
          </w:rPr>
          <w:t>an happen when not enough data is available. Typically happen when datasets used for training are small.</w:t>
        </w:r>
      </w:ins>
    </w:p>
    <w:p w14:paraId="0833C435" w14:textId="06555567" w:rsidR="004E36E5" w:rsidRDefault="0074667D" w:rsidP="002B5693">
      <w:pPr>
        <w:rPr>
          <w:ins w:id="1016" w:author="Gustavo Moreira" w:date="2021-02-21T13:20:00Z"/>
          <w:lang w:val="en-US"/>
        </w:rPr>
      </w:pPr>
      <w:ins w:id="1017" w:author="Gustavo Moreira" w:date="2021-02-21T12:58:00Z">
        <w:r>
          <w:rPr>
            <w:lang w:val="en-US"/>
          </w:rPr>
          <w:t xml:space="preserve">To achieve a good evaluation of the model, the following evaluation metrics should be considered. </w:t>
        </w:r>
      </w:ins>
      <w:ins w:id="1018" w:author="Gustavo Moreira" w:date="2021-02-21T12:59:00Z">
        <w:r>
          <w:rPr>
            <w:lang w:val="en-US"/>
          </w:rPr>
          <w:t>During the next chapters, further analysis on the available model will be done, and each metric is used according to the most fit use case.</w:t>
        </w:r>
      </w:ins>
    </w:p>
    <w:p w14:paraId="12BA03AC" w14:textId="23DBBDF0" w:rsidR="004E36E5" w:rsidRDefault="004E36E5" w:rsidP="002B5693">
      <w:pPr>
        <w:rPr>
          <w:ins w:id="1019" w:author="Gustavo Moreira" w:date="2021-02-21T13:26:00Z"/>
          <w:lang w:val="en-US"/>
        </w:rPr>
      </w:pPr>
      <w:ins w:id="1020" w:author="Gustavo Moreira" w:date="2021-02-21T13:20:00Z">
        <w:r>
          <w:rPr>
            <w:lang w:val="en-US"/>
          </w:rPr>
          <w:t>For multiclass classification, a confusion matrix is a good way to evaluate the model beyond the accuracy metri</w:t>
        </w:r>
      </w:ins>
      <w:ins w:id="1021" w:author="Gustavo Moreira" w:date="2021-02-21T13:21:00Z">
        <w:r>
          <w:rPr>
            <w:lang w:val="en-US"/>
          </w:rPr>
          <w:t>c, as it shows the complete performance of the model.</w:t>
        </w:r>
      </w:ins>
    </w:p>
    <w:p w14:paraId="401263C6" w14:textId="133EB156" w:rsidR="004E36E5" w:rsidRDefault="004E36E5" w:rsidP="002B5693">
      <w:pPr>
        <w:rPr>
          <w:ins w:id="1022" w:author="Gustavo Moreira" w:date="2021-02-21T13:27:00Z"/>
          <w:lang w:val="en-US"/>
        </w:rPr>
      </w:pPr>
      <w:ins w:id="1023" w:author="Gustavo Moreira" w:date="2021-02-21T13:26:00Z">
        <w:r>
          <w:rPr>
            <w:lang w:val="en-US"/>
          </w:rPr>
          <w:t xml:space="preserve">The advantage of using a confusion matrix is that the accuracy can be classified per genre, instead of just relying on a general model accuracy, which might </w:t>
        </w:r>
        <w:proofErr w:type="gramStart"/>
        <w:r>
          <w:rPr>
            <w:lang w:val="en-US"/>
          </w:rPr>
          <w:t xml:space="preserve">hide </w:t>
        </w:r>
        <w:r w:rsidR="00CA0260">
          <w:rPr>
            <w:lang w:val="en-US"/>
          </w:rPr>
          <w:t>p</w:t>
        </w:r>
      </w:ins>
      <w:ins w:id="1024" w:author="Gustavo Moreira" w:date="2021-02-21T13:27:00Z">
        <w:r w:rsidR="00CA0260">
          <w:rPr>
            <w:lang w:val="en-US"/>
          </w:rPr>
          <w:t>oorly</w:t>
        </w:r>
        <w:proofErr w:type="gramEnd"/>
        <w:r w:rsidR="00CA0260">
          <w:rPr>
            <w:lang w:val="en-US"/>
          </w:rPr>
          <w:t xml:space="preserve"> performance in real world scenarios. </w:t>
        </w:r>
      </w:ins>
    </w:p>
    <w:p w14:paraId="6725F626" w14:textId="1028DEB5" w:rsidR="00CA0260" w:rsidRDefault="00CA0260" w:rsidP="002B5693">
      <w:pPr>
        <w:rPr>
          <w:ins w:id="1025" w:author="Gustavo Moreira" w:date="2021-02-21T13:27:00Z"/>
          <w:lang w:val="en-US"/>
        </w:rPr>
      </w:pPr>
      <w:ins w:id="1026" w:author="Gustavo Moreira" w:date="2021-02-21T13:27:00Z">
        <w:r>
          <w:rPr>
            <w:lang w:val="en-US"/>
          </w:rPr>
          <w:t>When studying the number of samples per genre, the confusion matrix helps identify potential issues with the dataset, and therefore, suggest improvements for future work.</w:t>
        </w:r>
      </w:ins>
    </w:p>
    <w:p w14:paraId="24A65D57" w14:textId="34D0A510" w:rsidR="00CA0260" w:rsidRDefault="00CA0260" w:rsidP="002B5693">
      <w:pPr>
        <w:rPr>
          <w:ins w:id="1027" w:author="Gustavo Moreira" w:date="2021-02-21T13:34:00Z"/>
          <w:lang w:val="en-US"/>
        </w:rPr>
      </w:pPr>
      <w:ins w:id="1028" w:author="Gustavo Moreira" w:date="2021-02-21T13:27:00Z">
        <w:r>
          <w:rPr>
            <w:lang w:val="en-US"/>
          </w:rPr>
          <w:t>Table 9 show</w:t>
        </w:r>
      </w:ins>
      <w:ins w:id="1029" w:author="Gustavo Moreira" w:date="2021-02-21T13:28:00Z">
        <w:r>
          <w:rPr>
            <w:lang w:val="en-US"/>
          </w:rPr>
          <w:t>s an unfilled confusion matrix for the first proposed implementation (see section 5.2), which is based on the GTZAN dataset.</w:t>
        </w:r>
      </w:ins>
      <w:ins w:id="1030" w:author="Gustavo Moreira" w:date="2021-02-21T13:29:00Z">
        <w:r>
          <w:rPr>
            <w:lang w:val="en-US"/>
          </w:rPr>
          <w:t xml:space="preserve"> The black cells represent the cells of the confusion matrix that ar</w:t>
        </w:r>
      </w:ins>
      <w:ins w:id="1031" w:author="Gustavo Moreira" w:date="2021-02-21T13:30:00Z">
        <w:r>
          <w:rPr>
            <w:lang w:val="en-US"/>
          </w:rPr>
          <w:t xml:space="preserve">e expected to have a higher accuracy value, indicating a good model training. Lower values on the black cells might indicate that something went wrong, or that over-sampling </w:t>
        </w:r>
      </w:ins>
      <w:ins w:id="1032" w:author="Gustavo Moreira" w:date="2021-02-21T13:31:00Z">
        <w:r>
          <w:rPr>
            <w:lang w:val="en-US"/>
          </w:rPr>
          <w:t>needs to be applied in future trainings. On the other hand, higher values on the blank cells are also not desirable, and might indicate overfitting problems in the model, as well as the need of performing under-sampl</w:t>
        </w:r>
      </w:ins>
      <w:ins w:id="1033" w:author="Gustavo Moreira" w:date="2021-02-21T13:32:00Z">
        <w:r>
          <w:rPr>
            <w:lang w:val="en-US"/>
          </w:rPr>
          <w:t>ing.</w:t>
        </w:r>
      </w:ins>
    </w:p>
    <w:p w14:paraId="43592710" w14:textId="3BA822D6" w:rsidR="00CA0260" w:rsidRDefault="00CA0260" w:rsidP="002B5693">
      <w:pPr>
        <w:rPr>
          <w:ins w:id="1034" w:author="Gustavo Moreira" w:date="2021-02-21T13:21:00Z"/>
          <w:lang w:val="en-US"/>
        </w:rPr>
      </w:pPr>
      <w:ins w:id="1035" w:author="Gustavo Moreira" w:date="2021-02-21T13:34:00Z">
        <w:r>
          <w:rPr>
            <w:lang w:val="en-US"/>
          </w:rPr>
          <w:t xml:space="preserve">For completeness, a similar confusion matrix </w:t>
        </w:r>
      </w:ins>
      <w:ins w:id="1036" w:author="Gustavo Moreira" w:date="2021-02-21T13:35:00Z">
        <w:r>
          <w:rPr>
            <w:lang w:val="en-US"/>
          </w:rPr>
          <w:t>should be presented for the second implementation proposal.</w:t>
        </w:r>
      </w:ins>
    </w:p>
    <w:tbl>
      <w:tblPr>
        <w:tblStyle w:val="Tabelacomgrade"/>
        <w:tblW w:w="0" w:type="auto"/>
        <w:tblLook w:val="04A0" w:firstRow="1" w:lastRow="0" w:firstColumn="1" w:lastColumn="0" w:noHBand="0" w:noVBand="1"/>
        <w:tblPrChange w:id="1037" w:author="Gustavo Moreira" w:date="2021-02-21T13:29:00Z">
          <w:tblPr>
            <w:tblStyle w:val="Tabelacomgrade"/>
            <w:tblW w:w="0" w:type="auto"/>
            <w:tblLook w:val="04A0" w:firstRow="1" w:lastRow="0" w:firstColumn="1" w:lastColumn="0" w:noHBand="0" w:noVBand="1"/>
          </w:tblPr>
        </w:tblPrChange>
      </w:tblPr>
      <w:tblGrid>
        <w:gridCol w:w="954"/>
        <w:gridCol w:w="693"/>
        <w:gridCol w:w="954"/>
        <w:gridCol w:w="924"/>
        <w:gridCol w:w="692"/>
        <w:gridCol w:w="861"/>
        <w:gridCol w:w="563"/>
        <w:gridCol w:w="739"/>
        <w:gridCol w:w="559"/>
        <w:gridCol w:w="857"/>
        <w:gridCol w:w="641"/>
        <w:tblGridChange w:id="1038">
          <w:tblGrid>
            <w:gridCol w:w="954"/>
            <w:gridCol w:w="693"/>
            <w:gridCol w:w="954"/>
            <w:gridCol w:w="924"/>
            <w:gridCol w:w="692"/>
            <w:gridCol w:w="861"/>
            <w:gridCol w:w="563"/>
            <w:gridCol w:w="739"/>
            <w:gridCol w:w="559"/>
            <w:gridCol w:w="857"/>
            <w:gridCol w:w="641"/>
          </w:tblGrid>
        </w:tblGridChange>
      </w:tblGrid>
      <w:tr w:rsidR="004E36E5" w:rsidRPr="004E36E5" w14:paraId="3B7F1E46" w14:textId="77777777" w:rsidTr="00CA0260">
        <w:trPr>
          <w:ins w:id="1039" w:author="Gustavo Moreira" w:date="2021-02-21T13:21:00Z"/>
        </w:trPr>
        <w:tc>
          <w:tcPr>
            <w:tcW w:w="954" w:type="dxa"/>
            <w:tcPrChange w:id="1040" w:author="Gustavo Moreira" w:date="2021-02-21T13:29:00Z">
              <w:tcPr>
                <w:tcW w:w="767" w:type="dxa"/>
              </w:tcPr>
            </w:tcPrChange>
          </w:tcPr>
          <w:p w14:paraId="51385B4D" w14:textId="357B56DF" w:rsidR="004E36E5" w:rsidRPr="004E36E5" w:rsidRDefault="004E36E5" w:rsidP="002B5693">
            <w:pPr>
              <w:rPr>
                <w:ins w:id="1041" w:author="Gustavo Moreira" w:date="2021-02-21T13:21:00Z"/>
                <w:sz w:val="20"/>
                <w:szCs w:val="20"/>
                <w:lang w:val="en-US"/>
                <w:rPrChange w:id="1042" w:author="Gustavo Moreira" w:date="2021-02-21T13:24:00Z">
                  <w:rPr>
                    <w:ins w:id="1043" w:author="Gustavo Moreira" w:date="2021-02-21T13:21:00Z"/>
                    <w:lang w:val="en-US"/>
                  </w:rPr>
                </w:rPrChange>
              </w:rPr>
            </w:pPr>
            <w:ins w:id="1044" w:author="Gustavo Moreira" w:date="2021-02-21T13:22:00Z">
              <w:r w:rsidRPr="004E36E5">
                <w:rPr>
                  <w:sz w:val="20"/>
                  <w:szCs w:val="20"/>
                  <w:lang w:val="en-US"/>
                  <w:rPrChange w:id="1045" w:author="Gustavo Moreira" w:date="2021-02-21T13:24:00Z">
                    <w:rPr>
                      <w:lang w:val="en-US"/>
                    </w:rPr>
                  </w:rPrChange>
                </w:rPr>
                <w:t>Blues</w:t>
              </w:r>
            </w:ins>
          </w:p>
        </w:tc>
        <w:tc>
          <w:tcPr>
            <w:tcW w:w="693" w:type="dxa"/>
            <w:shd w:val="clear" w:color="auto" w:fill="000000" w:themeFill="text1"/>
            <w:tcPrChange w:id="1046" w:author="Gustavo Moreira" w:date="2021-02-21T13:29:00Z">
              <w:tcPr>
                <w:tcW w:w="767" w:type="dxa"/>
              </w:tcPr>
            </w:tcPrChange>
          </w:tcPr>
          <w:p w14:paraId="7A138CBC" w14:textId="77777777" w:rsidR="004E36E5" w:rsidRPr="004E36E5" w:rsidRDefault="004E36E5" w:rsidP="002B5693">
            <w:pPr>
              <w:rPr>
                <w:ins w:id="1047" w:author="Gustavo Moreira" w:date="2021-02-21T13:21:00Z"/>
                <w:sz w:val="20"/>
                <w:szCs w:val="20"/>
                <w:lang w:val="en-US"/>
                <w:rPrChange w:id="1048" w:author="Gustavo Moreira" w:date="2021-02-21T13:24:00Z">
                  <w:rPr>
                    <w:ins w:id="1049" w:author="Gustavo Moreira" w:date="2021-02-21T13:21:00Z"/>
                    <w:lang w:val="en-US"/>
                  </w:rPr>
                </w:rPrChange>
              </w:rPr>
            </w:pPr>
          </w:p>
        </w:tc>
        <w:tc>
          <w:tcPr>
            <w:tcW w:w="954" w:type="dxa"/>
            <w:tcPrChange w:id="1050" w:author="Gustavo Moreira" w:date="2021-02-21T13:29:00Z">
              <w:tcPr>
                <w:tcW w:w="767" w:type="dxa"/>
              </w:tcPr>
            </w:tcPrChange>
          </w:tcPr>
          <w:p w14:paraId="5B0AFA7C" w14:textId="77777777" w:rsidR="004E36E5" w:rsidRPr="004E36E5" w:rsidRDefault="004E36E5" w:rsidP="002B5693">
            <w:pPr>
              <w:rPr>
                <w:ins w:id="1051" w:author="Gustavo Moreira" w:date="2021-02-21T13:21:00Z"/>
                <w:sz w:val="20"/>
                <w:szCs w:val="20"/>
                <w:lang w:val="en-US"/>
                <w:rPrChange w:id="1052" w:author="Gustavo Moreira" w:date="2021-02-21T13:24:00Z">
                  <w:rPr>
                    <w:ins w:id="1053" w:author="Gustavo Moreira" w:date="2021-02-21T13:21:00Z"/>
                    <w:lang w:val="en-US"/>
                  </w:rPr>
                </w:rPrChange>
              </w:rPr>
            </w:pPr>
          </w:p>
        </w:tc>
        <w:tc>
          <w:tcPr>
            <w:tcW w:w="924" w:type="dxa"/>
            <w:tcPrChange w:id="1054" w:author="Gustavo Moreira" w:date="2021-02-21T13:29:00Z">
              <w:tcPr>
                <w:tcW w:w="767" w:type="dxa"/>
              </w:tcPr>
            </w:tcPrChange>
          </w:tcPr>
          <w:p w14:paraId="4F38605B" w14:textId="77777777" w:rsidR="004E36E5" w:rsidRPr="004E36E5" w:rsidRDefault="004E36E5" w:rsidP="002B5693">
            <w:pPr>
              <w:rPr>
                <w:ins w:id="1055" w:author="Gustavo Moreira" w:date="2021-02-21T13:21:00Z"/>
                <w:sz w:val="20"/>
                <w:szCs w:val="20"/>
                <w:lang w:val="en-US"/>
                <w:rPrChange w:id="1056" w:author="Gustavo Moreira" w:date="2021-02-21T13:24:00Z">
                  <w:rPr>
                    <w:ins w:id="1057" w:author="Gustavo Moreira" w:date="2021-02-21T13:21:00Z"/>
                    <w:lang w:val="en-US"/>
                  </w:rPr>
                </w:rPrChange>
              </w:rPr>
            </w:pPr>
          </w:p>
        </w:tc>
        <w:tc>
          <w:tcPr>
            <w:tcW w:w="692" w:type="dxa"/>
            <w:tcPrChange w:id="1058" w:author="Gustavo Moreira" w:date="2021-02-21T13:29:00Z">
              <w:tcPr>
                <w:tcW w:w="767" w:type="dxa"/>
              </w:tcPr>
            </w:tcPrChange>
          </w:tcPr>
          <w:p w14:paraId="40D55FD2" w14:textId="77777777" w:rsidR="004E36E5" w:rsidRPr="004E36E5" w:rsidRDefault="004E36E5" w:rsidP="002B5693">
            <w:pPr>
              <w:rPr>
                <w:ins w:id="1059" w:author="Gustavo Moreira" w:date="2021-02-21T13:21:00Z"/>
                <w:sz w:val="20"/>
                <w:szCs w:val="20"/>
                <w:lang w:val="en-US"/>
                <w:rPrChange w:id="1060" w:author="Gustavo Moreira" w:date="2021-02-21T13:24:00Z">
                  <w:rPr>
                    <w:ins w:id="1061" w:author="Gustavo Moreira" w:date="2021-02-21T13:21:00Z"/>
                    <w:lang w:val="en-US"/>
                  </w:rPr>
                </w:rPrChange>
              </w:rPr>
            </w:pPr>
          </w:p>
        </w:tc>
        <w:tc>
          <w:tcPr>
            <w:tcW w:w="861" w:type="dxa"/>
            <w:tcPrChange w:id="1062" w:author="Gustavo Moreira" w:date="2021-02-21T13:29:00Z">
              <w:tcPr>
                <w:tcW w:w="767" w:type="dxa"/>
              </w:tcPr>
            </w:tcPrChange>
          </w:tcPr>
          <w:p w14:paraId="54C9D02F" w14:textId="77777777" w:rsidR="004E36E5" w:rsidRPr="004E36E5" w:rsidRDefault="004E36E5" w:rsidP="002B5693">
            <w:pPr>
              <w:rPr>
                <w:ins w:id="1063" w:author="Gustavo Moreira" w:date="2021-02-21T13:21:00Z"/>
                <w:sz w:val="20"/>
                <w:szCs w:val="20"/>
                <w:lang w:val="en-US"/>
                <w:rPrChange w:id="1064" w:author="Gustavo Moreira" w:date="2021-02-21T13:24:00Z">
                  <w:rPr>
                    <w:ins w:id="1065" w:author="Gustavo Moreira" w:date="2021-02-21T13:21:00Z"/>
                    <w:lang w:val="en-US"/>
                  </w:rPr>
                </w:rPrChange>
              </w:rPr>
            </w:pPr>
          </w:p>
        </w:tc>
        <w:tc>
          <w:tcPr>
            <w:tcW w:w="563" w:type="dxa"/>
            <w:tcPrChange w:id="1066" w:author="Gustavo Moreira" w:date="2021-02-21T13:29:00Z">
              <w:tcPr>
                <w:tcW w:w="767" w:type="dxa"/>
              </w:tcPr>
            </w:tcPrChange>
          </w:tcPr>
          <w:p w14:paraId="5D446D32" w14:textId="77777777" w:rsidR="004E36E5" w:rsidRPr="004E36E5" w:rsidRDefault="004E36E5" w:rsidP="002B5693">
            <w:pPr>
              <w:rPr>
                <w:ins w:id="1067" w:author="Gustavo Moreira" w:date="2021-02-21T13:21:00Z"/>
                <w:sz w:val="20"/>
                <w:szCs w:val="20"/>
                <w:lang w:val="en-US"/>
                <w:rPrChange w:id="1068" w:author="Gustavo Moreira" w:date="2021-02-21T13:24:00Z">
                  <w:rPr>
                    <w:ins w:id="1069" w:author="Gustavo Moreira" w:date="2021-02-21T13:21:00Z"/>
                    <w:lang w:val="en-US"/>
                  </w:rPr>
                </w:rPrChange>
              </w:rPr>
            </w:pPr>
          </w:p>
        </w:tc>
        <w:tc>
          <w:tcPr>
            <w:tcW w:w="739" w:type="dxa"/>
            <w:tcPrChange w:id="1070" w:author="Gustavo Moreira" w:date="2021-02-21T13:29:00Z">
              <w:tcPr>
                <w:tcW w:w="767" w:type="dxa"/>
              </w:tcPr>
            </w:tcPrChange>
          </w:tcPr>
          <w:p w14:paraId="251DF401" w14:textId="77777777" w:rsidR="004E36E5" w:rsidRPr="004E36E5" w:rsidRDefault="004E36E5" w:rsidP="002B5693">
            <w:pPr>
              <w:rPr>
                <w:ins w:id="1071" w:author="Gustavo Moreira" w:date="2021-02-21T13:21:00Z"/>
                <w:sz w:val="20"/>
                <w:szCs w:val="20"/>
                <w:lang w:val="en-US"/>
                <w:rPrChange w:id="1072" w:author="Gustavo Moreira" w:date="2021-02-21T13:24:00Z">
                  <w:rPr>
                    <w:ins w:id="1073" w:author="Gustavo Moreira" w:date="2021-02-21T13:21:00Z"/>
                    <w:lang w:val="en-US"/>
                  </w:rPr>
                </w:rPrChange>
              </w:rPr>
            </w:pPr>
          </w:p>
        </w:tc>
        <w:tc>
          <w:tcPr>
            <w:tcW w:w="559" w:type="dxa"/>
            <w:tcPrChange w:id="1074" w:author="Gustavo Moreira" w:date="2021-02-21T13:29:00Z">
              <w:tcPr>
                <w:tcW w:w="767" w:type="dxa"/>
              </w:tcPr>
            </w:tcPrChange>
          </w:tcPr>
          <w:p w14:paraId="09267FDE" w14:textId="77777777" w:rsidR="004E36E5" w:rsidRPr="004E36E5" w:rsidRDefault="004E36E5" w:rsidP="002B5693">
            <w:pPr>
              <w:rPr>
                <w:ins w:id="1075" w:author="Gustavo Moreira" w:date="2021-02-21T13:21:00Z"/>
                <w:sz w:val="20"/>
                <w:szCs w:val="20"/>
                <w:lang w:val="en-US"/>
                <w:rPrChange w:id="1076" w:author="Gustavo Moreira" w:date="2021-02-21T13:24:00Z">
                  <w:rPr>
                    <w:ins w:id="1077" w:author="Gustavo Moreira" w:date="2021-02-21T13:21:00Z"/>
                    <w:lang w:val="en-US"/>
                  </w:rPr>
                </w:rPrChange>
              </w:rPr>
            </w:pPr>
          </w:p>
        </w:tc>
        <w:tc>
          <w:tcPr>
            <w:tcW w:w="857" w:type="dxa"/>
            <w:tcPrChange w:id="1078" w:author="Gustavo Moreira" w:date="2021-02-21T13:29:00Z">
              <w:tcPr>
                <w:tcW w:w="767" w:type="dxa"/>
              </w:tcPr>
            </w:tcPrChange>
          </w:tcPr>
          <w:p w14:paraId="25040F4A" w14:textId="77777777" w:rsidR="004E36E5" w:rsidRPr="004E36E5" w:rsidRDefault="004E36E5" w:rsidP="002B5693">
            <w:pPr>
              <w:rPr>
                <w:ins w:id="1079" w:author="Gustavo Moreira" w:date="2021-02-21T13:21:00Z"/>
                <w:sz w:val="20"/>
                <w:szCs w:val="20"/>
                <w:lang w:val="en-US"/>
                <w:rPrChange w:id="1080" w:author="Gustavo Moreira" w:date="2021-02-21T13:24:00Z">
                  <w:rPr>
                    <w:ins w:id="1081" w:author="Gustavo Moreira" w:date="2021-02-21T13:21:00Z"/>
                    <w:lang w:val="en-US"/>
                  </w:rPr>
                </w:rPrChange>
              </w:rPr>
            </w:pPr>
          </w:p>
        </w:tc>
        <w:tc>
          <w:tcPr>
            <w:tcW w:w="641" w:type="dxa"/>
            <w:tcPrChange w:id="1082" w:author="Gustavo Moreira" w:date="2021-02-21T13:29:00Z">
              <w:tcPr>
                <w:tcW w:w="767" w:type="dxa"/>
              </w:tcPr>
            </w:tcPrChange>
          </w:tcPr>
          <w:p w14:paraId="27CB40BB" w14:textId="77777777" w:rsidR="004E36E5" w:rsidRPr="004E36E5" w:rsidRDefault="004E36E5" w:rsidP="002B5693">
            <w:pPr>
              <w:rPr>
                <w:ins w:id="1083" w:author="Gustavo Moreira" w:date="2021-02-21T13:21:00Z"/>
                <w:sz w:val="20"/>
                <w:szCs w:val="20"/>
                <w:lang w:val="en-US"/>
                <w:rPrChange w:id="1084" w:author="Gustavo Moreira" w:date="2021-02-21T13:24:00Z">
                  <w:rPr>
                    <w:ins w:id="1085" w:author="Gustavo Moreira" w:date="2021-02-21T13:21:00Z"/>
                    <w:lang w:val="en-US"/>
                  </w:rPr>
                </w:rPrChange>
              </w:rPr>
            </w:pPr>
          </w:p>
        </w:tc>
      </w:tr>
      <w:tr w:rsidR="004E36E5" w:rsidRPr="004E36E5" w14:paraId="34525563" w14:textId="77777777" w:rsidTr="00CA0260">
        <w:trPr>
          <w:ins w:id="1086" w:author="Gustavo Moreira" w:date="2021-02-21T13:21:00Z"/>
        </w:trPr>
        <w:tc>
          <w:tcPr>
            <w:tcW w:w="954" w:type="dxa"/>
            <w:tcPrChange w:id="1087" w:author="Gustavo Moreira" w:date="2021-02-21T13:29:00Z">
              <w:tcPr>
                <w:tcW w:w="767" w:type="dxa"/>
              </w:tcPr>
            </w:tcPrChange>
          </w:tcPr>
          <w:p w14:paraId="16B94331" w14:textId="414D0EC1" w:rsidR="004E36E5" w:rsidRPr="004E36E5" w:rsidRDefault="004E36E5" w:rsidP="002B5693">
            <w:pPr>
              <w:rPr>
                <w:ins w:id="1088" w:author="Gustavo Moreira" w:date="2021-02-21T13:21:00Z"/>
                <w:sz w:val="20"/>
                <w:szCs w:val="20"/>
                <w:lang w:val="en-US"/>
                <w:rPrChange w:id="1089" w:author="Gustavo Moreira" w:date="2021-02-21T13:24:00Z">
                  <w:rPr>
                    <w:ins w:id="1090" w:author="Gustavo Moreira" w:date="2021-02-21T13:21:00Z"/>
                    <w:lang w:val="en-US"/>
                  </w:rPr>
                </w:rPrChange>
              </w:rPr>
            </w:pPr>
            <w:ins w:id="1091" w:author="Gustavo Moreira" w:date="2021-02-21T13:22:00Z">
              <w:r w:rsidRPr="004E36E5">
                <w:rPr>
                  <w:sz w:val="20"/>
                  <w:szCs w:val="20"/>
                  <w:lang w:val="en-US"/>
                  <w:rPrChange w:id="1092" w:author="Gustavo Moreira" w:date="2021-02-21T13:24:00Z">
                    <w:rPr>
                      <w:lang w:val="en-US"/>
                    </w:rPr>
                  </w:rPrChange>
                </w:rPr>
                <w:t>Classical</w:t>
              </w:r>
            </w:ins>
          </w:p>
        </w:tc>
        <w:tc>
          <w:tcPr>
            <w:tcW w:w="693" w:type="dxa"/>
            <w:tcPrChange w:id="1093" w:author="Gustavo Moreira" w:date="2021-02-21T13:29:00Z">
              <w:tcPr>
                <w:tcW w:w="767" w:type="dxa"/>
              </w:tcPr>
            </w:tcPrChange>
          </w:tcPr>
          <w:p w14:paraId="5C536785" w14:textId="77777777" w:rsidR="004E36E5" w:rsidRPr="004E36E5" w:rsidRDefault="004E36E5" w:rsidP="002B5693">
            <w:pPr>
              <w:rPr>
                <w:ins w:id="1094" w:author="Gustavo Moreira" w:date="2021-02-21T13:21:00Z"/>
                <w:sz w:val="20"/>
                <w:szCs w:val="20"/>
                <w:lang w:val="en-US"/>
                <w:rPrChange w:id="1095" w:author="Gustavo Moreira" w:date="2021-02-21T13:24:00Z">
                  <w:rPr>
                    <w:ins w:id="1096" w:author="Gustavo Moreira" w:date="2021-02-21T13:21:00Z"/>
                    <w:lang w:val="en-US"/>
                  </w:rPr>
                </w:rPrChange>
              </w:rPr>
            </w:pPr>
          </w:p>
        </w:tc>
        <w:tc>
          <w:tcPr>
            <w:tcW w:w="954" w:type="dxa"/>
            <w:shd w:val="clear" w:color="auto" w:fill="0D0D0D" w:themeFill="text1" w:themeFillTint="F2"/>
            <w:tcPrChange w:id="1097" w:author="Gustavo Moreira" w:date="2021-02-21T13:29:00Z">
              <w:tcPr>
                <w:tcW w:w="767" w:type="dxa"/>
              </w:tcPr>
            </w:tcPrChange>
          </w:tcPr>
          <w:p w14:paraId="06B7466A" w14:textId="77777777" w:rsidR="004E36E5" w:rsidRPr="004E36E5" w:rsidRDefault="004E36E5" w:rsidP="002B5693">
            <w:pPr>
              <w:rPr>
                <w:ins w:id="1098" w:author="Gustavo Moreira" w:date="2021-02-21T13:21:00Z"/>
                <w:sz w:val="20"/>
                <w:szCs w:val="20"/>
                <w:lang w:val="en-US"/>
                <w:rPrChange w:id="1099" w:author="Gustavo Moreira" w:date="2021-02-21T13:24:00Z">
                  <w:rPr>
                    <w:ins w:id="1100" w:author="Gustavo Moreira" w:date="2021-02-21T13:21:00Z"/>
                    <w:lang w:val="en-US"/>
                  </w:rPr>
                </w:rPrChange>
              </w:rPr>
            </w:pPr>
          </w:p>
        </w:tc>
        <w:tc>
          <w:tcPr>
            <w:tcW w:w="924" w:type="dxa"/>
            <w:tcPrChange w:id="1101" w:author="Gustavo Moreira" w:date="2021-02-21T13:29:00Z">
              <w:tcPr>
                <w:tcW w:w="767" w:type="dxa"/>
              </w:tcPr>
            </w:tcPrChange>
          </w:tcPr>
          <w:p w14:paraId="401515F7" w14:textId="77777777" w:rsidR="004E36E5" w:rsidRPr="004E36E5" w:rsidRDefault="004E36E5" w:rsidP="002B5693">
            <w:pPr>
              <w:rPr>
                <w:ins w:id="1102" w:author="Gustavo Moreira" w:date="2021-02-21T13:21:00Z"/>
                <w:sz w:val="20"/>
                <w:szCs w:val="20"/>
                <w:lang w:val="en-US"/>
                <w:rPrChange w:id="1103" w:author="Gustavo Moreira" w:date="2021-02-21T13:24:00Z">
                  <w:rPr>
                    <w:ins w:id="1104" w:author="Gustavo Moreira" w:date="2021-02-21T13:21:00Z"/>
                    <w:lang w:val="en-US"/>
                  </w:rPr>
                </w:rPrChange>
              </w:rPr>
            </w:pPr>
          </w:p>
        </w:tc>
        <w:tc>
          <w:tcPr>
            <w:tcW w:w="692" w:type="dxa"/>
            <w:tcPrChange w:id="1105" w:author="Gustavo Moreira" w:date="2021-02-21T13:29:00Z">
              <w:tcPr>
                <w:tcW w:w="767" w:type="dxa"/>
              </w:tcPr>
            </w:tcPrChange>
          </w:tcPr>
          <w:p w14:paraId="03F88D2F" w14:textId="77777777" w:rsidR="004E36E5" w:rsidRPr="004E36E5" w:rsidRDefault="004E36E5" w:rsidP="002B5693">
            <w:pPr>
              <w:rPr>
                <w:ins w:id="1106" w:author="Gustavo Moreira" w:date="2021-02-21T13:21:00Z"/>
                <w:sz w:val="20"/>
                <w:szCs w:val="20"/>
                <w:lang w:val="en-US"/>
                <w:rPrChange w:id="1107" w:author="Gustavo Moreira" w:date="2021-02-21T13:24:00Z">
                  <w:rPr>
                    <w:ins w:id="1108" w:author="Gustavo Moreira" w:date="2021-02-21T13:21:00Z"/>
                    <w:lang w:val="en-US"/>
                  </w:rPr>
                </w:rPrChange>
              </w:rPr>
            </w:pPr>
          </w:p>
        </w:tc>
        <w:tc>
          <w:tcPr>
            <w:tcW w:w="861" w:type="dxa"/>
            <w:tcPrChange w:id="1109" w:author="Gustavo Moreira" w:date="2021-02-21T13:29:00Z">
              <w:tcPr>
                <w:tcW w:w="767" w:type="dxa"/>
              </w:tcPr>
            </w:tcPrChange>
          </w:tcPr>
          <w:p w14:paraId="714CFF7D" w14:textId="77777777" w:rsidR="004E36E5" w:rsidRPr="004E36E5" w:rsidRDefault="004E36E5" w:rsidP="002B5693">
            <w:pPr>
              <w:rPr>
                <w:ins w:id="1110" w:author="Gustavo Moreira" w:date="2021-02-21T13:21:00Z"/>
                <w:sz w:val="20"/>
                <w:szCs w:val="20"/>
                <w:lang w:val="en-US"/>
                <w:rPrChange w:id="1111" w:author="Gustavo Moreira" w:date="2021-02-21T13:24:00Z">
                  <w:rPr>
                    <w:ins w:id="1112" w:author="Gustavo Moreira" w:date="2021-02-21T13:21:00Z"/>
                    <w:lang w:val="en-US"/>
                  </w:rPr>
                </w:rPrChange>
              </w:rPr>
            </w:pPr>
          </w:p>
        </w:tc>
        <w:tc>
          <w:tcPr>
            <w:tcW w:w="563" w:type="dxa"/>
            <w:tcPrChange w:id="1113" w:author="Gustavo Moreira" w:date="2021-02-21T13:29:00Z">
              <w:tcPr>
                <w:tcW w:w="767" w:type="dxa"/>
              </w:tcPr>
            </w:tcPrChange>
          </w:tcPr>
          <w:p w14:paraId="31F26030" w14:textId="77777777" w:rsidR="004E36E5" w:rsidRPr="004E36E5" w:rsidRDefault="004E36E5" w:rsidP="002B5693">
            <w:pPr>
              <w:rPr>
                <w:ins w:id="1114" w:author="Gustavo Moreira" w:date="2021-02-21T13:21:00Z"/>
                <w:sz w:val="20"/>
                <w:szCs w:val="20"/>
                <w:lang w:val="en-US"/>
                <w:rPrChange w:id="1115" w:author="Gustavo Moreira" w:date="2021-02-21T13:24:00Z">
                  <w:rPr>
                    <w:ins w:id="1116" w:author="Gustavo Moreira" w:date="2021-02-21T13:21:00Z"/>
                    <w:lang w:val="en-US"/>
                  </w:rPr>
                </w:rPrChange>
              </w:rPr>
            </w:pPr>
          </w:p>
        </w:tc>
        <w:tc>
          <w:tcPr>
            <w:tcW w:w="739" w:type="dxa"/>
            <w:tcPrChange w:id="1117" w:author="Gustavo Moreira" w:date="2021-02-21T13:29:00Z">
              <w:tcPr>
                <w:tcW w:w="767" w:type="dxa"/>
              </w:tcPr>
            </w:tcPrChange>
          </w:tcPr>
          <w:p w14:paraId="3A60DBFE" w14:textId="77777777" w:rsidR="004E36E5" w:rsidRPr="004E36E5" w:rsidRDefault="004E36E5" w:rsidP="002B5693">
            <w:pPr>
              <w:rPr>
                <w:ins w:id="1118" w:author="Gustavo Moreira" w:date="2021-02-21T13:21:00Z"/>
                <w:sz w:val="20"/>
                <w:szCs w:val="20"/>
                <w:lang w:val="en-US"/>
                <w:rPrChange w:id="1119" w:author="Gustavo Moreira" w:date="2021-02-21T13:24:00Z">
                  <w:rPr>
                    <w:ins w:id="1120" w:author="Gustavo Moreira" w:date="2021-02-21T13:21:00Z"/>
                    <w:lang w:val="en-US"/>
                  </w:rPr>
                </w:rPrChange>
              </w:rPr>
            </w:pPr>
          </w:p>
        </w:tc>
        <w:tc>
          <w:tcPr>
            <w:tcW w:w="559" w:type="dxa"/>
            <w:tcPrChange w:id="1121" w:author="Gustavo Moreira" w:date="2021-02-21T13:29:00Z">
              <w:tcPr>
                <w:tcW w:w="767" w:type="dxa"/>
              </w:tcPr>
            </w:tcPrChange>
          </w:tcPr>
          <w:p w14:paraId="30E46ED9" w14:textId="77777777" w:rsidR="004E36E5" w:rsidRPr="004E36E5" w:rsidRDefault="004E36E5" w:rsidP="002B5693">
            <w:pPr>
              <w:rPr>
                <w:ins w:id="1122" w:author="Gustavo Moreira" w:date="2021-02-21T13:21:00Z"/>
                <w:sz w:val="20"/>
                <w:szCs w:val="20"/>
                <w:lang w:val="en-US"/>
                <w:rPrChange w:id="1123" w:author="Gustavo Moreira" w:date="2021-02-21T13:24:00Z">
                  <w:rPr>
                    <w:ins w:id="1124" w:author="Gustavo Moreira" w:date="2021-02-21T13:21:00Z"/>
                    <w:lang w:val="en-US"/>
                  </w:rPr>
                </w:rPrChange>
              </w:rPr>
            </w:pPr>
          </w:p>
        </w:tc>
        <w:tc>
          <w:tcPr>
            <w:tcW w:w="857" w:type="dxa"/>
            <w:tcPrChange w:id="1125" w:author="Gustavo Moreira" w:date="2021-02-21T13:29:00Z">
              <w:tcPr>
                <w:tcW w:w="767" w:type="dxa"/>
              </w:tcPr>
            </w:tcPrChange>
          </w:tcPr>
          <w:p w14:paraId="467D50ED" w14:textId="77777777" w:rsidR="004E36E5" w:rsidRPr="004E36E5" w:rsidRDefault="004E36E5" w:rsidP="002B5693">
            <w:pPr>
              <w:rPr>
                <w:ins w:id="1126" w:author="Gustavo Moreira" w:date="2021-02-21T13:21:00Z"/>
                <w:sz w:val="20"/>
                <w:szCs w:val="20"/>
                <w:lang w:val="en-US"/>
                <w:rPrChange w:id="1127" w:author="Gustavo Moreira" w:date="2021-02-21T13:24:00Z">
                  <w:rPr>
                    <w:ins w:id="1128" w:author="Gustavo Moreira" w:date="2021-02-21T13:21:00Z"/>
                    <w:lang w:val="en-US"/>
                  </w:rPr>
                </w:rPrChange>
              </w:rPr>
            </w:pPr>
          </w:p>
        </w:tc>
        <w:tc>
          <w:tcPr>
            <w:tcW w:w="641" w:type="dxa"/>
            <w:tcPrChange w:id="1129" w:author="Gustavo Moreira" w:date="2021-02-21T13:29:00Z">
              <w:tcPr>
                <w:tcW w:w="767" w:type="dxa"/>
              </w:tcPr>
            </w:tcPrChange>
          </w:tcPr>
          <w:p w14:paraId="5096629F" w14:textId="77777777" w:rsidR="004E36E5" w:rsidRPr="004E36E5" w:rsidRDefault="004E36E5" w:rsidP="002B5693">
            <w:pPr>
              <w:rPr>
                <w:ins w:id="1130" w:author="Gustavo Moreira" w:date="2021-02-21T13:21:00Z"/>
                <w:sz w:val="20"/>
                <w:szCs w:val="20"/>
                <w:lang w:val="en-US"/>
                <w:rPrChange w:id="1131" w:author="Gustavo Moreira" w:date="2021-02-21T13:24:00Z">
                  <w:rPr>
                    <w:ins w:id="1132" w:author="Gustavo Moreira" w:date="2021-02-21T13:21:00Z"/>
                    <w:lang w:val="en-US"/>
                  </w:rPr>
                </w:rPrChange>
              </w:rPr>
            </w:pPr>
          </w:p>
        </w:tc>
      </w:tr>
      <w:tr w:rsidR="004E36E5" w:rsidRPr="004E36E5" w14:paraId="5ED5F804" w14:textId="77777777" w:rsidTr="00CA0260">
        <w:trPr>
          <w:ins w:id="1133" w:author="Gustavo Moreira" w:date="2021-02-21T13:21:00Z"/>
        </w:trPr>
        <w:tc>
          <w:tcPr>
            <w:tcW w:w="954" w:type="dxa"/>
            <w:tcPrChange w:id="1134" w:author="Gustavo Moreira" w:date="2021-02-21T13:29:00Z">
              <w:tcPr>
                <w:tcW w:w="767" w:type="dxa"/>
              </w:tcPr>
            </w:tcPrChange>
          </w:tcPr>
          <w:p w14:paraId="55A298D2" w14:textId="69F2A908" w:rsidR="004E36E5" w:rsidRPr="004E36E5" w:rsidRDefault="004E36E5" w:rsidP="002B5693">
            <w:pPr>
              <w:rPr>
                <w:ins w:id="1135" w:author="Gustavo Moreira" w:date="2021-02-21T13:21:00Z"/>
                <w:sz w:val="20"/>
                <w:szCs w:val="20"/>
                <w:lang w:val="en-US"/>
                <w:rPrChange w:id="1136" w:author="Gustavo Moreira" w:date="2021-02-21T13:24:00Z">
                  <w:rPr>
                    <w:ins w:id="1137" w:author="Gustavo Moreira" w:date="2021-02-21T13:21:00Z"/>
                    <w:lang w:val="en-US"/>
                  </w:rPr>
                </w:rPrChange>
              </w:rPr>
            </w:pPr>
            <w:ins w:id="1138" w:author="Gustavo Moreira" w:date="2021-02-21T13:22:00Z">
              <w:r w:rsidRPr="004E36E5">
                <w:rPr>
                  <w:sz w:val="20"/>
                  <w:szCs w:val="20"/>
                  <w:lang w:val="en-US"/>
                  <w:rPrChange w:id="1139" w:author="Gustavo Moreira" w:date="2021-02-21T13:24:00Z">
                    <w:rPr>
                      <w:lang w:val="en-US"/>
                    </w:rPr>
                  </w:rPrChange>
                </w:rPr>
                <w:t>Country</w:t>
              </w:r>
            </w:ins>
          </w:p>
        </w:tc>
        <w:tc>
          <w:tcPr>
            <w:tcW w:w="693" w:type="dxa"/>
            <w:tcPrChange w:id="1140" w:author="Gustavo Moreira" w:date="2021-02-21T13:29:00Z">
              <w:tcPr>
                <w:tcW w:w="767" w:type="dxa"/>
              </w:tcPr>
            </w:tcPrChange>
          </w:tcPr>
          <w:p w14:paraId="59CD92AB" w14:textId="77777777" w:rsidR="004E36E5" w:rsidRPr="004E36E5" w:rsidRDefault="004E36E5" w:rsidP="002B5693">
            <w:pPr>
              <w:rPr>
                <w:ins w:id="1141" w:author="Gustavo Moreira" w:date="2021-02-21T13:21:00Z"/>
                <w:sz w:val="20"/>
                <w:szCs w:val="20"/>
                <w:lang w:val="en-US"/>
                <w:rPrChange w:id="1142" w:author="Gustavo Moreira" w:date="2021-02-21T13:24:00Z">
                  <w:rPr>
                    <w:ins w:id="1143" w:author="Gustavo Moreira" w:date="2021-02-21T13:21:00Z"/>
                    <w:lang w:val="en-US"/>
                  </w:rPr>
                </w:rPrChange>
              </w:rPr>
            </w:pPr>
          </w:p>
        </w:tc>
        <w:tc>
          <w:tcPr>
            <w:tcW w:w="954" w:type="dxa"/>
            <w:tcPrChange w:id="1144" w:author="Gustavo Moreira" w:date="2021-02-21T13:29:00Z">
              <w:tcPr>
                <w:tcW w:w="767" w:type="dxa"/>
              </w:tcPr>
            </w:tcPrChange>
          </w:tcPr>
          <w:p w14:paraId="3E8096EB" w14:textId="77777777" w:rsidR="004E36E5" w:rsidRPr="004E36E5" w:rsidRDefault="004E36E5" w:rsidP="002B5693">
            <w:pPr>
              <w:rPr>
                <w:ins w:id="1145" w:author="Gustavo Moreira" w:date="2021-02-21T13:21:00Z"/>
                <w:sz w:val="20"/>
                <w:szCs w:val="20"/>
                <w:lang w:val="en-US"/>
                <w:rPrChange w:id="1146" w:author="Gustavo Moreira" w:date="2021-02-21T13:24:00Z">
                  <w:rPr>
                    <w:ins w:id="1147" w:author="Gustavo Moreira" w:date="2021-02-21T13:21:00Z"/>
                    <w:lang w:val="en-US"/>
                  </w:rPr>
                </w:rPrChange>
              </w:rPr>
            </w:pPr>
          </w:p>
        </w:tc>
        <w:tc>
          <w:tcPr>
            <w:tcW w:w="924" w:type="dxa"/>
            <w:shd w:val="clear" w:color="auto" w:fill="0D0D0D" w:themeFill="text1" w:themeFillTint="F2"/>
            <w:tcPrChange w:id="1148" w:author="Gustavo Moreira" w:date="2021-02-21T13:29:00Z">
              <w:tcPr>
                <w:tcW w:w="767" w:type="dxa"/>
              </w:tcPr>
            </w:tcPrChange>
          </w:tcPr>
          <w:p w14:paraId="662A8551" w14:textId="77777777" w:rsidR="004E36E5" w:rsidRPr="004E36E5" w:rsidRDefault="004E36E5" w:rsidP="002B5693">
            <w:pPr>
              <w:rPr>
                <w:ins w:id="1149" w:author="Gustavo Moreira" w:date="2021-02-21T13:21:00Z"/>
                <w:sz w:val="20"/>
                <w:szCs w:val="20"/>
                <w:lang w:val="en-US"/>
                <w:rPrChange w:id="1150" w:author="Gustavo Moreira" w:date="2021-02-21T13:24:00Z">
                  <w:rPr>
                    <w:ins w:id="1151" w:author="Gustavo Moreira" w:date="2021-02-21T13:21:00Z"/>
                    <w:lang w:val="en-US"/>
                  </w:rPr>
                </w:rPrChange>
              </w:rPr>
            </w:pPr>
          </w:p>
        </w:tc>
        <w:tc>
          <w:tcPr>
            <w:tcW w:w="692" w:type="dxa"/>
            <w:tcPrChange w:id="1152" w:author="Gustavo Moreira" w:date="2021-02-21T13:29:00Z">
              <w:tcPr>
                <w:tcW w:w="767" w:type="dxa"/>
              </w:tcPr>
            </w:tcPrChange>
          </w:tcPr>
          <w:p w14:paraId="08496D5D" w14:textId="77777777" w:rsidR="004E36E5" w:rsidRPr="004E36E5" w:rsidRDefault="004E36E5" w:rsidP="002B5693">
            <w:pPr>
              <w:rPr>
                <w:ins w:id="1153" w:author="Gustavo Moreira" w:date="2021-02-21T13:21:00Z"/>
                <w:sz w:val="20"/>
                <w:szCs w:val="20"/>
                <w:lang w:val="en-US"/>
                <w:rPrChange w:id="1154" w:author="Gustavo Moreira" w:date="2021-02-21T13:24:00Z">
                  <w:rPr>
                    <w:ins w:id="1155" w:author="Gustavo Moreira" w:date="2021-02-21T13:21:00Z"/>
                    <w:lang w:val="en-US"/>
                  </w:rPr>
                </w:rPrChange>
              </w:rPr>
            </w:pPr>
          </w:p>
        </w:tc>
        <w:tc>
          <w:tcPr>
            <w:tcW w:w="861" w:type="dxa"/>
            <w:tcPrChange w:id="1156" w:author="Gustavo Moreira" w:date="2021-02-21T13:29:00Z">
              <w:tcPr>
                <w:tcW w:w="767" w:type="dxa"/>
              </w:tcPr>
            </w:tcPrChange>
          </w:tcPr>
          <w:p w14:paraId="03F542B5" w14:textId="77777777" w:rsidR="004E36E5" w:rsidRPr="004E36E5" w:rsidRDefault="004E36E5" w:rsidP="002B5693">
            <w:pPr>
              <w:rPr>
                <w:ins w:id="1157" w:author="Gustavo Moreira" w:date="2021-02-21T13:21:00Z"/>
                <w:sz w:val="20"/>
                <w:szCs w:val="20"/>
                <w:lang w:val="en-US"/>
                <w:rPrChange w:id="1158" w:author="Gustavo Moreira" w:date="2021-02-21T13:24:00Z">
                  <w:rPr>
                    <w:ins w:id="1159" w:author="Gustavo Moreira" w:date="2021-02-21T13:21:00Z"/>
                    <w:lang w:val="en-US"/>
                  </w:rPr>
                </w:rPrChange>
              </w:rPr>
            </w:pPr>
          </w:p>
        </w:tc>
        <w:tc>
          <w:tcPr>
            <w:tcW w:w="563" w:type="dxa"/>
            <w:tcPrChange w:id="1160" w:author="Gustavo Moreira" w:date="2021-02-21T13:29:00Z">
              <w:tcPr>
                <w:tcW w:w="767" w:type="dxa"/>
              </w:tcPr>
            </w:tcPrChange>
          </w:tcPr>
          <w:p w14:paraId="730CDCE3" w14:textId="77777777" w:rsidR="004E36E5" w:rsidRPr="004E36E5" w:rsidRDefault="004E36E5" w:rsidP="002B5693">
            <w:pPr>
              <w:rPr>
                <w:ins w:id="1161" w:author="Gustavo Moreira" w:date="2021-02-21T13:21:00Z"/>
                <w:sz w:val="20"/>
                <w:szCs w:val="20"/>
                <w:lang w:val="en-US"/>
                <w:rPrChange w:id="1162" w:author="Gustavo Moreira" w:date="2021-02-21T13:24:00Z">
                  <w:rPr>
                    <w:ins w:id="1163" w:author="Gustavo Moreira" w:date="2021-02-21T13:21:00Z"/>
                    <w:lang w:val="en-US"/>
                  </w:rPr>
                </w:rPrChange>
              </w:rPr>
            </w:pPr>
          </w:p>
        </w:tc>
        <w:tc>
          <w:tcPr>
            <w:tcW w:w="739" w:type="dxa"/>
            <w:tcPrChange w:id="1164" w:author="Gustavo Moreira" w:date="2021-02-21T13:29:00Z">
              <w:tcPr>
                <w:tcW w:w="767" w:type="dxa"/>
              </w:tcPr>
            </w:tcPrChange>
          </w:tcPr>
          <w:p w14:paraId="4F82E713" w14:textId="77777777" w:rsidR="004E36E5" w:rsidRPr="004E36E5" w:rsidRDefault="004E36E5" w:rsidP="002B5693">
            <w:pPr>
              <w:rPr>
                <w:ins w:id="1165" w:author="Gustavo Moreira" w:date="2021-02-21T13:21:00Z"/>
                <w:sz w:val="20"/>
                <w:szCs w:val="20"/>
                <w:lang w:val="en-US"/>
                <w:rPrChange w:id="1166" w:author="Gustavo Moreira" w:date="2021-02-21T13:24:00Z">
                  <w:rPr>
                    <w:ins w:id="1167" w:author="Gustavo Moreira" w:date="2021-02-21T13:21:00Z"/>
                    <w:lang w:val="en-US"/>
                  </w:rPr>
                </w:rPrChange>
              </w:rPr>
            </w:pPr>
          </w:p>
        </w:tc>
        <w:tc>
          <w:tcPr>
            <w:tcW w:w="559" w:type="dxa"/>
            <w:tcPrChange w:id="1168" w:author="Gustavo Moreira" w:date="2021-02-21T13:29:00Z">
              <w:tcPr>
                <w:tcW w:w="767" w:type="dxa"/>
              </w:tcPr>
            </w:tcPrChange>
          </w:tcPr>
          <w:p w14:paraId="6BE7B26B" w14:textId="77777777" w:rsidR="004E36E5" w:rsidRPr="004E36E5" w:rsidRDefault="004E36E5" w:rsidP="002B5693">
            <w:pPr>
              <w:rPr>
                <w:ins w:id="1169" w:author="Gustavo Moreira" w:date="2021-02-21T13:21:00Z"/>
                <w:sz w:val="20"/>
                <w:szCs w:val="20"/>
                <w:lang w:val="en-US"/>
                <w:rPrChange w:id="1170" w:author="Gustavo Moreira" w:date="2021-02-21T13:24:00Z">
                  <w:rPr>
                    <w:ins w:id="1171" w:author="Gustavo Moreira" w:date="2021-02-21T13:21:00Z"/>
                    <w:lang w:val="en-US"/>
                  </w:rPr>
                </w:rPrChange>
              </w:rPr>
            </w:pPr>
          </w:p>
        </w:tc>
        <w:tc>
          <w:tcPr>
            <w:tcW w:w="857" w:type="dxa"/>
            <w:tcPrChange w:id="1172" w:author="Gustavo Moreira" w:date="2021-02-21T13:29:00Z">
              <w:tcPr>
                <w:tcW w:w="767" w:type="dxa"/>
              </w:tcPr>
            </w:tcPrChange>
          </w:tcPr>
          <w:p w14:paraId="32B4B001" w14:textId="77777777" w:rsidR="004E36E5" w:rsidRPr="004E36E5" w:rsidRDefault="004E36E5" w:rsidP="002B5693">
            <w:pPr>
              <w:rPr>
                <w:ins w:id="1173" w:author="Gustavo Moreira" w:date="2021-02-21T13:21:00Z"/>
                <w:sz w:val="20"/>
                <w:szCs w:val="20"/>
                <w:lang w:val="en-US"/>
                <w:rPrChange w:id="1174" w:author="Gustavo Moreira" w:date="2021-02-21T13:24:00Z">
                  <w:rPr>
                    <w:ins w:id="1175" w:author="Gustavo Moreira" w:date="2021-02-21T13:21:00Z"/>
                    <w:lang w:val="en-US"/>
                  </w:rPr>
                </w:rPrChange>
              </w:rPr>
            </w:pPr>
          </w:p>
        </w:tc>
        <w:tc>
          <w:tcPr>
            <w:tcW w:w="641" w:type="dxa"/>
            <w:tcPrChange w:id="1176" w:author="Gustavo Moreira" w:date="2021-02-21T13:29:00Z">
              <w:tcPr>
                <w:tcW w:w="767" w:type="dxa"/>
              </w:tcPr>
            </w:tcPrChange>
          </w:tcPr>
          <w:p w14:paraId="58D0D706" w14:textId="77777777" w:rsidR="004E36E5" w:rsidRPr="004E36E5" w:rsidRDefault="004E36E5" w:rsidP="002B5693">
            <w:pPr>
              <w:rPr>
                <w:ins w:id="1177" w:author="Gustavo Moreira" w:date="2021-02-21T13:21:00Z"/>
                <w:sz w:val="20"/>
                <w:szCs w:val="20"/>
                <w:lang w:val="en-US"/>
                <w:rPrChange w:id="1178" w:author="Gustavo Moreira" w:date="2021-02-21T13:24:00Z">
                  <w:rPr>
                    <w:ins w:id="1179" w:author="Gustavo Moreira" w:date="2021-02-21T13:21:00Z"/>
                    <w:lang w:val="en-US"/>
                  </w:rPr>
                </w:rPrChange>
              </w:rPr>
            </w:pPr>
          </w:p>
        </w:tc>
      </w:tr>
      <w:tr w:rsidR="004E36E5" w:rsidRPr="004E36E5" w14:paraId="123BE555" w14:textId="77777777" w:rsidTr="00CA0260">
        <w:trPr>
          <w:ins w:id="1180" w:author="Gustavo Moreira" w:date="2021-02-21T13:21:00Z"/>
        </w:trPr>
        <w:tc>
          <w:tcPr>
            <w:tcW w:w="954" w:type="dxa"/>
            <w:tcPrChange w:id="1181" w:author="Gustavo Moreira" w:date="2021-02-21T13:29:00Z">
              <w:tcPr>
                <w:tcW w:w="767" w:type="dxa"/>
              </w:tcPr>
            </w:tcPrChange>
          </w:tcPr>
          <w:p w14:paraId="51988E70" w14:textId="00070D62" w:rsidR="004E36E5" w:rsidRPr="004E36E5" w:rsidRDefault="004E36E5" w:rsidP="002B5693">
            <w:pPr>
              <w:rPr>
                <w:ins w:id="1182" w:author="Gustavo Moreira" w:date="2021-02-21T13:21:00Z"/>
                <w:sz w:val="20"/>
                <w:szCs w:val="20"/>
                <w:lang w:val="en-US"/>
                <w:rPrChange w:id="1183" w:author="Gustavo Moreira" w:date="2021-02-21T13:24:00Z">
                  <w:rPr>
                    <w:ins w:id="1184" w:author="Gustavo Moreira" w:date="2021-02-21T13:21:00Z"/>
                    <w:lang w:val="en-US"/>
                  </w:rPr>
                </w:rPrChange>
              </w:rPr>
            </w:pPr>
            <w:ins w:id="1185" w:author="Gustavo Moreira" w:date="2021-02-21T13:22:00Z">
              <w:r w:rsidRPr="004E36E5">
                <w:rPr>
                  <w:sz w:val="20"/>
                  <w:szCs w:val="20"/>
                  <w:lang w:val="en-US"/>
                  <w:rPrChange w:id="1186" w:author="Gustavo Moreira" w:date="2021-02-21T13:24:00Z">
                    <w:rPr>
                      <w:lang w:val="en-US"/>
                    </w:rPr>
                  </w:rPrChange>
                </w:rPr>
                <w:lastRenderedPageBreak/>
                <w:t>Disco</w:t>
              </w:r>
            </w:ins>
          </w:p>
        </w:tc>
        <w:tc>
          <w:tcPr>
            <w:tcW w:w="693" w:type="dxa"/>
            <w:tcPrChange w:id="1187" w:author="Gustavo Moreira" w:date="2021-02-21T13:29:00Z">
              <w:tcPr>
                <w:tcW w:w="767" w:type="dxa"/>
              </w:tcPr>
            </w:tcPrChange>
          </w:tcPr>
          <w:p w14:paraId="649D487C" w14:textId="77777777" w:rsidR="004E36E5" w:rsidRPr="004E36E5" w:rsidRDefault="004E36E5" w:rsidP="002B5693">
            <w:pPr>
              <w:rPr>
                <w:ins w:id="1188" w:author="Gustavo Moreira" w:date="2021-02-21T13:21:00Z"/>
                <w:sz w:val="20"/>
                <w:szCs w:val="20"/>
                <w:lang w:val="en-US"/>
                <w:rPrChange w:id="1189" w:author="Gustavo Moreira" w:date="2021-02-21T13:24:00Z">
                  <w:rPr>
                    <w:ins w:id="1190" w:author="Gustavo Moreira" w:date="2021-02-21T13:21:00Z"/>
                    <w:lang w:val="en-US"/>
                  </w:rPr>
                </w:rPrChange>
              </w:rPr>
            </w:pPr>
          </w:p>
        </w:tc>
        <w:tc>
          <w:tcPr>
            <w:tcW w:w="954" w:type="dxa"/>
            <w:tcPrChange w:id="1191" w:author="Gustavo Moreira" w:date="2021-02-21T13:29:00Z">
              <w:tcPr>
                <w:tcW w:w="767" w:type="dxa"/>
              </w:tcPr>
            </w:tcPrChange>
          </w:tcPr>
          <w:p w14:paraId="00F2A92C" w14:textId="77777777" w:rsidR="004E36E5" w:rsidRPr="004E36E5" w:rsidRDefault="004E36E5" w:rsidP="002B5693">
            <w:pPr>
              <w:rPr>
                <w:ins w:id="1192" w:author="Gustavo Moreira" w:date="2021-02-21T13:21:00Z"/>
                <w:sz w:val="20"/>
                <w:szCs w:val="20"/>
                <w:lang w:val="en-US"/>
                <w:rPrChange w:id="1193" w:author="Gustavo Moreira" w:date="2021-02-21T13:24:00Z">
                  <w:rPr>
                    <w:ins w:id="1194" w:author="Gustavo Moreira" w:date="2021-02-21T13:21:00Z"/>
                    <w:lang w:val="en-US"/>
                  </w:rPr>
                </w:rPrChange>
              </w:rPr>
            </w:pPr>
          </w:p>
        </w:tc>
        <w:tc>
          <w:tcPr>
            <w:tcW w:w="924" w:type="dxa"/>
            <w:tcPrChange w:id="1195" w:author="Gustavo Moreira" w:date="2021-02-21T13:29:00Z">
              <w:tcPr>
                <w:tcW w:w="767" w:type="dxa"/>
              </w:tcPr>
            </w:tcPrChange>
          </w:tcPr>
          <w:p w14:paraId="7850B494" w14:textId="77777777" w:rsidR="004E36E5" w:rsidRPr="004E36E5" w:rsidRDefault="004E36E5" w:rsidP="002B5693">
            <w:pPr>
              <w:rPr>
                <w:ins w:id="1196" w:author="Gustavo Moreira" w:date="2021-02-21T13:21:00Z"/>
                <w:sz w:val="20"/>
                <w:szCs w:val="20"/>
                <w:lang w:val="en-US"/>
                <w:rPrChange w:id="1197" w:author="Gustavo Moreira" w:date="2021-02-21T13:24:00Z">
                  <w:rPr>
                    <w:ins w:id="1198" w:author="Gustavo Moreira" w:date="2021-02-21T13:21:00Z"/>
                    <w:lang w:val="en-US"/>
                  </w:rPr>
                </w:rPrChange>
              </w:rPr>
            </w:pPr>
          </w:p>
        </w:tc>
        <w:tc>
          <w:tcPr>
            <w:tcW w:w="692" w:type="dxa"/>
            <w:shd w:val="clear" w:color="auto" w:fill="0D0D0D" w:themeFill="text1" w:themeFillTint="F2"/>
            <w:tcPrChange w:id="1199" w:author="Gustavo Moreira" w:date="2021-02-21T13:29:00Z">
              <w:tcPr>
                <w:tcW w:w="767" w:type="dxa"/>
              </w:tcPr>
            </w:tcPrChange>
          </w:tcPr>
          <w:p w14:paraId="4B2C896D" w14:textId="77777777" w:rsidR="004E36E5" w:rsidRPr="004E36E5" w:rsidRDefault="004E36E5" w:rsidP="002B5693">
            <w:pPr>
              <w:rPr>
                <w:ins w:id="1200" w:author="Gustavo Moreira" w:date="2021-02-21T13:21:00Z"/>
                <w:sz w:val="20"/>
                <w:szCs w:val="20"/>
                <w:lang w:val="en-US"/>
                <w:rPrChange w:id="1201" w:author="Gustavo Moreira" w:date="2021-02-21T13:24:00Z">
                  <w:rPr>
                    <w:ins w:id="1202" w:author="Gustavo Moreira" w:date="2021-02-21T13:21:00Z"/>
                    <w:lang w:val="en-US"/>
                  </w:rPr>
                </w:rPrChange>
              </w:rPr>
            </w:pPr>
          </w:p>
        </w:tc>
        <w:tc>
          <w:tcPr>
            <w:tcW w:w="861" w:type="dxa"/>
            <w:tcPrChange w:id="1203" w:author="Gustavo Moreira" w:date="2021-02-21T13:29:00Z">
              <w:tcPr>
                <w:tcW w:w="767" w:type="dxa"/>
              </w:tcPr>
            </w:tcPrChange>
          </w:tcPr>
          <w:p w14:paraId="06A10320" w14:textId="77777777" w:rsidR="004E36E5" w:rsidRPr="004E36E5" w:rsidRDefault="004E36E5" w:rsidP="002B5693">
            <w:pPr>
              <w:rPr>
                <w:ins w:id="1204" w:author="Gustavo Moreira" w:date="2021-02-21T13:21:00Z"/>
                <w:sz w:val="20"/>
                <w:szCs w:val="20"/>
                <w:lang w:val="en-US"/>
                <w:rPrChange w:id="1205" w:author="Gustavo Moreira" w:date="2021-02-21T13:24:00Z">
                  <w:rPr>
                    <w:ins w:id="1206" w:author="Gustavo Moreira" w:date="2021-02-21T13:21:00Z"/>
                    <w:lang w:val="en-US"/>
                  </w:rPr>
                </w:rPrChange>
              </w:rPr>
            </w:pPr>
          </w:p>
        </w:tc>
        <w:tc>
          <w:tcPr>
            <w:tcW w:w="563" w:type="dxa"/>
            <w:tcPrChange w:id="1207" w:author="Gustavo Moreira" w:date="2021-02-21T13:29:00Z">
              <w:tcPr>
                <w:tcW w:w="767" w:type="dxa"/>
              </w:tcPr>
            </w:tcPrChange>
          </w:tcPr>
          <w:p w14:paraId="6A01A502" w14:textId="77777777" w:rsidR="004E36E5" w:rsidRPr="004E36E5" w:rsidRDefault="004E36E5" w:rsidP="002B5693">
            <w:pPr>
              <w:rPr>
                <w:ins w:id="1208" w:author="Gustavo Moreira" w:date="2021-02-21T13:21:00Z"/>
                <w:sz w:val="20"/>
                <w:szCs w:val="20"/>
                <w:lang w:val="en-US"/>
                <w:rPrChange w:id="1209" w:author="Gustavo Moreira" w:date="2021-02-21T13:24:00Z">
                  <w:rPr>
                    <w:ins w:id="1210" w:author="Gustavo Moreira" w:date="2021-02-21T13:21:00Z"/>
                    <w:lang w:val="en-US"/>
                  </w:rPr>
                </w:rPrChange>
              </w:rPr>
            </w:pPr>
          </w:p>
        </w:tc>
        <w:tc>
          <w:tcPr>
            <w:tcW w:w="739" w:type="dxa"/>
            <w:tcPrChange w:id="1211" w:author="Gustavo Moreira" w:date="2021-02-21T13:29:00Z">
              <w:tcPr>
                <w:tcW w:w="767" w:type="dxa"/>
              </w:tcPr>
            </w:tcPrChange>
          </w:tcPr>
          <w:p w14:paraId="5C243B61" w14:textId="77777777" w:rsidR="004E36E5" w:rsidRPr="004E36E5" w:rsidRDefault="004E36E5" w:rsidP="002B5693">
            <w:pPr>
              <w:rPr>
                <w:ins w:id="1212" w:author="Gustavo Moreira" w:date="2021-02-21T13:21:00Z"/>
                <w:sz w:val="20"/>
                <w:szCs w:val="20"/>
                <w:lang w:val="en-US"/>
                <w:rPrChange w:id="1213" w:author="Gustavo Moreira" w:date="2021-02-21T13:24:00Z">
                  <w:rPr>
                    <w:ins w:id="1214" w:author="Gustavo Moreira" w:date="2021-02-21T13:21:00Z"/>
                    <w:lang w:val="en-US"/>
                  </w:rPr>
                </w:rPrChange>
              </w:rPr>
            </w:pPr>
          </w:p>
        </w:tc>
        <w:tc>
          <w:tcPr>
            <w:tcW w:w="559" w:type="dxa"/>
            <w:tcPrChange w:id="1215" w:author="Gustavo Moreira" w:date="2021-02-21T13:29:00Z">
              <w:tcPr>
                <w:tcW w:w="767" w:type="dxa"/>
              </w:tcPr>
            </w:tcPrChange>
          </w:tcPr>
          <w:p w14:paraId="7506E987" w14:textId="77777777" w:rsidR="004E36E5" w:rsidRPr="004E36E5" w:rsidRDefault="004E36E5" w:rsidP="002B5693">
            <w:pPr>
              <w:rPr>
                <w:ins w:id="1216" w:author="Gustavo Moreira" w:date="2021-02-21T13:21:00Z"/>
                <w:sz w:val="20"/>
                <w:szCs w:val="20"/>
                <w:lang w:val="en-US"/>
                <w:rPrChange w:id="1217" w:author="Gustavo Moreira" w:date="2021-02-21T13:24:00Z">
                  <w:rPr>
                    <w:ins w:id="1218" w:author="Gustavo Moreira" w:date="2021-02-21T13:21:00Z"/>
                    <w:lang w:val="en-US"/>
                  </w:rPr>
                </w:rPrChange>
              </w:rPr>
            </w:pPr>
          </w:p>
        </w:tc>
        <w:tc>
          <w:tcPr>
            <w:tcW w:w="857" w:type="dxa"/>
            <w:tcPrChange w:id="1219" w:author="Gustavo Moreira" w:date="2021-02-21T13:29:00Z">
              <w:tcPr>
                <w:tcW w:w="767" w:type="dxa"/>
              </w:tcPr>
            </w:tcPrChange>
          </w:tcPr>
          <w:p w14:paraId="2539D276" w14:textId="77777777" w:rsidR="004E36E5" w:rsidRPr="004E36E5" w:rsidRDefault="004E36E5" w:rsidP="002B5693">
            <w:pPr>
              <w:rPr>
                <w:ins w:id="1220" w:author="Gustavo Moreira" w:date="2021-02-21T13:21:00Z"/>
                <w:sz w:val="20"/>
                <w:szCs w:val="20"/>
                <w:lang w:val="en-US"/>
                <w:rPrChange w:id="1221" w:author="Gustavo Moreira" w:date="2021-02-21T13:24:00Z">
                  <w:rPr>
                    <w:ins w:id="1222" w:author="Gustavo Moreira" w:date="2021-02-21T13:21:00Z"/>
                    <w:lang w:val="en-US"/>
                  </w:rPr>
                </w:rPrChange>
              </w:rPr>
            </w:pPr>
          </w:p>
        </w:tc>
        <w:tc>
          <w:tcPr>
            <w:tcW w:w="641" w:type="dxa"/>
            <w:tcPrChange w:id="1223" w:author="Gustavo Moreira" w:date="2021-02-21T13:29:00Z">
              <w:tcPr>
                <w:tcW w:w="767" w:type="dxa"/>
              </w:tcPr>
            </w:tcPrChange>
          </w:tcPr>
          <w:p w14:paraId="364BBA6E" w14:textId="77777777" w:rsidR="004E36E5" w:rsidRPr="004E36E5" w:rsidRDefault="004E36E5" w:rsidP="002B5693">
            <w:pPr>
              <w:rPr>
                <w:ins w:id="1224" w:author="Gustavo Moreira" w:date="2021-02-21T13:21:00Z"/>
                <w:sz w:val="20"/>
                <w:szCs w:val="20"/>
                <w:lang w:val="en-US"/>
                <w:rPrChange w:id="1225" w:author="Gustavo Moreira" w:date="2021-02-21T13:24:00Z">
                  <w:rPr>
                    <w:ins w:id="1226" w:author="Gustavo Moreira" w:date="2021-02-21T13:21:00Z"/>
                    <w:lang w:val="en-US"/>
                  </w:rPr>
                </w:rPrChange>
              </w:rPr>
            </w:pPr>
          </w:p>
        </w:tc>
      </w:tr>
      <w:tr w:rsidR="004E36E5" w:rsidRPr="004E36E5" w14:paraId="222F7808" w14:textId="77777777" w:rsidTr="00CA0260">
        <w:trPr>
          <w:ins w:id="1227" w:author="Gustavo Moreira" w:date="2021-02-21T13:21:00Z"/>
        </w:trPr>
        <w:tc>
          <w:tcPr>
            <w:tcW w:w="954" w:type="dxa"/>
            <w:tcPrChange w:id="1228" w:author="Gustavo Moreira" w:date="2021-02-21T13:29:00Z">
              <w:tcPr>
                <w:tcW w:w="767" w:type="dxa"/>
              </w:tcPr>
            </w:tcPrChange>
          </w:tcPr>
          <w:p w14:paraId="1ED9996A" w14:textId="1FFBE947" w:rsidR="004E36E5" w:rsidRPr="004E36E5" w:rsidRDefault="004E36E5" w:rsidP="002B5693">
            <w:pPr>
              <w:rPr>
                <w:ins w:id="1229" w:author="Gustavo Moreira" w:date="2021-02-21T13:21:00Z"/>
                <w:sz w:val="20"/>
                <w:szCs w:val="20"/>
                <w:lang w:val="en-US"/>
                <w:rPrChange w:id="1230" w:author="Gustavo Moreira" w:date="2021-02-21T13:24:00Z">
                  <w:rPr>
                    <w:ins w:id="1231" w:author="Gustavo Moreira" w:date="2021-02-21T13:21:00Z"/>
                    <w:lang w:val="en-US"/>
                  </w:rPr>
                </w:rPrChange>
              </w:rPr>
            </w:pPr>
            <w:proofErr w:type="spellStart"/>
            <w:ins w:id="1232" w:author="Gustavo Moreira" w:date="2021-02-21T13:22:00Z">
              <w:r w:rsidRPr="004E36E5">
                <w:rPr>
                  <w:sz w:val="20"/>
                  <w:szCs w:val="20"/>
                  <w:lang w:val="en-US"/>
                  <w:rPrChange w:id="1233" w:author="Gustavo Moreira" w:date="2021-02-21T13:24:00Z">
                    <w:rPr>
                      <w:lang w:val="en-US"/>
                    </w:rPr>
                  </w:rPrChange>
                </w:rPr>
                <w:t>Hiphop</w:t>
              </w:r>
            </w:ins>
            <w:proofErr w:type="spellEnd"/>
          </w:p>
        </w:tc>
        <w:tc>
          <w:tcPr>
            <w:tcW w:w="693" w:type="dxa"/>
            <w:tcPrChange w:id="1234" w:author="Gustavo Moreira" w:date="2021-02-21T13:29:00Z">
              <w:tcPr>
                <w:tcW w:w="767" w:type="dxa"/>
              </w:tcPr>
            </w:tcPrChange>
          </w:tcPr>
          <w:p w14:paraId="1CDF3F71" w14:textId="77777777" w:rsidR="004E36E5" w:rsidRPr="004E36E5" w:rsidRDefault="004E36E5" w:rsidP="002B5693">
            <w:pPr>
              <w:rPr>
                <w:ins w:id="1235" w:author="Gustavo Moreira" w:date="2021-02-21T13:21:00Z"/>
                <w:sz w:val="20"/>
                <w:szCs w:val="20"/>
                <w:lang w:val="en-US"/>
                <w:rPrChange w:id="1236" w:author="Gustavo Moreira" w:date="2021-02-21T13:24:00Z">
                  <w:rPr>
                    <w:ins w:id="1237" w:author="Gustavo Moreira" w:date="2021-02-21T13:21:00Z"/>
                    <w:lang w:val="en-US"/>
                  </w:rPr>
                </w:rPrChange>
              </w:rPr>
            </w:pPr>
          </w:p>
        </w:tc>
        <w:tc>
          <w:tcPr>
            <w:tcW w:w="954" w:type="dxa"/>
            <w:tcPrChange w:id="1238" w:author="Gustavo Moreira" w:date="2021-02-21T13:29:00Z">
              <w:tcPr>
                <w:tcW w:w="767" w:type="dxa"/>
              </w:tcPr>
            </w:tcPrChange>
          </w:tcPr>
          <w:p w14:paraId="3B9193EA" w14:textId="77777777" w:rsidR="004E36E5" w:rsidRPr="004E36E5" w:rsidRDefault="004E36E5" w:rsidP="002B5693">
            <w:pPr>
              <w:rPr>
                <w:ins w:id="1239" w:author="Gustavo Moreira" w:date="2021-02-21T13:21:00Z"/>
                <w:sz w:val="20"/>
                <w:szCs w:val="20"/>
                <w:lang w:val="en-US"/>
                <w:rPrChange w:id="1240" w:author="Gustavo Moreira" w:date="2021-02-21T13:24:00Z">
                  <w:rPr>
                    <w:ins w:id="1241" w:author="Gustavo Moreira" w:date="2021-02-21T13:21:00Z"/>
                    <w:lang w:val="en-US"/>
                  </w:rPr>
                </w:rPrChange>
              </w:rPr>
            </w:pPr>
          </w:p>
        </w:tc>
        <w:tc>
          <w:tcPr>
            <w:tcW w:w="924" w:type="dxa"/>
            <w:tcPrChange w:id="1242" w:author="Gustavo Moreira" w:date="2021-02-21T13:29:00Z">
              <w:tcPr>
                <w:tcW w:w="767" w:type="dxa"/>
              </w:tcPr>
            </w:tcPrChange>
          </w:tcPr>
          <w:p w14:paraId="5AE444E2" w14:textId="77777777" w:rsidR="004E36E5" w:rsidRPr="004E36E5" w:rsidRDefault="004E36E5" w:rsidP="002B5693">
            <w:pPr>
              <w:rPr>
                <w:ins w:id="1243" w:author="Gustavo Moreira" w:date="2021-02-21T13:21:00Z"/>
                <w:sz w:val="20"/>
                <w:szCs w:val="20"/>
                <w:lang w:val="en-US"/>
                <w:rPrChange w:id="1244" w:author="Gustavo Moreira" w:date="2021-02-21T13:24:00Z">
                  <w:rPr>
                    <w:ins w:id="1245" w:author="Gustavo Moreira" w:date="2021-02-21T13:21:00Z"/>
                    <w:lang w:val="en-US"/>
                  </w:rPr>
                </w:rPrChange>
              </w:rPr>
            </w:pPr>
          </w:p>
        </w:tc>
        <w:tc>
          <w:tcPr>
            <w:tcW w:w="692" w:type="dxa"/>
            <w:tcPrChange w:id="1246" w:author="Gustavo Moreira" w:date="2021-02-21T13:29:00Z">
              <w:tcPr>
                <w:tcW w:w="767" w:type="dxa"/>
              </w:tcPr>
            </w:tcPrChange>
          </w:tcPr>
          <w:p w14:paraId="023379E2" w14:textId="77777777" w:rsidR="004E36E5" w:rsidRPr="004E36E5" w:rsidRDefault="004E36E5" w:rsidP="002B5693">
            <w:pPr>
              <w:rPr>
                <w:ins w:id="1247" w:author="Gustavo Moreira" w:date="2021-02-21T13:21:00Z"/>
                <w:sz w:val="20"/>
                <w:szCs w:val="20"/>
                <w:lang w:val="en-US"/>
                <w:rPrChange w:id="1248" w:author="Gustavo Moreira" w:date="2021-02-21T13:24:00Z">
                  <w:rPr>
                    <w:ins w:id="1249" w:author="Gustavo Moreira" w:date="2021-02-21T13:21:00Z"/>
                    <w:lang w:val="en-US"/>
                  </w:rPr>
                </w:rPrChange>
              </w:rPr>
            </w:pPr>
          </w:p>
        </w:tc>
        <w:tc>
          <w:tcPr>
            <w:tcW w:w="861" w:type="dxa"/>
            <w:shd w:val="clear" w:color="auto" w:fill="0D0D0D" w:themeFill="text1" w:themeFillTint="F2"/>
            <w:tcPrChange w:id="1250" w:author="Gustavo Moreira" w:date="2021-02-21T13:29:00Z">
              <w:tcPr>
                <w:tcW w:w="767" w:type="dxa"/>
              </w:tcPr>
            </w:tcPrChange>
          </w:tcPr>
          <w:p w14:paraId="0BD7762C" w14:textId="77777777" w:rsidR="004E36E5" w:rsidRPr="004E36E5" w:rsidRDefault="004E36E5" w:rsidP="002B5693">
            <w:pPr>
              <w:rPr>
                <w:ins w:id="1251" w:author="Gustavo Moreira" w:date="2021-02-21T13:21:00Z"/>
                <w:sz w:val="20"/>
                <w:szCs w:val="20"/>
                <w:lang w:val="en-US"/>
                <w:rPrChange w:id="1252" w:author="Gustavo Moreira" w:date="2021-02-21T13:24:00Z">
                  <w:rPr>
                    <w:ins w:id="1253" w:author="Gustavo Moreira" w:date="2021-02-21T13:21:00Z"/>
                    <w:lang w:val="en-US"/>
                  </w:rPr>
                </w:rPrChange>
              </w:rPr>
            </w:pPr>
          </w:p>
        </w:tc>
        <w:tc>
          <w:tcPr>
            <w:tcW w:w="563" w:type="dxa"/>
            <w:tcPrChange w:id="1254" w:author="Gustavo Moreira" w:date="2021-02-21T13:29:00Z">
              <w:tcPr>
                <w:tcW w:w="767" w:type="dxa"/>
              </w:tcPr>
            </w:tcPrChange>
          </w:tcPr>
          <w:p w14:paraId="63DD29C3" w14:textId="77777777" w:rsidR="004E36E5" w:rsidRPr="004E36E5" w:rsidRDefault="004E36E5" w:rsidP="002B5693">
            <w:pPr>
              <w:rPr>
                <w:ins w:id="1255" w:author="Gustavo Moreira" w:date="2021-02-21T13:21:00Z"/>
                <w:sz w:val="20"/>
                <w:szCs w:val="20"/>
                <w:lang w:val="en-US"/>
                <w:rPrChange w:id="1256" w:author="Gustavo Moreira" w:date="2021-02-21T13:24:00Z">
                  <w:rPr>
                    <w:ins w:id="1257" w:author="Gustavo Moreira" w:date="2021-02-21T13:21:00Z"/>
                    <w:lang w:val="en-US"/>
                  </w:rPr>
                </w:rPrChange>
              </w:rPr>
            </w:pPr>
          </w:p>
        </w:tc>
        <w:tc>
          <w:tcPr>
            <w:tcW w:w="739" w:type="dxa"/>
            <w:tcPrChange w:id="1258" w:author="Gustavo Moreira" w:date="2021-02-21T13:29:00Z">
              <w:tcPr>
                <w:tcW w:w="767" w:type="dxa"/>
              </w:tcPr>
            </w:tcPrChange>
          </w:tcPr>
          <w:p w14:paraId="3697FC04" w14:textId="77777777" w:rsidR="004E36E5" w:rsidRPr="004E36E5" w:rsidRDefault="004E36E5" w:rsidP="002B5693">
            <w:pPr>
              <w:rPr>
                <w:ins w:id="1259" w:author="Gustavo Moreira" w:date="2021-02-21T13:21:00Z"/>
                <w:sz w:val="20"/>
                <w:szCs w:val="20"/>
                <w:lang w:val="en-US"/>
                <w:rPrChange w:id="1260" w:author="Gustavo Moreira" w:date="2021-02-21T13:24:00Z">
                  <w:rPr>
                    <w:ins w:id="1261" w:author="Gustavo Moreira" w:date="2021-02-21T13:21:00Z"/>
                    <w:lang w:val="en-US"/>
                  </w:rPr>
                </w:rPrChange>
              </w:rPr>
            </w:pPr>
          </w:p>
        </w:tc>
        <w:tc>
          <w:tcPr>
            <w:tcW w:w="559" w:type="dxa"/>
            <w:tcPrChange w:id="1262" w:author="Gustavo Moreira" w:date="2021-02-21T13:29:00Z">
              <w:tcPr>
                <w:tcW w:w="767" w:type="dxa"/>
              </w:tcPr>
            </w:tcPrChange>
          </w:tcPr>
          <w:p w14:paraId="7FABFC5E" w14:textId="77777777" w:rsidR="004E36E5" w:rsidRPr="004E36E5" w:rsidRDefault="004E36E5" w:rsidP="002B5693">
            <w:pPr>
              <w:rPr>
                <w:ins w:id="1263" w:author="Gustavo Moreira" w:date="2021-02-21T13:21:00Z"/>
                <w:sz w:val="20"/>
                <w:szCs w:val="20"/>
                <w:lang w:val="en-US"/>
                <w:rPrChange w:id="1264" w:author="Gustavo Moreira" w:date="2021-02-21T13:24:00Z">
                  <w:rPr>
                    <w:ins w:id="1265" w:author="Gustavo Moreira" w:date="2021-02-21T13:21:00Z"/>
                    <w:lang w:val="en-US"/>
                  </w:rPr>
                </w:rPrChange>
              </w:rPr>
            </w:pPr>
          </w:p>
        </w:tc>
        <w:tc>
          <w:tcPr>
            <w:tcW w:w="857" w:type="dxa"/>
            <w:tcPrChange w:id="1266" w:author="Gustavo Moreira" w:date="2021-02-21T13:29:00Z">
              <w:tcPr>
                <w:tcW w:w="767" w:type="dxa"/>
              </w:tcPr>
            </w:tcPrChange>
          </w:tcPr>
          <w:p w14:paraId="03FD96F7" w14:textId="77777777" w:rsidR="004E36E5" w:rsidRPr="004E36E5" w:rsidRDefault="004E36E5" w:rsidP="002B5693">
            <w:pPr>
              <w:rPr>
                <w:ins w:id="1267" w:author="Gustavo Moreira" w:date="2021-02-21T13:21:00Z"/>
                <w:sz w:val="20"/>
                <w:szCs w:val="20"/>
                <w:lang w:val="en-US"/>
                <w:rPrChange w:id="1268" w:author="Gustavo Moreira" w:date="2021-02-21T13:24:00Z">
                  <w:rPr>
                    <w:ins w:id="1269" w:author="Gustavo Moreira" w:date="2021-02-21T13:21:00Z"/>
                    <w:lang w:val="en-US"/>
                  </w:rPr>
                </w:rPrChange>
              </w:rPr>
            </w:pPr>
          </w:p>
        </w:tc>
        <w:tc>
          <w:tcPr>
            <w:tcW w:w="641" w:type="dxa"/>
            <w:tcPrChange w:id="1270" w:author="Gustavo Moreira" w:date="2021-02-21T13:29:00Z">
              <w:tcPr>
                <w:tcW w:w="767" w:type="dxa"/>
              </w:tcPr>
            </w:tcPrChange>
          </w:tcPr>
          <w:p w14:paraId="32953C1A" w14:textId="77777777" w:rsidR="004E36E5" w:rsidRPr="004E36E5" w:rsidRDefault="004E36E5" w:rsidP="002B5693">
            <w:pPr>
              <w:rPr>
                <w:ins w:id="1271" w:author="Gustavo Moreira" w:date="2021-02-21T13:21:00Z"/>
                <w:sz w:val="20"/>
                <w:szCs w:val="20"/>
                <w:lang w:val="en-US"/>
                <w:rPrChange w:id="1272" w:author="Gustavo Moreira" w:date="2021-02-21T13:24:00Z">
                  <w:rPr>
                    <w:ins w:id="1273" w:author="Gustavo Moreira" w:date="2021-02-21T13:21:00Z"/>
                    <w:lang w:val="en-US"/>
                  </w:rPr>
                </w:rPrChange>
              </w:rPr>
            </w:pPr>
          </w:p>
        </w:tc>
      </w:tr>
      <w:tr w:rsidR="004E36E5" w:rsidRPr="004E36E5" w14:paraId="56B80D5A" w14:textId="77777777" w:rsidTr="00CA0260">
        <w:trPr>
          <w:ins w:id="1274" w:author="Gustavo Moreira" w:date="2021-02-21T13:21:00Z"/>
        </w:trPr>
        <w:tc>
          <w:tcPr>
            <w:tcW w:w="954" w:type="dxa"/>
            <w:tcPrChange w:id="1275" w:author="Gustavo Moreira" w:date="2021-02-21T13:29:00Z">
              <w:tcPr>
                <w:tcW w:w="767" w:type="dxa"/>
              </w:tcPr>
            </w:tcPrChange>
          </w:tcPr>
          <w:p w14:paraId="121C826E" w14:textId="7DF2DAB2" w:rsidR="004E36E5" w:rsidRPr="004E36E5" w:rsidRDefault="004E36E5" w:rsidP="002B5693">
            <w:pPr>
              <w:rPr>
                <w:ins w:id="1276" w:author="Gustavo Moreira" w:date="2021-02-21T13:21:00Z"/>
                <w:sz w:val="20"/>
                <w:szCs w:val="20"/>
                <w:lang w:val="en-US"/>
                <w:rPrChange w:id="1277" w:author="Gustavo Moreira" w:date="2021-02-21T13:24:00Z">
                  <w:rPr>
                    <w:ins w:id="1278" w:author="Gustavo Moreira" w:date="2021-02-21T13:21:00Z"/>
                    <w:lang w:val="en-US"/>
                  </w:rPr>
                </w:rPrChange>
              </w:rPr>
            </w:pPr>
            <w:ins w:id="1279" w:author="Gustavo Moreira" w:date="2021-02-21T13:22:00Z">
              <w:r w:rsidRPr="004E36E5">
                <w:rPr>
                  <w:sz w:val="20"/>
                  <w:szCs w:val="20"/>
                  <w:lang w:val="en-US"/>
                  <w:rPrChange w:id="1280" w:author="Gustavo Moreira" w:date="2021-02-21T13:24:00Z">
                    <w:rPr>
                      <w:lang w:val="en-US"/>
                    </w:rPr>
                  </w:rPrChange>
                </w:rPr>
                <w:t>Jazz</w:t>
              </w:r>
            </w:ins>
          </w:p>
        </w:tc>
        <w:tc>
          <w:tcPr>
            <w:tcW w:w="693" w:type="dxa"/>
            <w:tcPrChange w:id="1281" w:author="Gustavo Moreira" w:date="2021-02-21T13:29:00Z">
              <w:tcPr>
                <w:tcW w:w="767" w:type="dxa"/>
              </w:tcPr>
            </w:tcPrChange>
          </w:tcPr>
          <w:p w14:paraId="6AC4804A" w14:textId="77777777" w:rsidR="004E36E5" w:rsidRPr="004E36E5" w:rsidRDefault="004E36E5" w:rsidP="002B5693">
            <w:pPr>
              <w:rPr>
                <w:ins w:id="1282" w:author="Gustavo Moreira" w:date="2021-02-21T13:21:00Z"/>
                <w:sz w:val="20"/>
                <w:szCs w:val="20"/>
                <w:lang w:val="en-US"/>
                <w:rPrChange w:id="1283" w:author="Gustavo Moreira" w:date="2021-02-21T13:24:00Z">
                  <w:rPr>
                    <w:ins w:id="1284" w:author="Gustavo Moreira" w:date="2021-02-21T13:21:00Z"/>
                    <w:lang w:val="en-US"/>
                  </w:rPr>
                </w:rPrChange>
              </w:rPr>
            </w:pPr>
          </w:p>
        </w:tc>
        <w:tc>
          <w:tcPr>
            <w:tcW w:w="954" w:type="dxa"/>
            <w:tcPrChange w:id="1285" w:author="Gustavo Moreira" w:date="2021-02-21T13:29:00Z">
              <w:tcPr>
                <w:tcW w:w="767" w:type="dxa"/>
              </w:tcPr>
            </w:tcPrChange>
          </w:tcPr>
          <w:p w14:paraId="0F7A77EB" w14:textId="77777777" w:rsidR="004E36E5" w:rsidRPr="004E36E5" w:rsidRDefault="004E36E5" w:rsidP="002B5693">
            <w:pPr>
              <w:rPr>
                <w:ins w:id="1286" w:author="Gustavo Moreira" w:date="2021-02-21T13:21:00Z"/>
                <w:sz w:val="20"/>
                <w:szCs w:val="20"/>
                <w:lang w:val="en-US"/>
                <w:rPrChange w:id="1287" w:author="Gustavo Moreira" w:date="2021-02-21T13:24:00Z">
                  <w:rPr>
                    <w:ins w:id="1288" w:author="Gustavo Moreira" w:date="2021-02-21T13:21:00Z"/>
                    <w:lang w:val="en-US"/>
                  </w:rPr>
                </w:rPrChange>
              </w:rPr>
            </w:pPr>
          </w:p>
        </w:tc>
        <w:tc>
          <w:tcPr>
            <w:tcW w:w="924" w:type="dxa"/>
            <w:tcPrChange w:id="1289" w:author="Gustavo Moreira" w:date="2021-02-21T13:29:00Z">
              <w:tcPr>
                <w:tcW w:w="767" w:type="dxa"/>
              </w:tcPr>
            </w:tcPrChange>
          </w:tcPr>
          <w:p w14:paraId="68572E89" w14:textId="77777777" w:rsidR="004E36E5" w:rsidRPr="004E36E5" w:rsidRDefault="004E36E5" w:rsidP="002B5693">
            <w:pPr>
              <w:rPr>
                <w:ins w:id="1290" w:author="Gustavo Moreira" w:date="2021-02-21T13:21:00Z"/>
                <w:sz w:val="20"/>
                <w:szCs w:val="20"/>
                <w:lang w:val="en-US"/>
                <w:rPrChange w:id="1291" w:author="Gustavo Moreira" w:date="2021-02-21T13:24:00Z">
                  <w:rPr>
                    <w:ins w:id="1292" w:author="Gustavo Moreira" w:date="2021-02-21T13:21:00Z"/>
                    <w:lang w:val="en-US"/>
                  </w:rPr>
                </w:rPrChange>
              </w:rPr>
            </w:pPr>
          </w:p>
        </w:tc>
        <w:tc>
          <w:tcPr>
            <w:tcW w:w="692" w:type="dxa"/>
            <w:tcPrChange w:id="1293" w:author="Gustavo Moreira" w:date="2021-02-21T13:29:00Z">
              <w:tcPr>
                <w:tcW w:w="767" w:type="dxa"/>
              </w:tcPr>
            </w:tcPrChange>
          </w:tcPr>
          <w:p w14:paraId="73A13880" w14:textId="77777777" w:rsidR="004E36E5" w:rsidRPr="004E36E5" w:rsidRDefault="004E36E5" w:rsidP="002B5693">
            <w:pPr>
              <w:rPr>
                <w:ins w:id="1294" w:author="Gustavo Moreira" w:date="2021-02-21T13:21:00Z"/>
                <w:sz w:val="20"/>
                <w:szCs w:val="20"/>
                <w:lang w:val="en-US"/>
                <w:rPrChange w:id="1295" w:author="Gustavo Moreira" w:date="2021-02-21T13:24:00Z">
                  <w:rPr>
                    <w:ins w:id="1296" w:author="Gustavo Moreira" w:date="2021-02-21T13:21:00Z"/>
                    <w:lang w:val="en-US"/>
                  </w:rPr>
                </w:rPrChange>
              </w:rPr>
            </w:pPr>
          </w:p>
        </w:tc>
        <w:tc>
          <w:tcPr>
            <w:tcW w:w="861" w:type="dxa"/>
            <w:tcPrChange w:id="1297" w:author="Gustavo Moreira" w:date="2021-02-21T13:29:00Z">
              <w:tcPr>
                <w:tcW w:w="767" w:type="dxa"/>
              </w:tcPr>
            </w:tcPrChange>
          </w:tcPr>
          <w:p w14:paraId="0B017493" w14:textId="77777777" w:rsidR="004E36E5" w:rsidRPr="004E36E5" w:rsidRDefault="004E36E5" w:rsidP="002B5693">
            <w:pPr>
              <w:rPr>
                <w:ins w:id="1298" w:author="Gustavo Moreira" w:date="2021-02-21T13:21:00Z"/>
                <w:sz w:val="20"/>
                <w:szCs w:val="20"/>
                <w:lang w:val="en-US"/>
                <w:rPrChange w:id="1299" w:author="Gustavo Moreira" w:date="2021-02-21T13:24:00Z">
                  <w:rPr>
                    <w:ins w:id="1300" w:author="Gustavo Moreira" w:date="2021-02-21T13:21:00Z"/>
                    <w:lang w:val="en-US"/>
                  </w:rPr>
                </w:rPrChange>
              </w:rPr>
            </w:pPr>
          </w:p>
        </w:tc>
        <w:tc>
          <w:tcPr>
            <w:tcW w:w="563" w:type="dxa"/>
            <w:shd w:val="clear" w:color="auto" w:fill="0D0D0D" w:themeFill="text1" w:themeFillTint="F2"/>
            <w:tcPrChange w:id="1301" w:author="Gustavo Moreira" w:date="2021-02-21T13:29:00Z">
              <w:tcPr>
                <w:tcW w:w="767" w:type="dxa"/>
              </w:tcPr>
            </w:tcPrChange>
          </w:tcPr>
          <w:p w14:paraId="51E1D86F" w14:textId="77777777" w:rsidR="004E36E5" w:rsidRPr="004E36E5" w:rsidRDefault="004E36E5" w:rsidP="002B5693">
            <w:pPr>
              <w:rPr>
                <w:ins w:id="1302" w:author="Gustavo Moreira" w:date="2021-02-21T13:21:00Z"/>
                <w:sz w:val="20"/>
                <w:szCs w:val="20"/>
                <w:lang w:val="en-US"/>
                <w:rPrChange w:id="1303" w:author="Gustavo Moreira" w:date="2021-02-21T13:24:00Z">
                  <w:rPr>
                    <w:ins w:id="1304" w:author="Gustavo Moreira" w:date="2021-02-21T13:21:00Z"/>
                    <w:lang w:val="en-US"/>
                  </w:rPr>
                </w:rPrChange>
              </w:rPr>
            </w:pPr>
          </w:p>
        </w:tc>
        <w:tc>
          <w:tcPr>
            <w:tcW w:w="739" w:type="dxa"/>
            <w:tcPrChange w:id="1305" w:author="Gustavo Moreira" w:date="2021-02-21T13:29:00Z">
              <w:tcPr>
                <w:tcW w:w="767" w:type="dxa"/>
              </w:tcPr>
            </w:tcPrChange>
          </w:tcPr>
          <w:p w14:paraId="6038FA88" w14:textId="77777777" w:rsidR="004E36E5" w:rsidRPr="004E36E5" w:rsidRDefault="004E36E5" w:rsidP="002B5693">
            <w:pPr>
              <w:rPr>
                <w:ins w:id="1306" w:author="Gustavo Moreira" w:date="2021-02-21T13:21:00Z"/>
                <w:sz w:val="20"/>
                <w:szCs w:val="20"/>
                <w:lang w:val="en-US"/>
                <w:rPrChange w:id="1307" w:author="Gustavo Moreira" w:date="2021-02-21T13:24:00Z">
                  <w:rPr>
                    <w:ins w:id="1308" w:author="Gustavo Moreira" w:date="2021-02-21T13:21:00Z"/>
                    <w:lang w:val="en-US"/>
                  </w:rPr>
                </w:rPrChange>
              </w:rPr>
            </w:pPr>
          </w:p>
        </w:tc>
        <w:tc>
          <w:tcPr>
            <w:tcW w:w="559" w:type="dxa"/>
            <w:tcPrChange w:id="1309" w:author="Gustavo Moreira" w:date="2021-02-21T13:29:00Z">
              <w:tcPr>
                <w:tcW w:w="767" w:type="dxa"/>
              </w:tcPr>
            </w:tcPrChange>
          </w:tcPr>
          <w:p w14:paraId="04F015F1" w14:textId="77777777" w:rsidR="004E36E5" w:rsidRPr="004E36E5" w:rsidRDefault="004E36E5" w:rsidP="002B5693">
            <w:pPr>
              <w:rPr>
                <w:ins w:id="1310" w:author="Gustavo Moreira" w:date="2021-02-21T13:21:00Z"/>
                <w:sz w:val="20"/>
                <w:szCs w:val="20"/>
                <w:lang w:val="en-US"/>
                <w:rPrChange w:id="1311" w:author="Gustavo Moreira" w:date="2021-02-21T13:24:00Z">
                  <w:rPr>
                    <w:ins w:id="1312" w:author="Gustavo Moreira" w:date="2021-02-21T13:21:00Z"/>
                    <w:lang w:val="en-US"/>
                  </w:rPr>
                </w:rPrChange>
              </w:rPr>
            </w:pPr>
          </w:p>
        </w:tc>
        <w:tc>
          <w:tcPr>
            <w:tcW w:w="857" w:type="dxa"/>
            <w:tcPrChange w:id="1313" w:author="Gustavo Moreira" w:date="2021-02-21T13:29:00Z">
              <w:tcPr>
                <w:tcW w:w="767" w:type="dxa"/>
              </w:tcPr>
            </w:tcPrChange>
          </w:tcPr>
          <w:p w14:paraId="09866C8F" w14:textId="77777777" w:rsidR="004E36E5" w:rsidRPr="004E36E5" w:rsidRDefault="004E36E5" w:rsidP="002B5693">
            <w:pPr>
              <w:rPr>
                <w:ins w:id="1314" w:author="Gustavo Moreira" w:date="2021-02-21T13:21:00Z"/>
                <w:sz w:val="20"/>
                <w:szCs w:val="20"/>
                <w:lang w:val="en-US"/>
                <w:rPrChange w:id="1315" w:author="Gustavo Moreira" w:date="2021-02-21T13:24:00Z">
                  <w:rPr>
                    <w:ins w:id="1316" w:author="Gustavo Moreira" w:date="2021-02-21T13:21:00Z"/>
                    <w:lang w:val="en-US"/>
                  </w:rPr>
                </w:rPrChange>
              </w:rPr>
            </w:pPr>
          </w:p>
        </w:tc>
        <w:tc>
          <w:tcPr>
            <w:tcW w:w="641" w:type="dxa"/>
            <w:tcPrChange w:id="1317" w:author="Gustavo Moreira" w:date="2021-02-21T13:29:00Z">
              <w:tcPr>
                <w:tcW w:w="767" w:type="dxa"/>
              </w:tcPr>
            </w:tcPrChange>
          </w:tcPr>
          <w:p w14:paraId="04FF71A9" w14:textId="77777777" w:rsidR="004E36E5" w:rsidRPr="004E36E5" w:rsidRDefault="004E36E5" w:rsidP="002B5693">
            <w:pPr>
              <w:rPr>
                <w:ins w:id="1318" w:author="Gustavo Moreira" w:date="2021-02-21T13:21:00Z"/>
                <w:sz w:val="20"/>
                <w:szCs w:val="20"/>
                <w:lang w:val="en-US"/>
                <w:rPrChange w:id="1319" w:author="Gustavo Moreira" w:date="2021-02-21T13:24:00Z">
                  <w:rPr>
                    <w:ins w:id="1320" w:author="Gustavo Moreira" w:date="2021-02-21T13:21:00Z"/>
                    <w:lang w:val="en-US"/>
                  </w:rPr>
                </w:rPrChange>
              </w:rPr>
            </w:pPr>
          </w:p>
        </w:tc>
      </w:tr>
      <w:tr w:rsidR="004E36E5" w:rsidRPr="004E36E5" w14:paraId="4D055887" w14:textId="77777777" w:rsidTr="00CA0260">
        <w:trPr>
          <w:ins w:id="1321" w:author="Gustavo Moreira" w:date="2021-02-21T13:21:00Z"/>
        </w:trPr>
        <w:tc>
          <w:tcPr>
            <w:tcW w:w="954" w:type="dxa"/>
            <w:tcPrChange w:id="1322" w:author="Gustavo Moreira" w:date="2021-02-21T13:29:00Z">
              <w:tcPr>
                <w:tcW w:w="767" w:type="dxa"/>
              </w:tcPr>
            </w:tcPrChange>
          </w:tcPr>
          <w:p w14:paraId="6DE50EEF" w14:textId="7E62D6DE" w:rsidR="004E36E5" w:rsidRPr="004E36E5" w:rsidRDefault="004E36E5" w:rsidP="002B5693">
            <w:pPr>
              <w:rPr>
                <w:ins w:id="1323" w:author="Gustavo Moreira" w:date="2021-02-21T13:21:00Z"/>
                <w:sz w:val="20"/>
                <w:szCs w:val="20"/>
                <w:lang w:val="en-US"/>
                <w:rPrChange w:id="1324" w:author="Gustavo Moreira" w:date="2021-02-21T13:24:00Z">
                  <w:rPr>
                    <w:ins w:id="1325" w:author="Gustavo Moreira" w:date="2021-02-21T13:21:00Z"/>
                    <w:lang w:val="en-US"/>
                  </w:rPr>
                </w:rPrChange>
              </w:rPr>
            </w:pPr>
            <w:ins w:id="1326" w:author="Gustavo Moreira" w:date="2021-02-21T13:23:00Z">
              <w:r w:rsidRPr="004E36E5">
                <w:rPr>
                  <w:sz w:val="20"/>
                  <w:szCs w:val="20"/>
                  <w:lang w:val="en-US"/>
                  <w:rPrChange w:id="1327" w:author="Gustavo Moreira" w:date="2021-02-21T13:24:00Z">
                    <w:rPr>
                      <w:lang w:val="en-US"/>
                    </w:rPr>
                  </w:rPrChange>
                </w:rPr>
                <w:t>Metal</w:t>
              </w:r>
            </w:ins>
          </w:p>
        </w:tc>
        <w:tc>
          <w:tcPr>
            <w:tcW w:w="693" w:type="dxa"/>
            <w:tcPrChange w:id="1328" w:author="Gustavo Moreira" w:date="2021-02-21T13:29:00Z">
              <w:tcPr>
                <w:tcW w:w="767" w:type="dxa"/>
              </w:tcPr>
            </w:tcPrChange>
          </w:tcPr>
          <w:p w14:paraId="077ACD7B" w14:textId="77777777" w:rsidR="004E36E5" w:rsidRPr="004E36E5" w:rsidRDefault="004E36E5" w:rsidP="002B5693">
            <w:pPr>
              <w:rPr>
                <w:ins w:id="1329" w:author="Gustavo Moreira" w:date="2021-02-21T13:21:00Z"/>
                <w:sz w:val="20"/>
                <w:szCs w:val="20"/>
                <w:lang w:val="en-US"/>
                <w:rPrChange w:id="1330" w:author="Gustavo Moreira" w:date="2021-02-21T13:24:00Z">
                  <w:rPr>
                    <w:ins w:id="1331" w:author="Gustavo Moreira" w:date="2021-02-21T13:21:00Z"/>
                    <w:lang w:val="en-US"/>
                  </w:rPr>
                </w:rPrChange>
              </w:rPr>
            </w:pPr>
          </w:p>
        </w:tc>
        <w:tc>
          <w:tcPr>
            <w:tcW w:w="954" w:type="dxa"/>
            <w:tcPrChange w:id="1332" w:author="Gustavo Moreira" w:date="2021-02-21T13:29:00Z">
              <w:tcPr>
                <w:tcW w:w="767" w:type="dxa"/>
              </w:tcPr>
            </w:tcPrChange>
          </w:tcPr>
          <w:p w14:paraId="0D299578" w14:textId="77777777" w:rsidR="004E36E5" w:rsidRPr="004E36E5" w:rsidRDefault="004E36E5" w:rsidP="002B5693">
            <w:pPr>
              <w:rPr>
                <w:ins w:id="1333" w:author="Gustavo Moreira" w:date="2021-02-21T13:21:00Z"/>
                <w:sz w:val="20"/>
                <w:szCs w:val="20"/>
                <w:lang w:val="en-US"/>
                <w:rPrChange w:id="1334" w:author="Gustavo Moreira" w:date="2021-02-21T13:24:00Z">
                  <w:rPr>
                    <w:ins w:id="1335" w:author="Gustavo Moreira" w:date="2021-02-21T13:21:00Z"/>
                    <w:lang w:val="en-US"/>
                  </w:rPr>
                </w:rPrChange>
              </w:rPr>
            </w:pPr>
          </w:p>
        </w:tc>
        <w:tc>
          <w:tcPr>
            <w:tcW w:w="924" w:type="dxa"/>
            <w:tcPrChange w:id="1336" w:author="Gustavo Moreira" w:date="2021-02-21T13:29:00Z">
              <w:tcPr>
                <w:tcW w:w="767" w:type="dxa"/>
              </w:tcPr>
            </w:tcPrChange>
          </w:tcPr>
          <w:p w14:paraId="0F57CF66" w14:textId="77777777" w:rsidR="004E36E5" w:rsidRPr="004E36E5" w:rsidRDefault="004E36E5" w:rsidP="002B5693">
            <w:pPr>
              <w:rPr>
                <w:ins w:id="1337" w:author="Gustavo Moreira" w:date="2021-02-21T13:21:00Z"/>
                <w:sz w:val="20"/>
                <w:szCs w:val="20"/>
                <w:lang w:val="en-US"/>
                <w:rPrChange w:id="1338" w:author="Gustavo Moreira" w:date="2021-02-21T13:24:00Z">
                  <w:rPr>
                    <w:ins w:id="1339" w:author="Gustavo Moreira" w:date="2021-02-21T13:21:00Z"/>
                    <w:lang w:val="en-US"/>
                  </w:rPr>
                </w:rPrChange>
              </w:rPr>
            </w:pPr>
          </w:p>
        </w:tc>
        <w:tc>
          <w:tcPr>
            <w:tcW w:w="692" w:type="dxa"/>
            <w:tcPrChange w:id="1340" w:author="Gustavo Moreira" w:date="2021-02-21T13:29:00Z">
              <w:tcPr>
                <w:tcW w:w="767" w:type="dxa"/>
              </w:tcPr>
            </w:tcPrChange>
          </w:tcPr>
          <w:p w14:paraId="36BC3560" w14:textId="77777777" w:rsidR="004E36E5" w:rsidRPr="004E36E5" w:rsidRDefault="004E36E5" w:rsidP="002B5693">
            <w:pPr>
              <w:rPr>
                <w:ins w:id="1341" w:author="Gustavo Moreira" w:date="2021-02-21T13:21:00Z"/>
                <w:sz w:val="20"/>
                <w:szCs w:val="20"/>
                <w:lang w:val="en-US"/>
                <w:rPrChange w:id="1342" w:author="Gustavo Moreira" w:date="2021-02-21T13:24:00Z">
                  <w:rPr>
                    <w:ins w:id="1343" w:author="Gustavo Moreira" w:date="2021-02-21T13:21:00Z"/>
                    <w:lang w:val="en-US"/>
                  </w:rPr>
                </w:rPrChange>
              </w:rPr>
            </w:pPr>
          </w:p>
        </w:tc>
        <w:tc>
          <w:tcPr>
            <w:tcW w:w="861" w:type="dxa"/>
            <w:tcPrChange w:id="1344" w:author="Gustavo Moreira" w:date="2021-02-21T13:29:00Z">
              <w:tcPr>
                <w:tcW w:w="767" w:type="dxa"/>
              </w:tcPr>
            </w:tcPrChange>
          </w:tcPr>
          <w:p w14:paraId="6D587BFD" w14:textId="77777777" w:rsidR="004E36E5" w:rsidRPr="004E36E5" w:rsidRDefault="004E36E5" w:rsidP="002B5693">
            <w:pPr>
              <w:rPr>
                <w:ins w:id="1345" w:author="Gustavo Moreira" w:date="2021-02-21T13:21:00Z"/>
                <w:sz w:val="20"/>
                <w:szCs w:val="20"/>
                <w:lang w:val="en-US"/>
                <w:rPrChange w:id="1346" w:author="Gustavo Moreira" w:date="2021-02-21T13:24:00Z">
                  <w:rPr>
                    <w:ins w:id="1347" w:author="Gustavo Moreira" w:date="2021-02-21T13:21:00Z"/>
                    <w:lang w:val="en-US"/>
                  </w:rPr>
                </w:rPrChange>
              </w:rPr>
            </w:pPr>
          </w:p>
        </w:tc>
        <w:tc>
          <w:tcPr>
            <w:tcW w:w="563" w:type="dxa"/>
            <w:tcPrChange w:id="1348" w:author="Gustavo Moreira" w:date="2021-02-21T13:29:00Z">
              <w:tcPr>
                <w:tcW w:w="767" w:type="dxa"/>
              </w:tcPr>
            </w:tcPrChange>
          </w:tcPr>
          <w:p w14:paraId="76998A20" w14:textId="77777777" w:rsidR="004E36E5" w:rsidRPr="004E36E5" w:rsidRDefault="004E36E5" w:rsidP="002B5693">
            <w:pPr>
              <w:rPr>
                <w:ins w:id="1349" w:author="Gustavo Moreira" w:date="2021-02-21T13:21:00Z"/>
                <w:sz w:val="20"/>
                <w:szCs w:val="20"/>
                <w:lang w:val="en-US"/>
                <w:rPrChange w:id="1350" w:author="Gustavo Moreira" w:date="2021-02-21T13:24:00Z">
                  <w:rPr>
                    <w:ins w:id="1351" w:author="Gustavo Moreira" w:date="2021-02-21T13:21:00Z"/>
                    <w:lang w:val="en-US"/>
                  </w:rPr>
                </w:rPrChange>
              </w:rPr>
            </w:pPr>
          </w:p>
        </w:tc>
        <w:tc>
          <w:tcPr>
            <w:tcW w:w="739" w:type="dxa"/>
            <w:shd w:val="clear" w:color="auto" w:fill="0D0D0D" w:themeFill="text1" w:themeFillTint="F2"/>
            <w:tcPrChange w:id="1352" w:author="Gustavo Moreira" w:date="2021-02-21T13:29:00Z">
              <w:tcPr>
                <w:tcW w:w="767" w:type="dxa"/>
              </w:tcPr>
            </w:tcPrChange>
          </w:tcPr>
          <w:p w14:paraId="7B54D925" w14:textId="77777777" w:rsidR="004E36E5" w:rsidRPr="004E36E5" w:rsidRDefault="004E36E5" w:rsidP="002B5693">
            <w:pPr>
              <w:rPr>
                <w:ins w:id="1353" w:author="Gustavo Moreira" w:date="2021-02-21T13:21:00Z"/>
                <w:sz w:val="20"/>
                <w:szCs w:val="20"/>
                <w:lang w:val="en-US"/>
                <w:rPrChange w:id="1354" w:author="Gustavo Moreira" w:date="2021-02-21T13:24:00Z">
                  <w:rPr>
                    <w:ins w:id="1355" w:author="Gustavo Moreira" w:date="2021-02-21T13:21:00Z"/>
                    <w:lang w:val="en-US"/>
                  </w:rPr>
                </w:rPrChange>
              </w:rPr>
            </w:pPr>
          </w:p>
        </w:tc>
        <w:tc>
          <w:tcPr>
            <w:tcW w:w="559" w:type="dxa"/>
            <w:tcPrChange w:id="1356" w:author="Gustavo Moreira" w:date="2021-02-21T13:29:00Z">
              <w:tcPr>
                <w:tcW w:w="767" w:type="dxa"/>
              </w:tcPr>
            </w:tcPrChange>
          </w:tcPr>
          <w:p w14:paraId="011B5376" w14:textId="77777777" w:rsidR="004E36E5" w:rsidRPr="004E36E5" w:rsidRDefault="004E36E5" w:rsidP="002B5693">
            <w:pPr>
              <w:rPr>
                <w:ins w:id="1357" w:author="Gustavo Moreira" w:date="2021-02-21T13:21:00Z"/>
                <w:sz w:val="20"/>
                <w:szCs w:val="20"/>
                <w:lang w:val="en-US"/>
                <w:rPrChange w:id="1358" w:author="Gustavo Moreira" w:date="2021-02-21T13:24:00Z">
                  <w:rPr>
                    <w:ins w:id="1359" w:author="Gustavo Moreira" w:date="2021-02-21T13:21:00Z"/>
                    <w:lang w:val="en-US"/>
                  </w:rPr>
                </w:rPrChange>
              </w:rPr>
            </w:pPr>
          </w:p>
        </w:tc>
        <w:tc>
          <w:tcPr>
            <w:tcW w:w="857" w:type="dxa"/>
            <w:tcPrChange w:id="1360" w:author="Gustavo Moreira" w:date="2021-02-21T13:29:00Z">
              <w:tcPr>
                <w:tcW w:w="767" w:type="dxa"/>
              </w:tcPr>
            </w:tcPrChange>
          </w:tcPr>
          <w:p w14:paraId="105D8274" w14:textId="77777777" w:rsidR="004E36E5" w:rsidRPr="004E36E5" w:rsidRDefault="004E36E5" w:rsidP="002B5693">
            <w:pPr>
              <w:rPr>
                <w:ins w:id="1361" w:author="Gustavo Moreira" w:date="2021-02-21T13:21:00Z"/>
                <w:sz w:val="20"/>
                <w:szCs w:val="20"/>
                <w:lang w:val="en-US"/>
                <w:rPrChange w:id="1362" w:author="Gustavo Moreira" w:date="2021-02-21T13:24:00Z">
                  <w:rPr>
                    <w:ins w:id="1363" w:author="Gustavo Moreira" w:date="2021-02-21T13:21:00Z"/>
                    <w:lang w:val="en-US"/>
                  </w:rPr>
                </w:rPrChange>
              </w:rPr>
            </w:pPr>
          </w:p>
        </w:tc>
        <w:tc>
          <w:tcPr>
            <w:tcW w:w="641" w:type="dxa"/>
            <w:tcPrChange w:id="1364" w:author="Gustavo Moreira" w:date="2021-02-21T13:29:00Z">
              <w:tcPr>
                <w:tcW w:w="767" w:type="dxa"/>
              </w:tcPr>
            </w:tcPrChange>
          </w:tcPr>
          <w:p w14:paraId="6E62528A" w14:textId="77777777" w:rsidR="004E36E5" w:rsidRPr="004E36E5" w:rsidRDefault="004E36E5" w:rsidP="002B5693">
            <w:pPr>
              <w:rPr>
                <w:ins w:id="1365" w:author="Gustavo Moreira" w:date="2021-02-21T13:21:00Z"/>
                <w:sz w:val="20"/>
                <w:szCs w:val="20"/>
                <w:lang w:val="en-US"/>
                <w:rPrChange w:id="1366" w:author="Gustavo Moreira" w:date="2021-02-21T13:24:00Z">
                  <w:rPr>
                    <w:ins w:id="1367" w:author="Gustavo Moreira" w:date="2021-02-21T13:21:00Z"/>
                    <w:lang w:val="en-US"/>
                  </w:rPr>
                </w:rPrChange>
              </w:rPr>
            </w:pPr>
          </w:p>
        </w:tc>
      </w:tr>
      <w:tr w:rsidR="004E36E5" w:rsidRPr="004E36E5" w14:paraId="226997A4" w14:textId="77777777" w:rsidTr="00CA0260">
        <w:trPr>
          <w:ins w:id="1368" w:author="Gustavo Moreira" w:date="2021-02-21T13:21:00Z"/>
        </w:trPr>
        <w:tc>
          <w:tcPr>
            <w:tcW w:w="954" w:type="dxa"/>
            <w:tcPrChange w:id="1369" w:author="Gustavo Moreira" w:date="2021-02-21T13:29:00Z">
              <w:tcPr>
                <w:tcW w:w="767" w:type="dxa"/>
              </w:tcPr>
            </w:tcPrChange>
          </w:tcPr>
          <w:p w14:paraId="612213EC" w14:textId="549FE23E" w:rsidR="004E36E5" w:rsidRPr="004E36E5" w:rsidRDefault="004E36E5" w:rsidP="002B5693">
            <w:pPr>
              <w:rPr>
                <w:ins w:id="1370" w:author="Gustavo Moreira" w:date="2021-02-21T13:21:00Z"/>
                <w:sz w:val="20"/>
                <w:szCs w:val="20"/>
                <w:lang w:val="en-US"/>
                <w:rPrChange w:id="1371" w:author="Gustavo Moreira" w:date="2021-02-21T13:24:00Z">
                  <w:rPr>
                    <w:ins w:id="1372" w:author="Gustavo Moreira" w:date="2021-02-21T13:21:00Z"/>
                    <w:lang w:val="en-US"/>
                  </w:rPr>
                </w:rPrChange>
              </w:rPr>
            </w:pPr>
            <w:ins w:id="1373" w:author="Gustavo Moreira" w:date="2021-02-21T13:23:00Z">
              <w:r w:rsidRPr="004E36E5">
                <w:rPr>
                  <w:sz w:val="20"/>
                  <w:szCs w:val="20"/>
                  <w:lang w:val="en-US"/>
                  <w:rPrChange w:id="1374" w:author="Gustavo Moreira" w:date="2021-02-21T13:24:00Z">
                    <w:rPr>
                      <w:lang w:val="en-US"/>
                    </w:rPr>
                  </w:rPrChange>
                </w:rPr>
                <w:t>Pop</w:t>
              </w:r>
            </w:ins>
          </w:p>
        </w:tc>
        <w:tc>
          <w:tcPr>
            <w:tcW w:w="693" w:type="dxa"/>
            <w:tcPrChange w:id="1375" w:author="Gustavo Moreira" w:date="2021-02-21T13:29:00Z">
              <w:tcPr>
                <w:tcW w:w="767" w:type="dxa"/>
              </w:tcPr>
            </w:tcPrChange>
          </w:tcPr>
          <w:p w14:paraId="73633F9D" w14:textId="77777777" w:rsidR="004E36E5" w:rsidRPr="004E36E5" w:rsidRDefault="004E36E5" w:rsidP="002B5693">
            <w:pPr>
              <w:rPr>
                <w:ins w:id="1376" w:author="Gustavo Moreira" w:date="2021-02-21T13:21:00Z"/>
                <w:sz w:val="20"/>
                <w:szCs w:val="20"/>
                <w:lang w:val="en-US"/>
                <w:rPrChange w:id="1377" w:author="Gustavo Moreira" w:date="2021-02-21T13:24:00Z">
                  <w:rPr>
                    <w:ins w:id="1378" w:author="Gustavo Moreira" w:date="2021-02-21T13:21:00Z"/>
                    <w:lang w:val="en-US"/>
                  </w:rPr>
                </w:rPrChange>
              </w:rPr>
            </w:pPr>
          </w:p>
        </w:tc>
        <w:tc>
          <w:tcPr>
            <w:tcW w:w="954" w:type="dxa"/>
            <w:tcPrChange w:id="1379" w:author="Gustavo Moreira" w:date="2021-02-21T13:29:00Z">
              <w:tcPr>
                <w:tcW w:w="767" w:type="dxa"/>
              </w:tcPr>
            </w:tcPrChange>
          </w:tcPr>
          <w:p w14:paraId="418C660B" w14:textId="77777777" w:rsidR="004E36E5" w:rsidRPr="004E36E5" w:rsidRDefault="004E36E5" w:rsidP="002B5693">
            <w:pPr>
              <w:rPr>
                <w:ins w:id="1380" w:author="Gustavo Moreira" w:date="2021-02-21T13:21:00Z"/>
                <w:sz w:val="20"/>
                <w:szCs w:val="20"/>
                <w:lang w:val="en-US"/>
                <w:rPrChange w:id="1381" w:author="Gustavo Moreira" w:date="2021-02-21T13:24:00Z">
                  <w:rPr>
                    <w:ins w:id="1382" w:author="Gustavo Moreira" w:date="2021-02-21T13:21:00Z"/>
                    <w:lang w:val="en-US"/>
                  </w:rPr>
                </w:rPrChange>
              </w:rPr>
            </w:pPr>
          </w:p>
        </w:tc>
        <w:tc>
          <w:tcPr>
            <w:tcW w:w="924" w:type="dxa"/>
            <w:tcPrChange w:id="1383" w:author="Gustavo Moreira" w:date="2021-02-21T13:29:00Z">
              <w:tcPr>
                <w:tcW w:w="767" w:type="dxa"/>
              </w:tcPr>
            </w:tcPrChange>
          </w:tcPr>
          <w:p w14:paraId="42337F26" w14:textId="77777777" w:rsidR="004E36E5" w:rsidRPr="004E36E5" w:rsidRDefault="004E36E5" w:rsidP="002B5693">
            <w:pPr>
              <w:rPr>
                <w:ins w:id="1384" w:author="Gustavo Moreira" w:date="2021-02-21T13:21:00Z"/>
                <w:sz w:val="20"/>
                <w:szCs w:val="20"/>
                <w:lang w:val="en-US"/>
                <w:rPrChange w:id="1385" w:author="Gustavo Moreira" w:date="2021-02-21T13:24:00Z">
                  <w:rPr>
                    <w:ins w:id="1386" w:author="Gustavo Moreira" w:date="2021-02-21T13:21:00Z"/>
                    <w:lang w:val="en-US"/>
                  </w:rPr>
                </w:rPrChange>
              </w:rPr>
            </w:pPr>
          </w:p>
        </w:tc>
        <w:tc>
          <w:tcPr>
            <w:tcW w:w="692" w:type="dxa"/>
            <w:tcPrChange w:id="1387" w:author="Gustavo Moreira" w:date="2021-02-21T13:29:00Z">
              <w:tcPr>
                <w:tcW w:w="767" w:type="dxa"/>
              </w:tcPr>
            </w:tcPrChange>
          </w:tcPr>
          <w:p w14:paraId="4CA1B5C3" w14:textId="77777777" w:rsidR="004E36E5" w:rsidRPr="004E36E5" w:rsidRDefault="004E36E5" w:rsidP="002B5693">
            <w:pPr>
              <w:rPr>
                <w:ins w:id="1388" w:author="Gustavo Moreira" w:date="2021-02-21T13:21:00Z"/>
                <w:sz w:val="20"/>
                <w:szCs w:val="20"/>
                <w:lang w:val="en-US"/>
                <w:rPrChange w:id="1389" w:author="Gustavo Moreira" w:date="2021-02-21T13:24:00Z">
                  <w:rPr>
                    <w:ins w:id="1390" w:author="Gustavo Moreira" w:date="2021-02-21T13:21:00Z"/>
                    <w:lang w:val="en-US"/>
                  </w:rPr>
                </w:rPrChange>
              </w:rPr>
            </w:pPr>
          </w:p>
        </w:tc>
        <w:tc>
          <w:tcPr>
            <w:tcW w:w="861" w:type="dxa"/>
            <w:tcPrChange w:id="1391" w:author="Gustavo Moreira" w:date="2021-02-21T13:29:00Z">
              <w:tcPr>
                <w:tcW w:w="767" w:type="dxa"/>
              </w:tcPr>
            </w:tcPrChange>
          </w:tcPr>
          <w:p w14:paraId="72C6D553" w14:textId="77777777" w:rsidR="004E36E5" w:rsidRPr="004E36E5" w:rsidRDefault="004E36E5" w:rsidP="002B5693">
            <w:pPr>
              <w:rPr>
                <w:ins w:id="1392" w:author="Gustavo Moreira" w:date="2021-02-21T13:21:00Z"/>
                <w:sz w:val="20"/>
                <w:szCs w:val="20"/>
                <w:lang w:val="en-US"/>
                <w:rPrChange w:id="1393" w:author="Gustavo Moreira" w:date="2021-02-21T13:24:00Z">
                  <w:rPr>
                    <w:ins w:id="1394" w:author="Gustavo Moreira" w:date="2021-02-21T13:21:00Z"/>
                    <w:lang w:val="en-US"/>
                  </w:rPr>
                </w:rPrChange>
              </w:rPr>
            </w:pPr>
          </w:p>
        </w:tc>
        <w:tc>
          <w:tcPr>
            <w:tcW w:w="563" w:type="dxa"/>
            <w:tcPrChange w:id="1395" w:author="Gustavo Moreira" w:date="2021-02-21T13:29:00Z">
              <w:tcPr>
                <w:tcW w:w="767" w:type="dxa"/>
              </w:tcPr>
            </w:tcPrChange>
          </w:tcPr>
          <w:p w14:paraId="50F2C909" w14:textId="77777777" w:rsidR="004E36E5" w:rsidRPr="004E36E5" w:rsidRDefault="004E36E5" w:rsidP="002B5693">
            <w:pPr>
              <w:rPr>
                <w:ins w:id="1396" w:author="Gustavo Moreira" w:date="2021-02-21T13:21:00Z"/>
                <w:sz w:val="20"/>
                <w:szCs w:val="20"/>
                <w:lang w:val="en-US"/>
                <w:rPrChange w:id="1397" w:author="Gustavo Moreira" w:date="2021-02-21T13:24:00Z">
                  <w:rPr>
                    <w:ins w:id="1398" w:author="Gustavo Moreira" w:date="2021-02-21T13:21:00Z"/>
                    <w:lang w:val="en-US"/>
                  </w:rPr>
                </w:rPrChange>
              </w:rPr>
            </w:pPr>
          </w:p>
        </w:tc>
        <w:tc>
          <w:tcPr>
            <w:tcW w:w="739" w:type="dxa"/>
            <w:tcPrChange w:id="1399" w:author="Gustavo Moreira" w:date="2021-02-21T13:29:00Z">
              <w:tcPr>
                <w:tcW w:w="767" w:type="dxa"/>
              </w:tcPr>
            </w:tcPrChange>
          </w:tcPr>
          <w:p w14:paraId="0D175017" w14:textId="77777777" w:rsidR="004E36E5" w:rsidRPr="004E36E5" w:rsidRDefault="004E36E5" w:rsidP="002B5693">
            <w:pPr>
              <w:rPr>
                <w:ins w:id="1400" w:author="Gustavo Moreira" w:date="2021-02-21T13:21:00Z"/>
                <w:sz w:val="20"/>
                <w:szCs w:val="20"/>
                <w:lang w:val="en-US"/>
                <w:rPrChange w:id="1401" w:author="Gustavo Moreira" w:date="2021-02-21T13:24:00Z">
                  <w:rPr>
                    <w:ins w:id="1402" w:author="Gustavo Moreira" w:date="2021-02-21T13:21:00Z"/>
                    <w:lang w:val="en-US"/>
                  </w:rPr>
                </w:rPrChange>
              </w:rPr>
            </w:pPr>
          </w:p>
        </w:tc>
        <w:tc>
          <w:tcPr>
            <w:tcW w:w="559" w:type="dxa"/>
            <w:shd w:val="clear" w:color="auto" w:fill="0D0D0D" w:themeFill="text1" w:themeFillTint="F2"/>
            <w:tcPrChange w:id="1403" w:author="Gustavo Moreira" w:date="2021-02-21T13:29:00Z">
              <w:tcPr>
                <w:tcW w:w="767" w:type="dxa"/>
              </w:tcPr>
            </w:tcPrChange>
          </w:tcPr>
          <w:p w14:paraId="52683275" w14:textId="77777777" w:rsidR="004E36E5" w:rsidRPr="004E36E5" w:rsidRDefault="004E36E5" w:rsidP="002B5693">
            <w:pPr>
              <w:rPr>
                <w:ins w:id="1404" w:author="Gustavo Moreira" w:date="2021-02-21T13:21:00Z"/>
                <w:sz w:val="20"/>
                <w:szCs w:val="20"/>
                <w:lang w:val="en-US"/>
                <w:rPrChange w:id="1405" w:author="Gustavo Moreira" w:date="2021-02-21T13:24:00Z">
                  <w:rPr>
                    <w:ins w:id="1406" w:author="Gustavo Moreira" w:date="2021-02-21T13:21:00Z"/>
                    <w:lang w:val="en-US"/>
                  </w:rPr>
                </w:rPrChange>
              </w:rPr>
            </w:pPr>
          </w:p>
        </w:tc>
        <w:tc>
          <w:tcPr>
            <w:tcW w:w="857" w:type="dxa"/>
            <w:tcPrChange w:id="1407" w:author="Gustavo Moreira" w:date="2021-02-21T13:29:00Z">
              <w:tcPr>
                <w:tcW w:w="767" w:type="dxa"/>
              </w:tcPr>
            </w:tcPrChange>
          </w:tcPr>
          <w:p w14:paraId="0264A3E0" w14:textId="77777777" w:rsidR="004E36E5" w:rsidRPr="004E36E5" w:rsidRDefault="004E36E5" w:rsidP="002B5693">
            <w:pPr>
              <w:rPr>
                <w:ins w:id="1408" w:author="Gustavo Moreira" w:date="2021-02-21T13:21:00Z"/>
                <w:sz w:val="20"/>
                <w:szCs w:val="20"/>
                <w:lang w:val="en-US"/>
                <w:rPrChange w:id="1409" w:author="Gustavo Moreira" w:date="2021-02-21T13:24:00Z">
                  <w:rPr>
                    <w:ins w:id="1410" w:author="Gustavo Moreira" w:date="2021-02-21T13:21:00Z"/>
                    <w:lang w:val="en-US"/>
                  </w:rPr>
                </w:rPrChange>
              </w:rPr>
            </w:pPr>
          </w:p>
        </w:tc>
        <w:tc>
          <w:tcPr>
            <w:tcW w:w="641" w:type="dxa"/>
            <w:tcPrChange w:id="1411" w:author="Gustavo Moreira" w:date="2021-02-21T13:29:00Z">
              <w:tcPr>
                <w:tcW w:w="767" w:type="dxa"/>
              </w:tcPr>
            </w:tcPrChange>
          </w:tcPr>
          <w:p w14:paraId="69EF7508" w14:textId="77777777" w:rsidR="004E36E5" w:rsidRPr="004E36E5" w:rsidRDefault="004E36E5" w:rsidP="002B5693">
            <w:pPr>
              <w:rPr>
                <w:ins w:id="1412" w:author="Gustavo Moreira" w:date="2021-02-21T13:21:00Z"/>
                <w:sz w:val="20"/>
                <w:szCs w:val="20"/>
                <w:lang w:val="en-US"/>
                <w:rPrChange w:id="1413" w:author="Gustavo Moreira" w:date="2021-02-21T13:24:00Z">
                  <w:rPr>
                    <w:ins w:id="1414" w:author="Gustavo Moreira" w:date="2021-02-21T13:21:00Z"/>
                    <w:lang w:val="en-US"/>
                  </w:rPr>
                </w:rPrChange>
              </w:rPr>
            </w:pPr>
          </w:p>
        </w:tc>
      </w:tr>
      <w:tr w:rsidR="004E36E5" w:rsidRPr="004E36E5" w14:paraId="673555C1" w14:textId="77777777" w:rsidTr="00CA0260">
        <w:trPr>
          <w:ins w:id="1415" w:author="Gustavo Moreira" w:date="2021-02-21T13:21:00Z"/>
        </w:trPr>
        <w:tc>
          <w:tcPr>
            <w:tcW w:w="954" w:type="dxa"/>
            <w:tcPrChange w:id="1416" w:author="Gustavo Moreira" w:date="2021-02-21T13:29:00Z">
              <w:tcPr>
                <w:tcW w:w="767" w:type="dxa"/>
              </w:tcPr>
            </w:tcPrChange>
          </w:tcPr>
          <w:p w14:paraId="47EB2FFE" w14:textId="69E18914" w:rsidR="004E36E5" w:rsidRPr="004E36E5" w:rsidRDefault="004E36E5" w:rsidP="002B5693">
            <w:pPr>
              <w:rPr>
                <w:ins w:id="1417" w:author="Gustavo Moreira" w:date="2021-02-21T13:21:00Z"/>
                <w:sz w:val="20"/>
                <w:szCs w:val="20"/>
                <w:lang w:val="en-US"/>
                <w:rPrChange w:id="1418" w:author="Gustavo Moreira" w:date="2021-02-21T13:24:00Z">
                  <w:rPr>
                    <w:ins w:id="1419" w:author="Gustavo Moreira" w:date="2021-02-21T13:21:00Z"/>
                    <w:lang w:val="en-US"/>
                  </w:rPr>
                </w:rPrChange>
              </w:rPr>
            </w:pPr>
            <w:proofErr w:type="spellStart"/>
            <w:ins w:id="1420" w:author="Gustavo Moreira" w:date="2021-02-21T13:23:00Z">
              <w:r w:rsidRPr="004E36E5">
                <w:rPr>
                  <w:sz w:val="20"/>
                  <w:szCs w:val="20"/>
                  <w:lang w:val="en-US"/>
                  <w:rPrChange w:id="1421" w:author="Gustavo Moreira" w:date="2021-02-21T13:24:00Z">
                    <w:rPr>
                      <w:lang w:val="en-US"/>
                    </w:rPr>
                  </w:rPrChange>
                </w:rPr>
                <w:t>Raggae</w:t>
              </w:r>
            </w:ins>
            <w:proofErr w:type="spellEnd"/>
          </w:p>
        </w:tc>
        <w:tc>
          <w:tcPr>
            <w:tcW w:w="693" w:type="dxa"/>
            <w:tcPrChange w:id="1422" w:author="Gustavo Moreira" w:date="2021-02-21T13:29:00Z">
              <w:tcPr>
                <w:tcW w:w="767" w:type="dxa"/>
              </w:tcPr>
            </w:tcPrChange>
          </w:tcPr>
          <w:p w14:paraId="249CECB5" w14:textId="77777777" w:rsidR="004E36E5" w:rsidRPr="004E36E5" w:rsidRDefault="004E36E5" w:rsidP="002B5693">
            <w:pPr>
              <w:rPr>
                <w:ins w:id="1423" w:author="Gustavo Moreira" w:date="2021-02-21T13:21:00Z"/>
                <w:sz w:val="20"/>
                <w:szCs w:val="20"/>
                <w:lang w:val="en-US"/>
                <w:rPrChange w:id="1424" w:author="Gustavo Moreira" w:date="2021-02-21T13:24:00Z">
                  <w:rPr>
                    <w:ins w:id="1425" w:author="Gustavo Moreira" w:date="2021-02-21T13:21:00Z"/>
                    <w:lang w:val="en-US"/>
                  </w:rPr>
                </w:rPrChange>
              </w:rPr>
            </w:pPr>
          </w:p>
        </w:tc>
        <w:tc>
          <w:tcPr>
            <w:tcW w:w="954" w:type="dxa"/>
            <w:tcPrChange w:id="1426" w:author="Gustavo Moreira" w:date="2021-02-21T13:29:00Z">
              <w:tcPr>
                <w:tcW w:w="767" w:type="dxa"/>
              </w:tcPr>
            </w:tcPrChange>
          </w:tcPr>
          <w:p w14:paraId="33318F88" w14:textId="77777777" w:rsidR="004E36E5" w:rsidRPr="004E36E5" w:rsidRDefault="004E36E5" w:rsidP="002B5693">
            <w:pPr>
              <w:rPr>
                <w:ins w:id="1427" w:author="Gustavo Moreira" w:date="2021-02-21T13:21:00Z"/>
                <w:sz w:val="20"/>
                <w:szCs w:val="20"/>
                <w:lang w:val="en-US"/>
                <w:rPrChange w:id="1428" w:author="Gustavo Moreira" w:date="2021-02-21T13:24:00Z">
                  <w:rPr>
                    <w:ins w:id="1429" w:author="Gustavo Moreira" w:date="2021-02-21T13:21:00Z"/>
                    <w:lang w:val="en-US"/>
                  </w:rPr>
                </w:rPrChange>
              </w:rPr>
            </w:pPr>
          </w:p>
        </w:tc>
        <w:tc>
          <w:tcPr>
            <w:tcW w:w="924" w:type="dxa"/>
            <w:tcPrChange w:id="1430" w:author="Gustavo Moreira" w:date="2021-02-21T13:29:00Z">
              <w:tcPr>
                <w:tcW w:w="767" w:type="dxa"/>
              </w:tcPr>
            </w:tcPrChange>
          </w:tcPr>
          <w:p w14:paraId="0F5C1B97" w14:textId="77777777" w:rsidR="004E36E5" w:rsidRPr="004E36E5" w:rsidRDefault="004E36E5" w:rsidP="002B5693">
            <w:pPr>
              <w:rPr>
                <w:ins w:id="1431" w:author="Gustavo Moreira" w:date="2021-02-21T13:21:00Z"/>
                <w:sz w:val="20"/>
                <w:szCs w:val="20"/>
                <w:lang w:val="en-US"/>
                <w:rPrChange w:id="1432" w:author="Gustavo Moreira" w:date="2021-02-21T13:24:00Z">
                  <w:rPr>
                    <w:ins w:id="1433" w:author="Gustavo Moreira" w:date="2021-02-21T13:21:00Z"/>
                    <w:lang w:val="en-US"/>
                  </w:rPr>
                </w:rPrChange>
              </w:rPr>
            </w:pPr>
          </w:p>
        </w:tc>
        <w:tc>
          <w:tcPr>
            <w:tcW w:w="692" w:type="dxa"/>
            <w:tcPrChange w:id="1434" w:author="Gustavo Moreira" w:date="2021-02-21T13:29:00Z">
              <w:tcPr>
                <w:tcW w:w="767" w:type="dxa"/>
              </w:tcPr>
            </w:tcPrChange>
          </w:tcPr>
          <w:p w14:paraId="5B9B38C2" w14:textId="77777777" w:rsidR="004E36E5" w:rsidRPr="004E36E5" w:rsidRDefault="004E36E5" w:rsidP="002B5693">
            <w:pPr>
              <w:rPr>
                <w:ins w:id="1435" w:author="Gustavo Moreira" w:date="2021-02-21T13:21:00Z"/>
                <w:sz w:val="20"/>
                <w:szCs w:val="20"/>
                <w:lang w:val="en-US"/>
                <w:rPrChange w:id="1436" w:author="Gustavo Moreira" w:date="2021-02-21T13:24:00Z">
                  <w:rPr>
                    <w:ins w:id="1437" w:author="Gustavo Moreira" w:date="2021-02-21T13:21:00Z"/>
                    <w:lang w:val="en-US"/>
                  </w:rPr>
                </w:rPrChange>
              </w:rPr>
            </w:pPr>
          </w:p>
        </w:tc>
        <w:tc>
          <w:tcPr>
            <w:tcW w:w="861" w:type="dxa"/>
            <w:tcPrChange w:id="1438" w:author="Gustavo Moreira" w:date="2021-02-21T13:29:00Z">
              <w:tcPr>
                <w:tcW w:w="767" w:type="dxa"/>
              </w:tcPr>
            </w:tcPrChange>
          </w:tcPr>
          <w:p w14:paraId="6CDD6090" w14:textId="77777777" w:rsidR="004E36E5" w:rsidRPr="004E36E5" w:rsidRDefault="004E36E5" w:rsidP="002B5693">
            <w:pPr>
              <w:rPr>
                <w:ins w:id="1439" w:author="Gustavo Moreira" w:date="2021-02-21T13:21:00Z"/>
                <w:sz w:val="20"/>
                <w:szCs w:val="20"/>
                <w:lang w:val="en-US"/>
                <w:rPrChange w:id="1440" w:author="Gustavo Moreira" w:date="2021-02-21T13:24:00Z">
                  <w:rPr>
                    <w:ins w:id="1441" w:author="Gustavo Moreira" w:date="2021-02-21T13:21:00Z"/>
                    <w:lang w:val="en-US"/>
                  </w:rPr>
                </w:rPrChange>
              </w:rPr>
            </w:pPr>
          </w:p>
        </w:tc>
        <w:tc>
          <w:tcPr>
            <w:tcW w:w="563" w:type="dxa"/>
            <w:tcPrChange w:id="1442" w:author="Gustavo Moreira" w:date="2021-02-21T13:29:00Z">
              <w:tcPr>
                <w:tcW w:w="767" w:type="dxa"/>
              </w:tcPr>
            </w:tcPrChange>
          </w:tcPr>
          <w:p w14:paraId="03CE5859" w14:textId="77777777" w:rsidR="004E36E5" w:rsidRPr="004E36E5" w:rsidRDefault="004E36E5" w:rsidP="002B5693">
            <w:pPr>
              <w:rPr>
                <w:ins w:id="1443" w:author="Gustavo Moreira" w:date="2021-02-21T13:21:00Z"/>
                <w:sz w:val="20"/>
                <w:szCs w:val="20"/>
                <w:lang w:val="en-US"/>
                <w:rPrChange w:id="1444" w:author="Gustavo Moreira" w:date="2021-02-21T13:24:00Z">
                  <w:rPr>
                    <w:ins w:id="1445" w:author="Gustavo Moreira" w:date="2021-02-21T13:21:00Z"/>
                    <w:lang w:val="en-US"/>
                  </w:rPr>
                </w:rPrChange>
              </w:rPr>
            </w:pPr>
          </w:p>
        </w:tc>
        <w:tc>
          <w:tcPr>
            <w:tcW w:w="739" w:type="dxa"/>
            <w:tcPrChange w:id="1446" w:author="Gustavo Moreira" w:date="2021-02-21T13:29:00Z">
              <w:tcPr>
                <w:tcW w:w="767" w:type="dxa"/>
              </w:tcPr>
            </w:tcPrChange>
          </w:tcPr>
          <w:p w14:paraId="1E1FEE54" w14:textId="77777777" w:rsidR="004E36E5" w:rsidRPr="004E36E5" w:rsidRDefault="004E36E5" w:rsidP="002B5693">
            <w:pPr>
              <w:rPr>
                <w:ins w:id="1447" w:author="Gustavo Moreira" w:date="2021-02-21T13:21:00Z"/>
                <w:sz w:val="20"/>
                <w:szCs w:val="20"/>
                <w:lang w:val="en-US"/>
                <w:rPrChange w:id="1448" w:author="Gustavo Moreira" w:date="2021-02-21T13:24:00Z">
                  <w:rPr>
                    <w:ins w:id="1449" w:author="Gustavo Moreira" w:date="2021-02-21T13:21:00Z"/>
                    <w:lang w:val="en-US"/>
                  </w:rPr>
                </w:rPrChange>
              </w:rPr>
            </w:pPr>
          </w:p>
        </w:tc>
        <w:tc>
          <w:tcPr>
            <w:tcW w:w="559" w:type="dxa"/>
            <w:tcPrChange w:id="1450" w:author="Gustavo Moreira" w:date="2021-02-21T13:29:00Z">
              <w:tcPr>
                <w:tcW w:w="767" w:type="dxa"/>
              </w:tcPr>
            </w:tcPrChange>
          </w:tcPr>
          <w:p w14:paraId="4A06D57F" w14:textId="77777777" w:rsidR="004E36E5" w:rsidRPr="004E36E5" w:rsidRDefault="004E36E5" w:rsidP="002B5693">
            <w:pPr>
              <w:rPr>
                <w:ins w:id="1451" w:author="Gustavo Moreira" w:date="2021-02-21T13:21:00Z"/>
                <w:sz w:val="20"/>
                <w:szCs w:val="20"/>
                <w:lang w:val="en-US"/>
                <w:rPrChange w:id="1452" w:author="Gustavo Moreira" w:date="2021-02-21T13:24:00Z">
                  <w:rPr>
                    <w:ins w:id="1453" w:author="Gustavo Moreira" w:date="2021-02-21T13:21:00Z"/>
                    <w:lang w:val="en-US"/>
                  </w:rPr>
                </w:rPrChange>
              </w:rPr>
            </w:pPr>
          </w:p>
        </w:tc>
        <w:tc>
          <w:tcPr>
            <w:tcW w:w="857" w:type="dxa"/>
            <w:shd w:val="clear" w:color="auto" w:fill="0D0D0D" w:themeFill="text1" w:themeFillTint="F2"/>
            <w:tcPrChange w:id="1454" w:author="Gustavo Moreira" w:date="2021-02-21T13:29:00Z">
              <w:tcPr>
                <w:tcW w:w="767" w:type="dxa"/>
              </w:tcPr>
            </w:tcPrChange>
          </w:tcPr>
          <w:p w14:paraId="03393FD5" w14:textId="77777777" w:rsidR="004E36E5" w:rsidRPr="004E36E5" w:rsidRDefault="004E36E5" w:rsidP="002B5693">
            <w:pPr>
              <w:rPr>
                <w:ins w:id="1455" w:author="Gustavo Moreira" w:date="2021-02-21T13:21:00Z"/>
                <w:sz w:val="20"/>
                <w:szCs w:val="20"/>
                <w:lang w:val="en-US"/>
                <w:rPrChange w:id="1456" w:author="Gustavo Moreira" w:date="2021-02-21T13:24:00Z">
                  <w:rPr>
                    <w:ins w:id="1457" w:author="Gustavo Moreira" w:date="2021-02-21T13:21:00Z"/>
                    <w:lang w:val="en-US"/>
                  </w:rPr>
                </w:rPrChange>
              </w:rPr>
            </w:pPr>
          </w:p>
        </w:tc>
        <w:tc>
          <w:tcPr>
            <w:tcW w:w="641" w:type="dxa"/>
            <w:tcPrChange w:id="1458" w:author="Gustavo Moreira" w:date="2021-02-21T13:29:00Z">
              <w:tcPr>
                <w:tcW w:w="767" w:type="dxa"/>
              </w:tcPr>
            </w:tcPrChange>
          </w:tcPr>
          <w:p w14:paraId="465287EC" w14:textId="77777777" w:rsidR="004E36E5" w:rsidRPr="004E36E5" w:rsidRDefault="004E36E5" w:rsidP="002B5693">
            <w:pPr>
              <w:rPr>
                <w:ins w:id="1459" w:author="Gustavo Moreira" w:date="2021-02-21T13:21:00Z"/>
                <w:sz w:val="20"/>
                <w:szCs w:val="20"/>
                <w:lang w:val="en-US"/>
                <w:rPrChange w:id="1460" w:author="Gustavo Moreira" w:date="2021-02-21T13:24:00Z">
                  <w:rPr>
                    <w:ins w:id="1461" w:author="Gustavo Moreira" w:date="2021-02-21T13:21:00Z"/>
                    <w:lang w:val="en-US"/>
                  </w:rPr>
                </w:rPrChange>
              </w:rPr>
            </w:pPr>
          </w:p>
        </w:tc>
      </w:tr>
      <w:tr w:rsidR="004E36E5" w:rsidRPr="004E36E5" w14:paraId="0EC286A9" w14:textId="77777777" w:rsidTr="00CA0260">
        <w:trPr>
          <w:ins w:id="1462" w:author="Gustavo Moreira" w:date="2021-02-21T13:21:00Z"/>
        </w:trPr>
        <w:tc>
          <w:tcPr>
            <w:tcW w:w="954" w:type="dxa"/>
            <w:tcPrChange w:id="1463" w:author="Gustavo Moreira" w:date="2021-02-21T13:29:00Z">
              <w:tcPr>
                <w:tcW w:w="767" w:type="dxa"/>
              </w:tcPr>
            </w:tcPrChange>
          </w:tcPr>
          <w:p w14:paraId="0427C8F9" w14:textId="47FBF17C" w:rsidR="004E36E5" w:rsidRPr="004E36E5" w:rsidRDefault="004E36E5" w:rsidP="002B5693">
            <w:pPr>
              <w:rPr>
                <w:ins w:id="1464" w:author="Gustavo Moreira" w:date="2021-02-21T13:21:00Z"/>
                <w:sz w:val="20"/>
                <w:szCs w:val="20"/>
                <w:lang w:val="en-US"/>
                <w:rPrChange w:id="1465" w:author="Gustavo Moreira" w:date="2021-02-21T13:24:00Z">
                  <w:rPr>
                    <w:ins w:id="1466" w:author="Gustavo Moreira" w:date="2021-02-21T13:21:00Z"/>
                    <w:lang w:val="en-US"/>
                  </w:rPr>
                </w:rPrChange>
              </w:rPr>
            </w:pPr>
            <w:ins w:id="1467" w:author="Gustavo Moreira" w:date="2021-02-21T13:23:00Z">
              <w:r w:rsidRPr="004E36E5">
                <w:rPr>
                  <w:sz w:val="20"/>
                  <w:szCs w:val="20"/>
                  <w:lang w:val="en-US"/>
                  <w:rPrChange w:id="1468" w:author="Gustavo Moreira" w:date="2021-02-21T13:24:00Z">
                    <w:rPr>
                      <w:lang w:val="en-US"/>
                    </w:rPr>
                  </w:rPrChange>
                </w:rPr>
                <w:t>Rock</w:t>
              </w:r>
            </w:ins>
          </w:p>
        </w:tc>
        <w:tc>
          <w:tcPr>
            <w:tcW w:w="693" w:type="dxa"/>
            <w:tcPrChange w:id="1469" w:author="Gustavo Moreira" w:date="2021-02-21T13:29:00Z">
              <w:tcPr>
                <w:tcW w:w="767" w:type="dxa"/>
              </w:tcPr>
            </w:tcPrChange>
          </w:tcPr>
          <w:p w14:paraId="0555B59A" w14:textId="77777777" w:rsidR="004E36E5" w:rsidRPr="004E36E5" w:rsidRDefault="004E36E5" w:rsidP="002B5693">
            <w:pPr>
              <w:rPr>
                <w:ins w:id="1470" w:author="Gustavo Moreira" w:date="2021-02-21T13:21:00Z"/>
                <w:sz w:val="20"/>
                <w:szCs w:val="20"/>
                <w:lang w:val="en-US"/>
                <w:rPrChange w:id="1471" w:author="Gustavo Moreira" w:date="2021-02-21T13:24:00Z">
                  <w:rPr>
                    <w:ins w:id="1472" w:author="Gustavo Moreira" w:date="2021-02-21T13:21:00Z"/>
                    <w:lang w:val="en-US"/>
                  </w:rPr>
                </w:rPrChange>
              </w:rPr>
            </w:pPr>
          </w:p>
        </w:tc>
        <w:tc>
          <w:tcPr>
            <w:tcW w:w="954" w:type="dxa"/>
            <w:tcPrChange w:id="1473" w:author="Gustavo Moreira" w:date="2021-02-21T13:29:00Z">
              <w:tcPr>
                <w:tcW w:w="767" w:type="dxa"/>
              </w:tcPr>
            </w:tcPrChange>
          </w:tcPr>
          <w:p w14:paraId="442490D0" w14:textId="77777777" w:rsidR="004E36E5" w:rsidRPr="004E36E5" w:rsidRDefault="004E36E5" w:rsidP="002B5693">
            <w:pPr>
              <w:rPr>
                <w:ins w:id="1474" w:author="Gustavo Moreira" w:date="2021-02-21T13:21:00Z"/>
                <w:sz w:val="20"/>
                <w:szCs w:val="20"/>
                <w:lang w:val="en-US"/>
                <w:rPrChange w:id="1475" w:author="Gustavo Moreira" w:date="2021-02-21T13:24:00Z">
                  <w:rPr>
                    <w:ins w:id="1476" w:author="Gustavo Moreira" w:date="2021-02-21T13:21:00Z"/>
                    <w:lang w:val="en-US"/>
                  </w:rPr>
                </w:rPrChange>
              </w:rPr>
            </w:pPr>
          </w:p>
        </w:tc>
        <w:tc>
          <w:tcPr>
            <w:tcW w:w="924" w:type="dxa"/>
            <w:tcPrChange w:id="1477" w:author="Gustavo Moreira" w:date="2021-02-21T13:29:00Z">
              <w:tcPr>
                <w:tcW w:w="767" w:type="dxa"/>
              </w:tcPr>
            </w:tcPrChange>
          </w:tcPr>
          <w:p w14:paraId="49D45A6C" w14:textId="77777777" w:rsidR="004E36E5" w:rsidRPr="004E36E5" w:rsidRDefault="004E36E5" w:rsidP="002B5693">
            <w:pPr>
              <w:rPr>
                <w:ins w:id="1478" w:author="Gustavo Moreira" w:date="2021-02-21T13:21:00Z"/>
                <w:sz w:val="20"/>
                <w:szCs w:val="20"/>
                <w:lang w:val="en-US"/>
                <w:rPrChange w:id="1479" w:author="Gustavo Moreira" w:date="2021-02-21T13:24:00Z">
                  <w:rPr>
                    <w:ins w:id="1480" w:author="Gustavo Moreira" w:date="2021-02-21T13:21:00Z"/>
                    <w:lang w:val="en-US"/>
                  </w:rPr>
                </w:rPrChange>
              </w:rPr>
            </w:pPr>
          </w:p>
        </w:tc>
        <w:tc>
          <w:tcPr>
            <w:tcW w:w="692" w:type="dxa"/>
            <w:tcPrChange w:id="1481" w:author="Gustavo Moreira" w:date="2021-02-21T13:29:00Z">
              <w:tcPr>
                <w:tcW w:w="767" w:type="dxa"/>
              </w:tcPr>
            </w:tcPrChange>
          </w:tcPr>
          <w:p w14:paraId="729DB96C" w14:textId="77777777" w:rsidR="004E36E5" w:rsidRPr="004E36E5" w:rsidRDefault="004E36E5" w:rsidP="002B5693">
            <w:pPr>
              <w:rPr>
                <w:ins w:id="1482" w:author="Gustavo Moreira" w:date="2021-02-21T13:21:00Z"/>
                <w:sz w:val="20"/>
                <w:szCs w:val="20"/>
                <w:lang w:val="en-US"/>
                <w:rPrChange w:id="1483" w:author="Gustavo Moreira" w:date="2021-02-21T13:24:00Z">
                  <w:rPr>
                    <w:ins w:id="1484" w:author="Gustavo Moreira" w:date="2021-02-21T13:21:00Z"/>
                    <w:lang w:val="en-US"/>
                  </w:rPr>
                </w:rPrChange>
              </w:rPr>
            </w:pPr>
          </w:p>
        </w:tc>
        <w:tc>
          <w:tcPr>
            <w:tcW w:w="861" w:type="dxa"/>
            <w:tcPrChange w:id="1485" w:author="Gustavo Moreira" w:date="2021-02-21T13:29:00Z">
              <w:tcPr>
                <w:tcW w:w="767" w:type="dxa"/>
              </w:tcPr>
            </w:tcPrChange>
          </w:tcPr>
          <w:p w14:paraId="27DF5C6C" w14:textId="77777777" w:rsidR="004E36E5" w:rsidRPr="004E36E5" w:rsidRDefault="004E36E5" w:rsidP="002B5693">
            <w:pPr>
              <w:rPr>
                <w:ins w:id="1486" w:author="Gustavo Moreira" w:date="2021-02-21T13:21:00Z"/>
                <w:sz w:val="20"/>
                <w:szCs w:val="20"/>
                <w:lang w:val="en-US"/>
                <w:rPrChange w:id="1487" w:author="Gustavo Moreira" w:date="2021-02-21T13:24:00Z">
                  <w:rPr>
                    <w:ins w:id="1488" w:author="Gustavo Moreira" w:date="2021-02-21T13:21:00Z"/>
                    <w:lang w:val="en-US"/>
                  </w:rPr>
                </w:rPrChange>
              </w:rPr>
            </w:pPr>
          </w:p>
        </w:tc>
        <w:tc>
          <w:tcPr>
            <w:tcW w:w="563" w:type="dxa"/>
            <w:tcPrChange w:id="1489" w:author="Gustavo Moreira" w:date="2021-02-21T13:29:00Z">
              <w:tcPr>
                <w:tcW w:w="767" w:type="dxa"/>
              </w:tcPr>
            </w:tcPrChange>
          </w:tcPr>
          <w:p w14:paraId="3EE95C33" w14:textId="77777777" w:rsidR="004E36E5" w:rsidRPr="004E36E5" w:rsidRDefault="004E36E5" w:rsidP="002B5693">
            <w:pPr>
              <w:rPr>
                <w:ins w:id="1490" w:author="Gustavo Moreira" w:date="2021-02-21T13:21:00Z"/>
                <w:sz w:val="20"/>
                <w:szCs w:val="20"/>
                <w:lang w:val="en-US"/>
                <w:rPrChange w:id="1491" w:author="Gustavo Moreira" w:date="2021-02-21T13:24:00Z">
                  <w:rPr>
                    <w:ins w:id="1492" w:author="Gustavo Moreira" w:date="2021-02-21T13:21:00Z"/>
                    <w:lang w:val="en-US"/>
                  </w:rPr>
                </w:rPrChange>
              </w:rPr>
            </w:pPr>
          </w:p>
        </w:tc>
        <w:tc>
          <w:tcPr>
            <w:tcW w:w="739" w:type="dxa"/>
            <w:tcPrChange w:id="1493" w:author="Gustavo Moreira" w:date="2021-02-21T13:29:00Z">
              <w:tcPr>
                <w:tcW w:w="767" w:type="dxa"/>
              </w:tcPr>
            </w:tcPrChange>
          </w:tcPr>
          <w:p w14:paraId="1982D683" w14:textId="77777777" w:rsidR="004E36E5" w:rsidRPr="004E36E5" w:rsidRDefault="004E36E5" w:rsidP="002B5693">
            <w:pPr>
              <w:rPr>
                <w:ins w:id="1494" w:author="Gustavo Moreira" w:date="2021-02-21T13:21:00Z"/>
                <w:sz w:val="20"/>
                <w:szCs w:val="20"/>
                <w:lang w:val="en-US"/>
                <w:rPrChange w:id="1495" w:author="Gustavo Moreira" w:date="2021-02-21T13:24:00Z">
                  <w:rPr>
                    <w:ins w:id="1496" w:author="Gustavo Moreira" w:date="2021-02-21T13:21:00Z"/>
                    <w:lang w:val="en-US"/>
                  </w:rPr>
                </w:rPrChange>
              </w:rPr>
            </w:pPr>
          </w:p>
        </w:tc>
        <w:tc>
          <w:tcPr>
            <w:tcW w:w="559" w:type="dxa"/>
            <w:tcPrChange w:id="1497" w:author="Gustavo Moreira" w:date="2021-02-21T13:29:00Z">
              <w:tcPr>
                <w:tcW w:w="767" w:type="dxa"/>
              </w:tcPr>
            </w:tcPrChange>
          </w:tcPr>
          <w:p w14:paraId="4B6C2C17" w14:textId="77777777" w:rsidR="004E36E5" w:rsidRPr="004E36E5" w:rsidRDefault="004E36E5" w:rsidP="002B5693">
            <w:pPr>
              <w:rPr>
                <w:ins w:id="1498" w:author="Gustavo Moreira" w:date="2021-02-21T13:21:00Z"/>
                <w:sz w:val="20"/>
                <w:szCs w:val="20"/>
                <w:lang w:val="en-US"/>
                <w:rPrChange w:id="1499" w:author="Gustavo Moreira" w:date="2021-02-21T13:24:00Z">
                  <w:rPr>
                    <w:ins w:id="1500" w:author="Gustavo Moreira" w:date="2021-02-21T13:21:00Z"/>
                    <w:lang w:val="en-US"/>
                  </w:rPr>
                </w:rPrChange>
              </w:rPr>
            </w:pPr>
          </w:p>
        </w:tc>
        <w:tc>
          <w:tcPr>
            <w:tcW w:w="857" w:type="dxa"/>
            <w:tcPrChange w:id="1501" w:author="Gustavo Moreira" w:date="2021-02-21T13:29:00Z">
              <w:tcPr>
                <w:tcW w:w="767" w:type="dxa"/>
              </w:tcPr>
            </w:tcPrChange>
          </w:tcPr>
          <w:p w14:paraId="0FE459A8" w14:textId="77777777" w:rsidR="004E36E5" w:rsidRPr="004E36E5" w:rsidRDefault="004E36E5" w:rsidP="002B5693">
            <w:pPr>
              <w:rPr>
                <w:ins w:id="1502" w:author="Gustavo Moreira" w:date="2021-02-21T13:21:00Z"/>
                <w:sz w:val="20"/>
                <w:szCs w:val="20"/>
                <w:lang w:val="en-US"/>
                <w:rPrChange w:id="1503" w:author="Gustavo Moreira" w:date="2021-02-21T13:24:00Z">
                  <w:rPr>
                    <w:ins w:id="1504" w:author="Gustavo Moreira" w:date="2021-02-21T13:21:00Z"/>
                    <w:lang w:val="en-US"/>
                  </w:rPr>
                </w:rPrChange>
              </w:rPr>
            </w:pPr>
          </w:p>
        </w:tc>
        <w:tc>
          <w:tcPr>
            <w:tcW w:w="641" w:type="dxa"/>
            <w:shd w:val="clear" w:color="auto" w:fill="0D0D0D" w:themeFill="text1" w:themeFillTint="F2"/>
            <w:tcPrChange w:id="1505" w:author="Gustavo Moreira" w:date="2021-02-21T13:29:00Z">
              <w:tcPr>
                <w:tcW w:w="767" w:type="dxa"/>
              </w:tcPr>
            </w:tcPrChange>
          </w:tcPr>
          <w:p w14:paraId="465039B4" w14:textId="77777777" w:rsidR="004E36E5" w:rsidRPr="004E36E5" w:rsidRDefault="004E36E5" w:rsidP="002B5693">
            <w:pPr>
              <w:rPr>
                <w:ins w:id="1506" w:author="Gustavo Moreira" w:date="2021-02-21T13:21:00Z"/>
                <w:sz w:val="20"/>
                <w:szCs w:val="20"/>
                <w:lang w:val="en-US"/>
                <w:rPrChange w:id="1507" w:author="Gustavo Moreira" w:date="2021-02-21T13:24:00Z">
                  <w:rPr>
                    <w:ins w:id="1508" w:author="Gustavo Moreira" w:date="2021-02-21T13:21:00Z"/>
                    <w:lang w:val="en-US"/>
                  </w:rPr>
                </w:rPrChange>
              </w:rPr>
            </w:pPr>
          </w:p>
        </w:tc>
      </w:tr>
      <w:tr w:rsidR="004E36E5" w:rsidRPr="004E36E5" w14:paraId="08770D27" w14:textId="77777777" w:rsidTr="004E36E5">
        <w:trPr>
          <w:ins w:id="1509" w:author="Gustavo Moreira" w:date="2021-02-21T13:21:00Z"/>
        </w:trPr>
        <w:tc>
          <w:tcPr>
            <w:tcW w:w="954" w:type="dxa"/>
            <w:tcPrChange w:id="1510" w:author="Gustavo Moreira" w:date="2021-02-21T13:23:00Z">
              <w:tcPr>
                <w:tcW w:w="767" w:type="dxa"/>
              </w:tcPr>
            </w:tcPrChange>
          </w:tcPr>
          <w:p w14:paraId="57B4B3D2" w14:textId="77777777" w:rsidR="004E36E5" w:rsidRPr="004E36E5" w:rsidRDefault="004E36E5" w:rsidP="002B5693">
            <w:pPr>
              <w:rPr>
                <w:ins w:id="1511" w:author="Gustavo Moreira" w:date="2021-02-21T13:21:00Z"/>
                <w:sz w:val="20"/>
                <w:szCs w:val="20"/>
                <w:lang w:val="en-US"/>
                <w:rPrChange w:id="1512" w:author="Gustavo Moreira" w:date="2021-02-21T13:24:00Z">
                  <w:rPr>
                    <w:ins w:id="1513" w:author="Gustavo Moreira" w:date="2021-02-21T13:21:00Z"/>
                    <w:lang w:val="en-US"/>
                  </w:rPr>
                </w:rPrChange>
              </w:rPr>
            </w:pPr>
          </w:p>
        </w:tc>
        <w:tc>
          <w:tcPr>
            <w:tcW w:w="693" w:type="dxa"/>
            <w:tcPrChange w:id="1514" w:author="Gustavo Moreira" w:date="2021-02-21T13:23:00Z">
              <w:tcPr>
                <w:tcW w:w="767" w:type="dxa"/>
              </w:tcPr>
            </w:tcPrChange>
          </w:tcPr>
          <w:p w14:paraId="4A63627E" w14:textId="4C22C9F4" w:rsidR="004E36E5" w:rsidRPr="004E36E5" w:rsidRDefault="004E36E5" w:rsidP="002B5693">
            <w:pPr>
              <w:rPr>
                <w:ins w:id="1515" w:author="Gustavo Moreira" w:date="2021-02-21T13:21:00Z"/>
                <w:sz w:val="20"/>
                <w:szCs w:val="20"/>
                <w:lang w:val="en-US"/>
                <w:rPrChange w:id="1516" w:author="Gustavo Moreira" w:date="2021-02-21T13:24:00Z">
                  <w:rPr>
                    <w:ins w:id="1517" w:author="Gustavo Moreira" w:date="2021-02-21T13:21:00Z"/>
                    <w:lang w:val="en-US"/>
                  </w:rPr>
                </w:rPrChange>
              </w:rPr>
            </w:pPr>
            <w:ins w:id="1518" w:author="Gustavo Moreira" w:date="2021-02-21T13:23:00Z">
              <w:r w:rsidRPr="004E36E5">
                <w:rPr>
                  <w:sz w:val="20"/>
                  <w:szCs w:val="20"/>
                  <w:lang w:val="en-US"/>
                  <w:rPrChange w:id="1519" w:author="Gustavo Moreira" w:date="2021-02-21T13:24:00Z">
                    <w:rPr>
                      <w:lang w:val="en-US"/>
                    </w:rPr>
                  </w:rPrChange>
                </w:rPr>
                <w:t>Blues</w:t>
              </w:r>
            </w:ins>
          </w:p>
        </w:tc>
        <w:tc>
          <w:tcPr>
            <w:tcW w:w="954" w:type="dxa"/>
            <w:tcPrChange w:id="1520" w:author="Gustavo Moreira" w:date="2021-02-21T13:23:00Z">
              <w:tcPr>
                <w:tcW w:w="767" w:type="dxa"/>
              </w:tcPr>
            </w:tcPrChange>
          </w:tcPr>
          <w:p w14:paraId="61C6687E" w14:textId="547CFF86" w:rsidR="004E36E5" w:rsidRPr="004E36E5" w:rsidRDefault="004E36E5" w:rsidP="002B5693">
            <w:pPr>
              <w:rPr>
                <w:ins w:id="1521" w:author="Gustavo Moreira" w:date="2021-02-21T13:21:00Z"/>
                <w:sz w:val="20"/>
                <w:szCs w:val="20"/>
                <w:lang w:val="en-US"/>
                <w:rPrChange w:id="1522" w:author="Gustavo Moreira" w:date="2021-02-21T13:24:00Z">
                  <w:rPr>
                    <w:ins w:id="1523" w:author="Gustavo Moreira" w:date="2021-02-21T13:21:00Z"/>
                    <w:lang w:val="en-US"/>
                  </w:rPr>
                </w:rPrChange>
              </w:rPr>
            </w:pPr>
            <w:ins w:id="1524" w:author="Gustavo Moreira" w:date="2021-02-21T13:23:00Z">
              <w:r w:rsidRPr="004E36E5">
                <w:rPr>
                  <w:sz w:val="20"/>
                  <w:szCs w:val="20"/>
                  <w:lang w:val="en-US"/>
                  <w:rPrChange w:id="1525" w:author="Gustavo Moreira" w:date="2021-02-21T13:24:00Z">
                    <w:rPr>
                      <w:lang w:val="en-US"/>
                    </w:rPr>
                  </w:rPrChange>
                </w:rPr>
                <w:t>Classical</w:t>
              </w:r>
            </w:ins>
          </w:p>
        </w:tc>
        <w:tc>
          <w:tcPr>
            <w:tcW w:w="924" w:type="dxa"/>
            <w:tcPrChange w:id="1526" w:author="Gustavo Moreira" w:date="2021-02-21T13:23:00Z">
              <w:tcPr>
                <w:tcW w:w="767" w:type="dxa"/>
              </w:tcPr>
            </w:tcPrChange>
          </w:tcPr>
          <w:p w14:paraId="13A3991F" w14:textId="1E7507FD" w:rsidR="004E36E5" w:rsidRPr="004E36E5" w:rsidRDefault="004E36E5" w:rsidP="002B5693">
            <w:pPr>
              <w:rPr>
                <w:ins w:id="1527" w:author="Gustavo Moreira" w:date="2021-02-21T13:21:00Z"/>
                <w:sz w:val="20"/>
                <w:szCs w:val="20"/>
                <w:lang w:val="en-US"/>
                <w:rPrChange w:id="1528" w:author="Gustavo Moreira" w:date="2021-02-21T13:24:00Z">
                  <w:rPr>
                    <w:ins w:id="1529" w:author="Gustavo Moreira" w:date="2021-02-21T13:21:00Z"/>
                    <w:lang w:val="en-US"/>
                  </w:rPr>
                </w:rPrChange>
              </w:rPr>
            </w:pPr>
            <w:ins w:id="1530" w:author="Gustavo Moreira" w:date="2021-02-21T13:23:00Z">
              <w:r w:rsidRPr="004E36E5">
                <w:rPr>
                  <w:sz w:val="20"/>
                  <w:szCs w:val="20"/>
                  <w:lang w:val="en-US"/>
                  <w:rPrChange w:id="1531" w:author="Gustavo Moreira" w:date="2021-02-21T13:24:00Z">
                    <w:rPr>
                      <w:lang w:val="en-US"/>
                    </w:rPr>
                  </w:rPrChange>
                </w:rPr>
                <w:t>Country</w:t>
              </w:r>
            </w:ins>
          </w:p>
        </w:tc>
        <w:tc>
          <w:tcPr>
            <w:tcW w:w="692" w:type="dxa"/>
            <w:tcPrChange w:id="1532" w:author="Gustavo Moreira" w:date="2021-02-21T13:23:00Z">
              <w:tcPr>
                <w:tcW w:w="767" w:type="dxa"/>
              </w:tcPr>
            </w:tcPrChange>
          </w:tcPr>
          <w:p w14:paraId="0635EA98" w14:textId="76ECAADA" w:rsidR="004E36E5" w:rsidRPr="004E36E5" w:rsidRDefault="004E36E5" w:rsidP="002B5693">
            <w:pPr>
              <w:rPr>
                <w:ins w:id="1533" w:author="Gustavo Moreira" w:date="2021-02-21T13:21:00Z"/>
                <w:sz w:val="20"/>
                <w:szCs w:val="20"/>
                <w:lang w:val="en-US"/>
                <w:rPrChange w:id="1534" w:author="Gustavo Moreira" w:date="2021-02-21T13:24:00Z">
                  <w:rPr>
                    <w:ins w:id="1535" w:author="Gustavo Moreira" w:date="2021-02-21T13:21:00Z"/>
                    <w:lang w:val="en-US"/>
                  </w:rPr>
                </w:rPrChange>
              </w:rPr>
            </w:pPr>
            <w:ins w:id="1536" w:author="Gustavo Moreira" w:date="2021-02-21T13:23:00Z">
              <w:r w:rsidRPr="004E36E5">
                <w:rPr>
                  <w:sz w:val="20"/>
                  <w:szCs w:val="20"/>
                  <w:lang w:val="en-US"/>
                  <w:rPrChange w:id="1537" w:author="Gustavo Moreira" w:date="2021-02-21T13:24:00Z">
                    <w:rPr>
                      <w:lang w:val="en-US"/>
                    </w:rPr>
                  </w:rPrChange>
                </w:rPr>
                <w:t>Disco</w:t>
              </w:r>
            </w:ins>
          </w:p>
        </w:tc>
        <w:tc>
          <w:tcPr>
            <w:tcW w:w="861" w:type="dxa"/>
            <w:tcPrChange w:id="1538" w:author="Gustavo Moreira" w:date="2021-02-21T13:23:00Z">
              <w:tcPr>
                <w:tcW w:w="767" w:type="dxa"/>
              </w:tcPr>
            </w:tcPrChange>
          </w:tcPr>
          <w:p w14:paraId="5D7582C3" w14:textId="0782FB2C" w:rsidR="004E36E5" w:rsidRPr="004E36E5" w:rsidRDefault="004E36E5" w:rsidP="002B5693">
            <w:pPr>
              <w:rPr>
                <w:ins w:id="1539" w:author="Gustavo Moreira" w:date="2021-02-21T13:21:00Z"/>
                <w:sz w:val="20"/>
                <w:szCs w:val="20"/>
                <w:lang w:val="en-US"/>
                <w:rPrChange w:id="1540" w:author="Gustavo Moreira" w:date="2021-02-21T13:24:00Z">
                  <w:rPr>
                    <w:ins w:id="1541" w:author="Gustavo Moreira" w:date="2021-02-21T13:21:00Z"/>
                    <w:lang w:val="en-US"/>
                  </w:rPr>
                </w:rPrChange>
              </w:rPr>
            </w:pPr>
            <w:proofErr w:type="spellStart"/>
            <w:ins w:id="1542" w:author="Gustavo Moreira" w:date="2021-02-21T13:23:00Z">
              <w:r w:rsidRPr="004E36E5">
                <w:rPr>
                  <w:sz w:val="20"/>
                  <w:szCs w:val="20"/>
                  <w:lang w:val="en-US"/>
                  <w:rPrChange w:id="1543" w:author="Gustavo Moreira" w:date="2021-02-21T13:24:00Z">
                    <w:rPr>
                      <w:lang w:val="en-US"/>
                    </w:rPr>
                  </w:rPrChange>
                </w:rPr>
                <w:t>Hiphop</w:t>
              </w:r>
            </w:ins>
            <w:proofErr w:type="spellEnd"/>
          </w:p>
        </w:tc>
        <w:tc>
          <w:tcPr>
            <w:tcW w:w="563" w:type="dxa"/>
            <w:tcPrChange w:id="1544" w:author="Gustavo Moreira" w:date="2021-02-21T13:23:00Z">
              <w:tcPr>
                <w:tcW w:w="767" w:type="dxa"/>
              </w:tcPr>
            </w:tcPrChange>
          </w:tcPr>
          <w:p w14:paraId="00265FDD" w14:textId="67B418CA" w:rsidR="004E36E5" w:rsidRPr="004E36E5" w:rsidRDefault="004E36E5" w:rsidP="002B5693">
            <w:pPr>
              <w:rPr>
                <w:ins w:id="1545" w:author="Gustavo Moreira" w:date="2021-02-21T13:21:00Z"/>
                <w:sz w:val="20"/>
                <w:szCs w:val="20"/>
                <w:lang w:val="en-US"/>
                <w:rPrChange w:id="1546" w:author="Gustavo Moreira" w:date="2021-02-21T13:24:00Z">
                  <w:rPr>
                    <w:ins w:id="1547" w:author="Gustavo Moreira" w:date="2021-02-21T13:21:00Z"/>
                    <w:lang w:val="en-US"/>
                  </w:rPr>
                </w:rPrChange>
              </w:rPr>
            </w:pPr>
            <w:ins w:id="1548" w:author="Gustavo Moreira" w:date="2021-02-21T13:23:00Z">
              <w:r w:rsidRPr="004E36E5">
                <w:rPr>
                  <w:sz w:val="20"/>
                  <w:szCs w:val="20"/>
                  <w:lang w:val="en-US"/>
                  <w:rPrChange w:id="1549" w:author="Gustavo Moreira" w:date="2021-02-21T13:24:00Z">
                    <w:rPr>
                      <w:lang w:val="en-US"/>
                    </w:rPr>
                  </w:rPrChange>
                </w:rPr>
                <w:t>Jazz</w:t>
              </w:r>
            </w:ins>
          </w:p>
        </w:tc>
        <w:tc>
          <w:tcPr>
            <w:tcW w:w="739" w:type="dxa"/>
            <w:tcPrChange w:id="1550" w:author="Gustavo Moreira" w:date="2021-02-21T13:23:00Z">
              <w:tcPr>
                <w:tcW w:w="767" w:type="dxa"/>
              </w:tcPr>
            </w:tcPrChange>
          </w:tcPr>
          <w:p w14:paraId="5B385FC6" w14:textId="2C78A65E" w:rsidR="004E36E5" w:rsidRPr="004E36E5" w:rsidRDefault="004E36E5" w:rsidP="002B5693">
            <w:pPr>
              <w:rPr>
                <w:ins w:id="1551" w:author="Gustavo Moreira" w:date="2021-02-21T13:21:00Z"/>
                <w:sz w:val="20"/>
                <w:szCs w:val="20"/>
                <w:lang w:val="en-US"/>
                <w:rPrChange w:id="1552" w:author="Gustavo Moreira" w:date="2021-02-21T13:24:00Z">
                  <w:rPr>
                    <w:ins w:id="1553" w:author="Gustavo Moreira" w:date="2021-02-21T13:21:00Z"/>
                    <w:lang w:val="en-US"/>
                  </w:rPr>
                </w:rPrChange>
              </w:rPr>
            </w:pPr>
            <w:ins w:id="1554" w:author="Gustavo Moreira" w:date="2021-02-21T13:23:00Z">
              <w:r w:rsidRPr="004E36E5">
                <w:rPr>
                  <w:sz w:val="20"/>
                  <w:szCs w:val="20"/>
                  <w:lang w:val="en-US"/>
                  <w:rPrChange w:id="1555" w:author="Gustavo Moreira" w:date="2021-02-21T13:24:00Z">
                    <w:rPr>
                      <w:lang w:val="en-US"/>
                    </w:rPr>
                  </w:rPrChange>
                </w:rPr>
                <w:t>Metal</w:t>
              </w:r>
            </w:ins>
          </w:p>
        </w:tc>
        <w:tc>
          <w:tcPr>
            <w:tcW w:w="559" w:type="dxa"/>
            <w:tcPrChange w:id="1556" w:author="Gustavo Moreira" w:date="2021-02-21T13:23:00Z">
              <w:tcPr>
                <w:tcW w:w="767" w:type="dxa"/>
              </w:tcPr>
            </w:tcPrChange>
          </w:tcPr>
          <w:p w14:paraId="1CBF1B81" w14:textId="4AB60D2C" w:rsidR="004E36E5" w:rsidRPr="004E36E5" w:rsidRDefault="004E36E5" w:rsidP="002B5693">
            <w:pPr>
              <w:rPr>
                <w:ins w:id="1557" w:author="Gustavo Moreira" w:date="2021-02-21T13:21:00Z"/>
                <w:sz w:val="20"/>
                <w:szCs w:val="20"/>
                <w:lang w:val="en-US"/>
                <w:rPrChange w:id="1558" w:author="Gustavo Moreira" w:date="2021-02-21T13:24:00Z">
                  <w:rPr>
                    <w:ins w:id="1559" w:author="Gustavo Moreira" w:date="2021-02-21T13:21:00Z"/>
                    <w:lang w:val="en-US"/>
                  </w:rPr>
                </w:rPrChange>
              </w:rPr>
            </w:pPr>
            <w:ins w:id="1560" w:author="Gustavo Moreira" w:date="2021-02-21T13:23:00Z">
              <w:r w:rsidRPr="004E36E5">
                <w:rPr>
                  <w:sz w:val="20"/>
                  <w:szCs w:val="20"/>
                  <w:lang w:val="en-US"/>
                  <w:rPrChange w:id="1561" w:author="Gustavo Moreira" w:date="2021-02-21T13:24:00Z">
                    <w:rPr>
                      <w:lang w:val="en-US"/>
                    </w:rPr>
                  </w:rPrChange>
                </w:rPr>
                <w:t>Pop</w:t>
              </w:r>
            </w:ins>
          </w:p>
        </w:tc>
        <w:tc>
          <w:tcPr>
            <w:tcW w:w="857" w:type="dxa"/>
            <w:tcPrChange w:id="1562" w:author="Gustavo Moreira" w:date="2021-02-21T13:23:00Z">
              <w:tcPr>
                <w:tcW w:w="767" w:type="dxa"/>
              </w:tcPr>
            </w:tcPrChange>
          </w:tcPr>
          <w:p w14:paraId="6A8EED4A" w14:textId="188062B1" w:rsidR="004E36E5" w:rsidRPr="004E36E5" w:rsidRDefault="004E36E5" w:rsidP="002B5693">
            <w:pPr>
              <w:rPr>
                <w:ins w:id="1563" w:author="Gustavo Moreira" w:date="2021-02-21T13:21:00Z"/>
                <w:sz w:val="20"/>
                <w:szCs w:val="20"/>
                <w:lang w:val="en-US"/>
                <w:rPrChange w:id="1564" w:author="Gustavo Moreira" w:date="2021-02-21T13:24:00Z">
                  <w:rPr>
                    <w:ins w:id="1565" w:author="Gustavo Moreira" w:date="2021-02-21T13:21:00Z"/>
                    <w:lang w:val="en-US"/>
                  </w:rPr>
                </w:rPrChange>
              </w:rPr>
            </w:pPr>
            <w:proofErr w:type="spellStart"/>
            <w:ins w:id="1566" w:author="Gustavo Moreira" w:date="2021-02-21T13:23:00Z">
              <w:r w:rsidRPr="004E36E5">
                <w:rPr>
                  <w:sz w:val="20"/>
                  <w:szCs w:val="20"/>
                  <w:lang w:val="en-US"/>
                  <w:rPrChange w:id="1567" w:author="Gustavo Moreira" w:date="2021-02-21T13:24:00Z">
                    <w:rPr>
                      <w:lang w:val="en-US"/>
                    </w:rPr>
                  </w:rPrChange>
                </w:rPr>
                <w:t>Raggae</w:t>
              </w:r>
            </w:ins>
            <w:proofErr w:type="spellEnd"/>
          </w:p>
        </w:tc>
        <w:tc>
          <w:tcPr>
            <w:tcW w:w="641" w:type="dxa"/>
            <w:tcPrChange w:id="1568" w:author="Gustavo Moreira" w:date="2021-02-21T13:23:00Z">
              <w:tcPr>
                <w:tcW w:w="767" w:type="dxa"/>
              </w:tcPr>
            </w:tcPrChange>
          </w:tcPr>
          <w:p w14:paraId="08323063" w14:textId="55881D2E" w:rsidR="004E36E5" w:rsidRPr="004E36E5" w:rsidRDefault="004E36E5">
            <w:pPr>
              <w:keepNext/>
              <w:rPr>
                <w:ins w:id="1569" w:author="Gustavo Moreira" w:date="2021-02-21T13:21:00Z"/>
                <w:sz w:val="20"/>
                <w:szCs w:val="20"/>
                <w:lang w:val="en-US"/>
                <w:rPrChange w:id="1570" w:author="Gustavo Moreira" w:date="2021-02-21T13:24:00Z">
                  <w:rPr>
                    <w:ins w:id="1571" w:author="Gustavo Moreira" w:date="2021-02-21T13:21:00Z"/>
                    <w:lang w:val="en-US"/>
                  </w:rPr>
                </w:rPrChange>
              </w:rPr>
              <w:pPrChange w:id="1572" w:author="Gustavo Moreira" w:date="2021-02-21T13:26:00Z">
                <w:pPr/>
              </w:pPrChange>
            </w:pPr>
            <w:ins w:id="1573" w:author="Gustavo Moreira" w:date="2021-02-21T13:23:00Z">
              <w:r w:rsidRPr="004E36E5">
                <w:rPr>
                  <w:sz w:val="20"/>
                  <w:szCs w:val="20"/>
                  <w:lang w:val="en-US"/>
                  <w:rPrChange w:id="1574" w:author="Gustavo Moreira" w:date="2021-02-21T13:24:00Z">
                    <w:rPr>
                      <w:lang w:val="en-US"/>
                    </w:rPr>
                  </w:rPrChange>
                </w:rPr>
                <w:t>Rock</w:t>
              </w:r>
            </w:ins>
          </w:p>
        </w:tc>
      </w:tr>
    </w:tbl>
    <w:p w14:paraId="7F6E5E9E" w14:textId="2ACDD0D1" w:rsidR="004E36E5" w:rsidRDefault="004E36E5">
      <w:pPr>
        <w:pStyle w:val="Legenda"/>
        <w:rPr>
          <w:ins w:id="1575" w:author="Gustavo Moreira" w:date="2021-02-21T13:22:00Z"/>
        </w:rPr>
        <w:pPrChange w:id="1576" w:author="Gustavo Moreira" w:date="2021-02-21T13:34:00Z">
          <w:pPr/>
        </w:pPrChange>
      </w:pPr>
      <w:ins w:id="1577" w:author="Gustavo Moreira" w:date="2021-02-21T13:26:00Z">
        <w:r>
          <w:t xml:space="preserve">Table </w:t>
        </w:r>
        <w:r>
          <w:fldChar w:fldCharType="begin"/>
        </w:r>
        <w:r>
          <w:instrText xml:space="preserve"> SEQ Table \* ARABIC </w:instrText>
        </w:r>
      </w:ins>
      <w:r>
        <w:fldChar w:fldCharType="separate"/>
      </w:r>
      <w:ins w:id="1578" w:author="Gustavo Moreira" w:date="2021-02-21T13:26:00Z">
        <w:r>
          <w:rPr>
            <w:noProof/>
          </w:rPr>
          <w:t>9</w:t>
        </w:r>
        <w:r>
          <w:fldChar w:fldCharType="end"/>
        </w:r>
        <w:r>
          <w:t xml:space="preserve"> - Unfilled confusion matrix table for first implementation</w:t>
        </w:r>
      </w:ins>
    </w:p>
    <w:p w14:paraId="6F64B483" w14:textId="77777777" w:rsidR="004E36E5" w:rsidRPr="004E36E5" w:rsidRDefault="004E36E5" w:rsidP="002B5693">
      <w:pPr>
        <w:rPr>
          <w:ins w:id="1579" w:author="Gustavo Moreira" w:date="2021-02-21T13:20:00Z"/>
          <w:rPrChange w:id="1580" w:author="Gustavo Moreira" w:date="2021-02-21T13:22:00Z">
            <w:rPr>
              <w:ins w:id="1581" w:author="Gustavo Moreira" w:date="2021-02-21T13:20:00Z"/>
              <w:lang w:val="en-US"/>
            </w:rPr>
          </w:rPrChange>
        </w:rPr>
      </w:pPr>
    </w:p>
    <w:p w14:paraId="264D3494" w14:textId="4FEB7012" w:rsidR="004E36E5" w:rsidRPr="004E36E5" w:rsidRDefault="004E36E5">
      <w:pPr>
        <w:rPr>
          <w:ins w:id="1582" w:author="Gustavo Moreira" w:date="2021-02-21T11:24:00Z"/>
          <w:rPrChange w:id="1583" w:author="Gustavo Moreira" w:date="2021-02-21T13:17:00Z">
            <w:rPr>
              <w:ins w:id="1584" w:author="Gustavo Moreira" w:date="2021-02-21T11:24:00Z"/>
            </w:rPr>
          </w:rPrChange>
        </w:rPr>
        <w:pPrChange w:id="1585" w:author="Gustavo Moreira" w:date="2021-02-21T12:34:00Z">
          <w:pPr>
            <w:pStyle w:val="Ttulo2"/>
          </w:pPr>
        </w:pPrChange>
      </w:pPr>
    </w:p>
    <w:p w14:paraId="0C3FFB70" w14:textId="7AA91DAD" w:rsidR="00A44F33" w:rsidRDefault="00A44F33" w:rsidP="00A44F33">
      <w:pPr>
        <w:rPr>
          <w:ins w:id="1586" w:author="Gustavo Moreira" w:date="2021-02-21T11:24:00Z"/>
          <w:lang w:val="en-US"/>
        </w:rPr>
      </w:pPr>
    </w:p>
    <w:p w14:paraId="56E5582E" w14:textId="5EC37A84" w:rsidR="00000000" w:rsidRDefault="00D22E2D">
      <w:pPr>
        <w:rPr>
          <w:rPrChange w:id="1587" w:author="Gustavo Moreira" w:date="2021-02-21T11:24:00Z">
            <w:rPr>
              <w:color w:val="BFBFBF" w:themeColor="background1" w:themeShade="BF"/>
              <w:sz w:val="36"/>
            </w:rPr>
          </w:rPrChange>
        </w:rPr>
        <w:sectPr w:rsidR="00000000" w:rsidSect="000B4B63">
          <w:pgSz w:w="11906" w:h="16838"/>
          <w:pgMar w:top="1985" w:right="1474" w:bottom="1418" w:left="1985" w:header="709" w:footer="709" w:gutter="0"/>
          <w:cols w:space="708"/>
          <w:titlePg/>
          <w:docGrid w:linePitch="360"/>
        </w:sectPr>
        <w:pPrChange w:id="1588" w:author="Gustavo Moreira" w:date="2021-02-21T11:24:00Z">
          <w:pPr>
            <w:pStyle w:val="Ttulo1"/>
          </w:pPr>
        </w:pPrChange>
      </w:pPr>
    </w:p>
    <w:p w14:paraId="115115D8" w14:textId="63CFF6F7" w:rsidR="00424E04" w:rsidRPr="002C7B7F" w:rsidDel="0046532B" w:rsidRDefault="00CE0B8B" w:rsidP="00A15C66">
      <w:pPr>
        <w:pStyle w:val="FalseHeading1"/>
        <w:rPr>
          <w:del w:id="1589" w:author="Gustavo Moreira" w:date="2021-02-21T13:42:00Z"/>
        </w:rPr>
      </w:pPr>
      <w:del w:id="1590" w:author="Gustavo Moreira" w:date="2021-02-21T13:42:00Z">
        <w:r w:rsidRPr="002C7B7F" w:rsidDel="0046532B">
          <w:lastRenderedPageBreak/>
          <w:delText>Refer</w:delText>
        </w:r>
        <w:bookmarkEnd w:id="651"/>
        <w:r w:rsidRPr="002C7B7F" w:rsidDel="0046532B">
          <w:delText>ências</w:delText>
        </w:r>
        <w:bookmarkStart w:id="1591" w:name="_Toc64809184"/>
        <w:bookmarkStart w:id="1592" w:name="_Toc64809251"/>
        <w:bookmarkEnd w:id="652"/>
        <w:bookmarkEnd w:id="653"/>
        <w:bookmarkEnd w:id="1591"/>
        <w:bookmarkEnd w:id="1592"/>
      </w:del>
    </w:p>
    <w:bookmarkStart w:id="1593" w:name="_Toc64809252" w:displacedByCustomXml="next"/>
    <w:customXmlInsRangeStart w:id="1594" w:author="Gustavo Moreira" w:date="2021-02-21T13:42:00Z"/>
    <w:sdt>
      <w:sdtPr>
        <w:rPr>
          <w:rFonts w:asciiTheme="minorHAnsi" w:eastAsiaTheme="minorEastAsia" w:hAnsiTheme="minorHAnsi" w:cstheme="minorBidi"/>
          <w:b w:val="0"/>
          <w:bCs w:val="0"/>
          <w:color w:val="auto"/>
          <w:kern w:val="0"/>
          <w:sz w:val="22"/>
          <w:szCs w:val="22"/>
          <w:lang w:val="pt-BR"/>
        </w:rPr>
        <w:id w:val="-2129618781"/>
        <w:docPartObj>
          <w:docPartGallery w:val="Bibliographies"/>
          <w:docPartUnique/>
        </w:docPartObj>
      </w:sdtPr>
      <w:sdtEndPr>
        <w:rPr>
          <w:lang w:val="en-GB"/>
        </w:rPr>
      </w:sdtEndPr>
      <w:sdtContent>
        <w:customXmlInsRangeEnd w:id="1594"/>
        <w:bookmarkEnd w:id="1593" w:displacedByCustomXml="prev"/>
        <w:p w14:paraId="0C9048EB" w14:textId="271EEAA5" w:rsidR="00A308DD" w:rsidRDefault="00F217F9">
          <w:pPr>
            <w:pStyle w:val="Ttulo1"/>
            <w:rPr>
              <w:ins w:id="1595" w:author="Gustavo Moreira" w:date="2021-02-21T13:42:00Z"/>
            </w:rPr>
          </w:pPr>
          <w:proofErr w:type="spellStart"/>
          <w:ins w:id="1596" w:author="Gustavo Moreira" w:date="2021-02-21T14:13:00Z">
            <w:r>
              <w:rPr>
                <w:lang w:val="pt-BR"/>
              </w:rPr>
              <w:t>References</w:t>
            </w:r>
          </w:ins>
          <w:proofErr w:type="spellEnd"/>
        </w:p>
        <w:p w14:paraId="20E6E24B" w14:textId="77777777" w:rsidR="00F217F9" w:rsidRPr="00F217F9" w:rsidRDefault="00A308DD" w:rsidP="00F217F9">
          <w:pPr>
            <w:pStyle w:val="Bibliografia"/>
            <w:ind w:left="720" w:hanging="720"/>
            <w:rPr>
              <w:noProof/>
              <w:sz w:val="24"/>
              <w:szCs w:val="24"/>
              <w:lang w:val="en-US"/>
              <w:rPrChange w:id="1597" w:author="Gustavo Moreira" w:date="2021-02-21T14:13:00Z">
                <w:rPr>
                  <w:noProof/>
                  <w:sz w:val="24"/>
                  <w:szCs w:val="24"/>
                  <w:lang w:val="pt-BR"/>
                </w:rPr>
              </w:rPrChange>
            </w:rPr>
          </w:pPr>
          <w:ins w:id="1598" w:author="Gustavo Moreira" w:date="2021-02-21T13:42:00Z">
            <w:r>
              <w:fldChar w:fldCharType="begin"/>
            </w:r>
            <w:r>
              <w:instrText>BIBLIOGRAPHY</w:instrText>
            </w:r>
            <w:r>
              <w:fldChar w:fldCharType="separate"/>
            </w:r>
          </w:ins>
          <w:r w:rsidR="00F217F9" w:rsidRPr="00F217F9">
            <w:rPr>
              <w:noProof/>
              <w:lang w:val="en-US"/>
              <w:rPrChange w:id="1599" w:author="Gustavo Moreira" w:date="2021-02-21T14:13:00Z">
                <w:rPr>
                  <w:noProof/>
                  <w:lang w:val="pt-BR"/>
                </w:rPr>
              </w:rPrChange>
            </w:rPr>
            <w:t xml:space="preserve">Becker, D. (2017). </w:t>
          </w:r>
          <w:r w:rsidR="00F217F9" w:rsidRPr="00F217F9">
            <w:rPr>
              <w:i/>
              <w:iCs/>
              <w:noProof/>
              <w:lang w:val="en-US"/>
              <w:rPrChange w:id="1600" w:author="Gustavo Moreira" w:date="2021-02-21T14:13:00Z">
                <w:rPr>
                  <w:i/>
                  <w:iCs/>
                  <w:noProof/>
                  <w:lang w:val="pt-BR"/>
                </w:rPr>
              </w:rPrChange>
            </w:rPr>
            <w:t>Rectified linear units relu in deep learning.</w:t>
          </w:r>
          <w:r w:rsidR="00F217F9" w:rsidRPr="00F217F9">
            <w:rPr>
              <w:noProof/>
              <w:lang w:val="en-US"/>
              <w:rPrChange w:id="1601" w:author="Gustavo Moreira" w:date="2021-02-21T14:13:00Z">
                <w:rPr>
                  <w:noProof/>
                  <w:lang w:val="pt-BR"/>
                </w:rPr>
              </w:rPrChange>
            </w:rPr>
            <w:t xml:space="preserve"> Fonte: Kaggle: https://www.kaggle.com/dansbecker/rectified-linear-units-relu-in-deep-learning</w:t>
          </w:r>
        </w:p>
        <w:p w14:paraId="54840F4B" w14:textId="77777777" w:rsidR="00F217F9" w:rsidRDefault="00F217F9" w:rsidP="00F217F9">
          <w:pPr>
            <w:pStyle w:val="Bibliografia"/>
            <w:ind w:left="720" w:hanging="720"/>
            <w:rPr>
              <w:noProof/>
              <w:lang w:val="pt-BR"/>
            </w:rPr>
          </w:pPr>
          <w:r w:rsidRPr="00F217F9">
            <w:rPr>
              <w:noProof/>
              <w:lang w:val="en-US"/>
              <w:rPrChange w:id="1602" w:author="Gustavo Moreira" w:date="2021-02-21T14:13:00Z">
                <w:rPr>
                  <w:noProof/>
                  <w:lang w:val="pt-BR"/>
                </w:rPr>
              </w:rPrChange>
            </w:rPr>
            <w:t xml:space="preserve">Bertin-Mahieux. (2011). </w:t>
          </w:r>
          <w:r w:rsidRPr="00F217F9">
            <w:rPr>
              <w:i/>
              <w:iCs/>
              <w:noProof/>
              <w:lang w:val="en-US"/>
              <w:rPrChange w:id="1603" w:author="Gustavo Moreira" w:date="2021-02-21T14:13:00Z">
                <w:rPr>
                  <w:i/>
                  <w:iCs/>
                  <w:noProof/>
                  <w:lang w:val="pt-BR"/>
                </w:rPr>
              </w:rPrChange>
            </w:rPr>
            <w:t>Million Song Dataset.</w:t>
          </w:r>
          <w:r w:rsidRPr="00F217F9">
            <w:rPr>
              <w:noProof/>
              <w:lang w:val="en-US"/>
              <w:rPrChange w:id="1604" w:author="Gustavo Moreira" w:date="2021-02-21T14:13:00Z">
                <w:rPr>
                  <w:noProof/>
                  <w:lang w:val="pt-BR"/>
                </w:rPr>
              </w:rPrChange>
            </w:rPr>
            <w:t xml:space="preserve"> </w:t>
          </w:r>
          <w:r>
            <w:rPr>
              <w:noProof/>
              <w:lang w:val="pt-BR"/>
            </w:rPr>
            <w:t>Fonte: Columbia: https://www.ee.columbia.edu/~dliang/files/FINAL.pdf</w:t>
          </w:r>
        </w:p>
        <w:p w14:paraId="694B84FD" w14:textId="77777777" w:rsidR="00F217F9" w:rsidRPr="00F217F9" w:rsidRDefault="00F217F9" w:rsidP="00F217F9">
          <w:pPr>
            <w:pStyle w:val="Bibliografia"/>
            <w:ind w:left="720" w:hanging="720"/>
            <w:rPr>
              <w:noProof/>
              <w:lang w:val="en-US"/>
              <w:rPrChange w:id="1605" w:author="Gustavo Moreira" w:date="2021-02-21T14:13:00Z">
                <w:rPr>
                  <w:noProof/>
                  <w:lang w:val="pt-BR"/>
                </w:rPr>
              </w:rPrChange>
            </w:rPr>
          </w:pPr>
          <w:r w:rsidRPr="00F217F9">
            <w:rPr>
              <w:noProof/>
              <w:lang w:val="en-US"/>
              <w:rPrChange w:id="1606" w:author="Gustavo Moreira" w:date="2021-02-21T14:13:00Z">
                <w:rPr>
                  <w:noProof/>
                  <w:lang w:val="pt-BR"/>
                </w:rPr>
              </w:rPrChange>
            </w:rPr>
            <w:t xml:space="preserve">Bronwlee, J. (2019). </w:t>
          </w:r>
          <w:r w:rsidRPr="00F217F9">
            <w:rPr>
              <w:i/>
              <w:iCs/>
              <w:noProof/>
              <w:lang w:val="en-US"/>
              <w:rPrChange w:id="1607" w:author="Gustavo Moreira" w:date="2021-02-21T14:13:00Z">
                <w:rPr>
                  <w:i/>
                  <w:iCs/>
                  <w:noProof/>
                  <w:lang w:val="pt-BR"/>
                </w:rPr>
              </w:rPrChange>
            </w:rPr>
            <w:t>Transfer learning for deep learning.</w:t>
          </w:r>
          <w:r w:rsidRPr="00F217F9">
            <w:rPr>
              <w:noProof/>
              <w:lang w:val="en-US"/>
              <w:rPrChange w:id="1608" w:author="Gustavo Moreira" w:date="2021-02-21T14:13:00Z">
                <w:rPr>
                  <w:noProof/>
                  <w:lang w:val="pt-BR"/>
                </w:rPr>
              </w:rPrChange>
            </w:rPr>
            <w:t xml:space="preserve"> Fonte: Machine Learning Mastery: https://machinelearningmastery.com/transfer-learning-for-deep-learning/ </w:t>
          </w:r>
        </w:p>
        <w:p w14:paraId="1139C876" w14:textId="77777777" w:rsidR="00F217F9" w:rsidRPr="00F217F9" w:rsidRDefault="00F217F9" w:rsidP="00F217F9">
          <w:pPr>
            <w:pStyle w:val="Bibliografia"/>
            <w:ind w:left="720" w:hanging="720"/>
            <w:rPr>
              <w:noProof/>
              <w:lang w:val="en-US"/>
              <w:rPrChange w:id="1609" w:author="Gustavo Moreira" w:date="2021-02-21T14:13:00Z">
                <w:rPr>
                  <w:noProof/>
                  <w:lang w:val="pt-BR"/>
                </w:rPr>
              </w:rPrChange>
            </w:rPr>
          </w:pPr>
          <w:r w:rsidRPr="00F217F9">
            <w:rPr>
              <w:noProof/>
              <w:lang w:val="en-US"/>
              <w:rPrChange w:id="1610" w:author="Gustavo Moreira" w:date="2021-02-21T14:13:00Z">
                <w:rPr>
                  <w:noProof/>
                  <w:lang w:val="pt-BR"/>
                </w:rPr>
              </w:rPrChange>
            </w:rPr>
            <w:t xml:space="preserve">Bronwlee, J. (2020). </w:t>
          </w:r>
          <w:r w:rsidRPr="00F217F9">
            <w:rPr>
              <w:i/>
              <w:iCs/>
              <w:noProof/>
              <w:lang w:val="en-US"/>
              <w:rPrChange w:id="1611" w:author="Gustavo Moreira" w:date="2021-02-21T14:13:00Z">
                <w:rPr>
                  <w:i/>
                  <w:iCs/>
                  <w:noProof/>
                  <w:lang w:val="pt-BR"/>
                </w:rPr>
              </w:rPrChange>
            </w:rPr>
            <w:t>Train test split for evaluating machine learning algorithms.</w:t>
          </w:r>
          <w:r w:rsidRPr="00F217F9">
            <w:rPr>
              <w:noProof/>
              <w:lang w:val="en-US"/>
              <w:rPrChange w:id="1612" w:author="Gustavo Moreira" w:date="2021-02-21T14:13:00Z">
                <w:rPr>
                  <w:noProof/>
                  <w:lang w:val="pt-BR"/>
                </w:rPr>
              </w:rPrChange>
            </w:rPr>
            <w:t xml:space="preserve"> Fonte: Machine Learning Mastery: https://machinelearningmastery.com/train-test-split-for-evaluating-machine-learning-algorithms/ </w:t>
          </w:r>
        </w:p>
        <w:p w14:paraId="70CC1594" w14:textId="77777777" w:rsidR="00F217F9" w:rsidRPr="00F217F9" w:rsidRDefault="00F217F9" w:rsidP="00F217F9">
          <w:pPr>
            <w:pStyle w:val="Bibliografia"/>
            <w:ind w:left="720" w:hanging="720"/>
            <w:rPr>
              <w:noProof/>
              <w:lang w:val="en-US"/>
              <w:rPrChange w:id="1613" w:author="Gustavo Moreira" w:date="2021-02-21T14:13:00Z">
                <w:rPr>
                  <w:noProof/>
                  <w:lang w:val="pt-BR"/>
                </w:rPr>
              </w:rPrChange>
            </w:rPr>
          </w:pPr>
          <w:r w:rsidRPr="00F217F9">
            <w:rPr>
              <w:noProof/>
              <w:lang w:val="en-US"/>
              <w:rPrChange w:id="1614" w:author="Gustavo Moreira" w:date="2021-02-21T14:13:00Z">
                <w:rPr>
                  <w:noProof/>
                  <w:lang w:val="pt-BR"/>
                </w:rPr>
              </w:rPrChange>
            </w:rPr>
            <w:t xml:space="preserve">Brownlee, J. (2019). </w:t>
          </w:r>
          <w:r w:rsidRPr="00F217F9">
            <w:rPr>
              <w:i/>
              <w:iCs/>
              <w:noProof/>
              <w:lang w:val="en-US"/>
              <w:rPrChange w:id="1615" w:author="Gustavo Moreira" w:date="2021-02-21T14:13:00Z">
                <w:rPr>
                  <w:i/>
                  <w:iCs/>
                  <w:noProof/>
                  <w:lang w:val="pt-BR"/>
                </w:rPr>
              </w:rPrChange>
            </w:rPr>
            <w:t>Pooling layers for convolutional neural networks.</w:t>
          </w:r>
          <w:r w:rsidRPr="00F217F9">
            <w:rPr>
              <w:noProof/>
              <w:lang w:val="en-US"/>
              <w:rPrChange w:id="1616" w:author="Gustavo Moreira" w:date="2021-02-21T14:13:00Z">
                <w:rPr>
                  <w:noProof/>
                  <w:lang w:val="pt-BR"/>
                </w:rPr>
              </w:rPrChange>
            </w:rPr>
            <w:t xml:space="preserve"> Fonte: Machine Learning Mastery: https://machinelearningmastery.com/pooling-layers-for-convolutional-neural-networks/ </w:t>
          </w:r>
        </w:p>
        <w:p w14:paraId="6064D03D" w14:textId="77777777" w:rsidR="00F217F9" w:rsidRPr="00F217F9" w:rsidRDefault="00F217F9" w:rsidP="00F217F9">
          <w:pPr>
            <w:pStyle w:val="Bibliografia"/>
            <w:ind w:left="720" w:hanging="720"/>
            <w:rPr>
              <w:noProof/>
              <w:lang w:val="en-US"/>
              <w:rPrChange w:id="1617" w:author="Gustavo Moreira" w:date="2021-02-21T14:13:00Z">
                <w:rPr>
                  <w:noProof/>
                  <w:lang w:val="pt-BR"/>
                </w:rPr>
              </w:rPrChange>
            </w:rPr>
          </w:pPr>
          <w:r w:rsidRPr="00F217F9">
            <w:rPr>
              <w:noProof/>
              <w:lang w:val="en-US"/>
              <w:rPrChange w:id="1618" w:author="Gustavo Moreira" w:date="2021-02-21T14:13:00Z">
                <w:rPr>
                  <w:noProof/>
                  <w:lang w:val="pt-BR"/>
                </w:rPr>
              </w:rPrChange>
            </w:rPr>
            <w:t xml:space="preserve">Culerciello, E. (2017). </w:t>
          </w:r>
          <w:r w:rsidRPr="00F217F9">
            <w:rPr>
              <w:i/>
              <w:iCs/>
              <w:noProof/>
              <w:lang w:val="en-US"/>
              <w:rPrChange w:id="1619" w:author="Gustavo Moreira" w:date="2021-02-21T14:13:00Z">
                <w:rPr>
                  <w:i/>
                  <w:iCs/>
                  <w:noProof/>
                  <w:lang w:val="pt-BR"/>
                </w:rPr>
              </w:rPrChange>
            </w:rPr>
            <w:t>Neural Network Architectures.</w:t>
          </w:r>
          <w:r w:rsidRPr="00F217F9">
            <w:rPr>
              <w:noProof/>
              <w:lang w:val="en-US"/>
              <w:rPrChange w:id="1620" w:author="Gustavo Moreira" w:date="2021-02-21T14:13:00Z">
                <w:rPr>
                  <w:noProof/>
                  <w:lang w:val="pt-BR"/>
                </w:rPr>
              </w:rPrChange>
            </w:rPr>
            <w:t xml:space="preserve"> Fonte: Towards Data Science: https://towardsdatascience.com/neural-network-architectures-156e5bad51ba</w:t>
          </w:r>
        </w:p>
        <w:p w14:paraId="1695AF92" w14:textId="77777777" w:rsidR="00F217F9" w:rsidRDefault="00F217F9" w:rsidP="00F217F9">
          <w:pPr>
            <w:pStyle w:val="Bibliografia"/>
            <w:ind w:left="720" w:hanging="720"/>
            <w:rPr>
              <w:noProof/>
              <w:lang w:val="pt-BR"/>
            </w:rPr>
          </w:pPr>
          <w:r w:rsidRPr="00F217F9">
            <w:rPr>
              <w:noProof/>
              <w:lang w:val="en-US"/>
              <w:rPrChange w:id="1621" w:author="Gustavo Moreira" w:date="2021-02-21T14:13:00Z">
                <w:rPr>
                  <w:noProof/>
                  <w:lang w:val="pt-BR"/>
                </w:rPr>
              </w:rPrChange>
            </w:rPr>
            <w:t xml:space="preserve">Ellis, K. (2019). </w:t>
          </w:r>
          <w:r w:rsidRPr="00F217F9">
            <w:rPr>
              <w:i/>
              <w:iCs/>
              <w:noProof/>
              <w:lang w:val="en-US"/>
              <w:rPrChange w:id="1622" w:author="Gustavo Moreira" w:date="2021-02-21T14:13:00Z">
                <w:rPr>
                  <w:i/>
                  <w:iCs/>
                  <w:noProof/>
                  <w:lang w:val="pt-BR"/>
                </w:rPr>
              </w:rPrChange>
            </w:rPr>
            <w:t>Learning embeddings for music recommendation with mxnets sparse api.</w:t>
          </w:r>
          <w:r w:rsidRPr="00F217F9">
            <w:rPr>
              <w:noProof/>
              <w:lang w:val="en-US"/>
              <w:rPrChange w:id="1623" w:author="Gustavo Moreira" w:date="2021-02-21T14:13:00Z">
                <w:rPr>
                  <w:noProof/>
                  <w:lang w:val="pt-BR"/>
                </w:rPr>
              </w:rPrChange>
            </w:rPr>
            <w:t xml:space="preserve"> </w:t>
          </w:r>
          <w:r>
            <w:rPr>
              <w:noProof/>
              <w:lang w:val="pt-BR"/>
            </w:rPr>
            <w:t>Fonte: Medium: https://medium.com/apache-mxnet/learning-embeddings-for-music-recommendation-with-mxnets-sparse-api-5698f4d7d8</w:t>
          </w:r>
        </w:p>
        <w:p w14:paraId="077D2DBD" w14:textId="77777777" w:rsidR="00F217F9" w:rsidRDefault="00F217F9" w:rsidP="00F217F9">
          <w:pPr>
            <w:pStyle w:val="Bibliografia"/>
            <w:ind w:left="720" w:hanging="720"/>
            <w:rPr>
              <w:noProof/>
              <w:lang w:val="pt-BR"/>
            </w:rPr>
          </w:pPr>
          <w:r>
            <w:rPr>
              <w:noProof/>
              <w:lang w:val="pt-BR"/>
            </w:rPr>
            <w:t xml:space="preserve">Giangiullo, J. (s.d.). </w:t>
          </w:r>
          <w:r>
            <w:rPr>
              <w:i/>
              <w:iCs/>
              <w:noProof/>
              <w:lang w:val="pt-BR"/>
            </w:rPr>
            <w:t>2017.</w:t>
          </w:r>
          <w:r>
            <w:rPr>
              <w:noProof/>
              <w:lang w:val="pt-BR"/>
            </w:rPr>
            <w:t xml:space="preserve"> Fonte: https://social.msdn.microsoft.com/Forums/exchange/en-US/eab8b6b1-c4cf-4a75-9dfd-a95139bbd3e8/artificial-intelligence-hierarchy?forum=MachineLearning</w:t>
          </w:r>
        </w:p>
        <w:p w14:paraId="685059E4" w14:textId="77777777" w:rsidR="00F217F9" w:rsidRPr="00F217F9" w:rsidRDefault="00F217F9" w:rsidP="00F217F9">
          <w:pPr>
            <w:pStyle w:val="Bibliografia"/>
            <w:ind w:left="720" w:hanging="720"/>
            <w:rPr>
              <w:noProof/>
              <w:lang w:val="en-US"/>
              <w:rPrChange w:id="1624" w:author="Gustavo Moreira" w:date="2021-02-21T14:13:00Z">
                <w:rPr>
                  <w:noProof/>
                  <w:lang w:val="pt-BR"/>
                </w:rPr>
              </w:rPrChange>
            </w:rPr>
          </w:pPr>
          <w:r w:rsidRPr="00F217F9">
            <w:rPr>
              <w:noProof/>
              <w:lang w:val="en-US"/>
              <w:rPrChange w:id="1625" w:author="Gustavo Moreira" w:date="2021-02-21T14:13:00Z">
                <w:rPr>
                  <w:noProof/>
                  <w:lang w:val="pt-BR"/>
                </w:rPr>
              </w:rPrChange>
            </w:rPr>
            <w:t xml:space="preserve">Gupta, N. (2017). </w:t>
          </w:r>
          <w:r w:rsidRPr="00F217F9">
            <w:rPr>
              <w:i/>
              <w:iCs/>
              <w:noProof/>
              <w:lang w:val="en-US"/>
              <w:rPrChange w:id="1626" w:author="Gustavo Moreira" w:date="2021-02-21T14:13:00Z">
                <w:rPr>
                  <w:i/>
                  <w:iCs/>
                  <w:noProof/>
                  <w:lang w:val="pt-BR"/>
                </w:rPr>
              </w:rPrChange>
            </w:rPr>
            <w:t>Top benefits of mahcine learning in business.</w:t>
          </w:r>
          <w:r w:rsidRPr="00F217F9">
            <w:rPr>
              <w:noProof/>
              <w:lang w:val="en-US"/>
              <w:rPrChange w:id="1627" w:author="Gustavo Moreira" w:date="2021-02-21T14:13:00Z">
                <w:rPr>
                  <w:noProof/>
                  <w:lang w:val="pt-BR"/>
                </w:rPr>
              </w:rPrChange>
            </w:rPr>
            <w:t xml:space="preserve"> Fonte: Hackernoon: https://hackernoon.com/top-benefits-of-machine-learning-in-business-lu3o422ig</w:t>
          </w:r>
        </w:p>
        <w:p w14:paraId="6D955C70" w14:textId="77777777" w:rsidR="00F217F9" w:rsidRDefault="00F217F9" w:rsidP="00F217F9">
          <w:pPr>
            <w:pStyle w:val="Bibliografia"/>
            <w:ind w:left="720" w:hanging="720"/>
            <w:rPr>
              <w:noProof/>
              <w:lang w:val="pt-BR"/>
            </w:rPr>
          </w:pPr>
          <w:r w:rsidRPr="00F217F9">
            <w:rPr>
              <w:noProof/>
              <w:lang w:val="en-US"/>
              <w:rPrChange w:id="1628" w:author="Gustavo Moreira" w:date="2021-02-21T14:13:00Z">
                <w:rPr>
                  <w:noProof/>
                  <w:lang w:val="pt-BR"/>
                </w:rPr>
              </w:rPrChange>
            </w:rPr>
            <w:lastRenderedPageBreak/>
            <w:t xml:space="preserve">Han, Y. (2020). </w:t>
          </w:r>
          <w:r w:rsidRPr="00F217F9">
            <w:rPr>
              <w:i/>
              <w:iCs/>
              <w:noProof/>
              <w:lang w:val="en-US"/>
              <w:rPrChange w:id="1629" w:author="Gustavo Moreira" w:date="2021-02-21T14:13:00Z">
                <w:rPr>
                  <w:i/>
                  <w:iCs/>
                  <w:noProof/>
                  <w:lang w:val="pt-BR"/>
                </w:rPr>
              </w:rPrChange>
            </w:rPr>
            <w:t>What is machine listening.</w:t>
          </w:r>
          <w:r w:rsidRPr="00F217F9">
            <w:rPr>
              <w:noProof/>
              <w:lang w:val="en-US"/>
              <w:rPrChange w:id="1630" w:author="Gustavo Moreira" w:date="2021-02-21T14:13:00Z">
                <w:rPr>
                  <w:noProof/>
                  <w:lang w:val="pt-BR"/>
                </w:rPr>
              </w:rPrChange>
            </w:rPr>
            <w:t xml:space="preserve"> </w:t>
          </w:r>
          <w:r>
            <w:rPr>
              <w:noProof/>
              <w:lang w:val="pt-BR"/>
            </w:rPr>
            <w:t>Fonte: Medium: https://medium.com/cochl/what-is-machine-listening-part-1-6fbdf2a3d892</w:t>
          </w:r>
        </w:p>
        <w:p w14:paraId="16082203" w14:textId="77777777" w:rsidR="00F217F9" w:rsidRPr="00F217F9" w:rsidRDefault="00F217F9" w:rsidP="00F217F9">
          <w:pPr>
            <w:pStyle w:val="Bibliografia"/>
            <w:ind w:left="720" w:hanging="720"/>
            <w:rPr>
              <w:noProof/>
              <w:lang w:val="en-US"/>
              <w:rPrChange w:id="1631" w:author="Gustavo Moreira" w:date="2021-02-21T14:13:00Z">
                <w:rPr>
                  <w:noProof/>
                  <w:lang w:val="pt-BR"/>
                </w:rPr>
              </w:rPrChange>
            </w:rPr>
          </w:pPr>
          <w:r w:rsidRPr="00F217F9">
            <w:rPr>
              <w:noProof/>
              <w:lang w:val="en-US"/>
              <w:rPrChange w:id="1632" w:author="Gustavo Moreira" w:date="2021-02-21T14:13:00Z">
                <w:rPr>
                  <w:noProof/>
                  <w:lang w:val="pt-BR"/>
                </w:rPr>
              </w:rPrChange>
            </w:rPr>
            <w:t xml:space="preserve">Hermez, C. (2020). </w:t>
          </w:r>
          <w:r w:rsidRPr="00F217F9">
            <w:rPr>
              <w:i/>
              <w:iCs/>
              <w:noProof/>
              <w:lang w:val="en-US"/>
              <w:rPrChange w:id="1633" w:author="Gustavo Moreira" w:date="2021-02-21T14:13:00Z">
                <w:rPr>
                  <w:i/>
                  <w:iCs/>
                  <w:noProof/>
                  <w:lang w:val="pt-BR"/>
                </w:rPr>
              </w:rPrChange>
            </w:rPr>
            <w:t>Music genre classification with tensorflow.</w:t>
          </w:r>
          <w:r w:rsidRPr="00F217F9">
            <w:rPr>
              <w:noProof/>
              <w:lang w:val="en-US"/>
              <w:rPrChange w:id="1634" w:author="Gustavo Moreira" w:date="2021-02-21T14:13:00Z">
                <w:rPr>
                  <w:noProof/>
                  <w:lang w:val="pt-BR"/>
                </w:rPr>
              </w:rPrChange>
            </w:rPr>
            <w:t xml:space="preserve"> Fonte: Towards Data Science: https://towardsdatascience.com/music-genre-classification-with-tensorflow-3de38f0d4dbb</w:t>
          </w:r>
        </w:p>
        <w:p w14:paraId="510D812A" w14:textId="77777777" w:rsidR="00F217F9" w:rsidRPr="00F217F9" w:rsidRDefault="00F217F9" w:rsidP="00F217F9">
          <w:pPr>
            <w:pStyle w:val="Bibliografia"/>
            <w:ind w:left="720" w:hanging="720"/>
            <w:rPr>
              <w:noProof/>
              <w:lang w:val="en-US"/>
              <w:rPrChange w:id="1635" w:author="Gustavo Moreira" w:date="2021-02-21T14:13:00Z">
                <w:rPr>
                  <w:noProof/>
                  <w:lang w:val="pt-BR"/>
                </w:rPr>
              </w:rPrChange>
            </w:rPr>
          </w:pPr>
          <w:r w:rsidRPr="00F217F9">
            <w:rPr>
              <w:noProof/>
              <w:lang w:val="en-US"/>
              <w:rPrChange w:id="1636" w:author="Gustavo Moreira" w:date="2021-02-21T14:13:00Z">
                <w:rPr>
                  <w:noProof/>
                  <w:lang w:val="pt-BR"/>
                </w:rPr>
              </w:rPrChange>
            </w:rPr>
            <w:t xml:space="preserve">Hermez, C. (2020). </w:t>
          </w:r>
          <w:r w:rsidRPr="00F217F9">
            <w:rPr>
              <w:i/>
              <w:iCs/>
              <w:noProof/>
              <w:lang w:val="en-US"/>
              <w:rPrChange w:id="1637" w:author="Gustavo Moreira" w:date="2021-02-21T14:13:00Z">
                <w:rPr>
                  <w:i/>
                  <w:iCs/>
                  <w:noProof/>
                  <w:lang w:val="pt-BR"/>
                </w:rPr>
              </w:rPrChange>
            </w:rPr>
            <w:t>Music genre classification with Tensorflow.</w:t>
          </w:r>
          <w:r w:rsidRPr="00F217F9">
            <w:rPr>
              <w:noProof/>
              <w:lang w:val="en-US"/>
              <w:rPrChange w:id="1638" w:author="Gustavo Moreira" w:date="2021-02-21T14:13:00Z">
                <w:rPr>
                  <w:noProof/>
                  <w:lang w:val="pt-BR"/>
                </w:rPr>
              </w:rPrChange>
            </w:rPr>
            <w:t xml:space="preserve"> Fonte: Towards Data Science: https://towardsdatascience.com/music-genre-classification-with-tensorflow-3de38f0d4dbb</w:t>
          </w:r>
        </w:p>
        <w:p w14:paraId="0E210B51" w14:textId="77777777" w:rsidR="00F217F9" w:rsidRDefault="00F217F9" w:rsidP="00F217F9">
          <w:pPr>
            <w:pStyle w:val="Bibliografia"/>
            <w:ind w:left="720" w:hanging="720"/>
            <w:rPr>
              <w:noProof/>
              <w:lang w:val="pt-BR"/>
            </w:rPr>
          </w:pPr>
          <w:r w:rsidRPr="00F217F9">
            <w:rPr>
              <w:noProof/>
              <w:lang w:val="en-US"/>
              <w:rPrChange w:id="1639" w:author="Gustavo Moreira" w:date="2021-02-21T14:13:00Z">
                <w:rPr>
                  <w:noProof/>
                  <w:lang w:val="pt-BR"/>
                </w:rPr>
              </w:rPrChange>
            </w:rPr>
            <w:t xml:space="preserve">Hermez, C. (2020). </w:t>
          </w:r>
          <w:r w:rsidRPr="00F217F9">
            <w:rPr>
              <w:i/>
              <w:iCs/>
              <w:noProof/>
              <w:lang w:val="en-US"/>
              <w:rPrChange w:id="1640" w:author="Gustavo Moreira" w:date="2021-02-21T14:13:00Z">
                <w:rPr>
                  <w:i/>
                  <w:iCs/>
                  <w:noProof/>
                  <w:lang w:val="pt-BR"/>
                </w:rPr>
              </w:rPrChange>
            </w:rPr>
            <w:t>Understanding the mel spectogram.</w:t>
          </w:r>
          <w:r w:rsidRPr="00F217F9">
            <w:rPr>
              <w:noProof/>
              <w:lang w:val="en-US"/>
              <w:rPrChange w:id="1641" w:author="Gustavo Moreira" w:date="2021-02-21T14:13:00Z">
                <w:rPr>
                  <w:noProof/>
                  <w:lang w:val="pt-BR"/>
                </w:rPr>
              </w:rPrChange>
            </w:rPr>
            <w:t xml:space="preserve"> </w:t>
          </w:r>
          <w:r>
            <w:rPr>
              <w:noProof/>
              <w:lang w:val="pt-BR"/>
            </w:rPr>
            <w:t>Fonte: Medium: https://medium.com/analytics-vidhya/understanding-the-mel-spectrogram-fca2afa2ce53</w:t>
          </w:r>
        </w:p>
        <w:p w14:paraId="24BBDAD9" w14:textId="77777777" w:rsidR="00F217F9" w:rsidRPr="00F217F9" w:rsidRDefault="00F217F9" w:rsidP="00F217F9">
          <w:pPr>
            <w:pStyle w:val="Bibliografia"/>
            <w:ind w:left="720" w:hanging="720"/>
            <w:rPr>
              <w:noProof/>
              <w:lang w:val="en-US"/>
              <w:rPrChange w:id="1642" w:author="Gustavo Moreira" w:date="2021-02-21T14:13:00Z">
                <w:rPr>
                  <w:noProof/>
                  <w:lang w:val="pt-BR"/>
                </w:rPr>
              </w:rPrChange>
            </w:rPr>
          </w:pPr>
          <w:r w:rsidRPr="00F217F9">
            <w:rPr>
              <w:noProof/>
              <w:lang w:val="en-US"/>
              <w:rPrChange w:id="1643" w:author="Gustavo Moreira" w:date="2021-02-21T14:13:00Z">
                <w:rPr>
                  <w:noProof/>
                  <w:lang w:val="pt-BR"/>
                </w:rPr>
              </w:rPrChange>
            </w:rPr>
            <w:t xml:space="preserve">Hingham, T. (2019). </w:t>
          </w:r>
          <w:r w:rsidRPr="00F217F9">
            <w:rPr>
              <w:i/>
              <w:iCs/>
              <w:noProof/>
              <w:lang w:val="en-US"/>
              <w:rPrChange w:id="1644" w:author="Gustavo Moreira" w:date="2021-02-21T14:13:00Z">
                <w:rPr>
                  <w:i/>
                  <w:iCs/>
                  <w:noProof/>
                  <w:lang w:val="pt-BR"/>
                </w:rPr>
              </w:rPrChange>
            </w:rPr>
            <w:t>NEARLY 40,000 TRACKS ARE NOW BEING ADDED TO SPOTIFY EVERY SINGLE DAY.</w:t>
          </w:r>
          <w:r w:rsidRPr="00F217F9">
            <w:rPr>
              <w:noProof/>
              <w:lang w:val="en-US"/>
              <w:rPrChange w:id="1645" w:author="Gustavo Moreira" w:date="2021-02-21T14:13:00Z">
                <w:rPr>
                  <w:noProof/>
                  <w:lang w:val="pt-BR"/>
                </w:rPr>
              </w:rPrChange>
            </w:rPr>
            <w:t xml:space="preserve"> Fonte: Music Business Worldwide: https://www.musicbusinessworldwide.com/nearly-40000-tracks-are-now-being-added-to-spotify-every-single-day/</w:t>
          </w:r>
        </w:p>
        <w:p w14:paraId="55C7880E" w14:textId="77777777" w:rsidR="00F217F9" w:rsidRPr="00F217F9" w:rsidRDefault="00F217F9" w:rsidP="00F217F9">
          <w:pPr>
            <w:pStyle w:val="Bibliografia"/>
            <w:ind w:left="720" w:hanging="720"/>
            <w:rPr>
              <w:noProof/>
              <w:lang w:val="en-US"/>
              <w:rPrChange w:id="1646" w:author="Gustavo Moreira" w:date="2021-02-21T14:13:00Z">
                <w:rPr>
                  <w:noProof/>
                  <w:lang w:val="pt-BR"/>
                </w:rPr>
              </w:rPrChange>
            </w:rPr>
          </w:pPr>
          <w:r w:rsidRPr="00F217F9">
            <w:rPr>
              <w:noProof/>
              <w:lang w:val="en-US"/>
              <w:rPrChange w:id="1647" w:author="Gustavo Moreira" w:date="2021-02-21T14:13:00Z">
                <w:rPr>
                  <w:noProof/>
                  <w:lang w:val="pt-BR"/>
                </w:rPr>
              </w:rPrChange>
            </w:rPr>
            <w:t xml:space="preserve">Hope, C. (2020). </w:t>
          </w:r>
          <w:r w:rsidRPr="00F217F9">
            <w:rPr>
              <w:i/>
              <w:iCs/>
              <w:noProof/>
              <w:lang w:val="en-US"/>
              <w:rPrChange w:id="1648" w:author="Gustavo Moreira" w:date="2021-02-21T14:13:00Z">
                <w:rPr>
                  <w:i/>
                  <w:iCs/>
                  <w:noProof/>
                  <w:lang w:val="pt-BR"/>
                </w:rPr>
              </w:rPrChange>
            </w:rPr>
            <w:t>Audio.</w:t>
          </w:r>
          <w:r w:rsidRPr="00F217F9">
            <w:rPr>
              <w:noProof/>
              <w:lang w:val="en-US"/>
              <w:rPrChange w:id="1649" w:author="Gustavo Moreira" w:date="2021-02-21T14:13:00Z">
                <w:rPr>
                  <w:noProof/>
                  <w:lang w:val="pt-BR"/>
                </w:rPr>
              </w:rPrChange>
            </w:rPr>
            <w:t xml:space="preserve"> Fonte: Computer Hope: https://www.computerhope.com/jargon/a/audio.htm</w:t>
          </w:r>
        </w:p>
        <w:p w14:paraId="62BB5707" w14:textId="77777777" w:rsidR="00F217F9" w:rsidRPr="00F217F9" w:rsidRDefault="00F217F9" w:rsidP="00F217F9">
          <w:pPr>
            <w:pStyle w:val="Bibliografia"/>
            <w:ind w:left="720" w:hanging="720"/>
            <w:rPr>
              <w:noProof/>
              <w:lang w:val="en-US"/>
              <w:rPrChange w:id="1650" w:author="Gustavo Moreira" w:date="2021-02-21T14:13:00Z">
                <w:rPr>
                  <w:noProof/>
                  <w:lang w:val="pt-BR"/>
                </w:rPr>
              </w:rPrChange>
            </w:rPr>
          </w:pPr>
          <w:r w:rsidRPr="00F217F9">
            <w:rPr>
              <w:noProof/>
              <w:lang w:val="en-US"/>
              <w:rPrChange w:id="1651" w:author="Gustavo Moreira" w:date="2021-02-21T14:13:00Z">
                <w:rPr>
                  <w:noProof/>
                  <w:lang w:val="pt-BR"/>
                </w:rPr>
              </w:rPrChange>
            </w:rPr>
            <w:t xml:space="preserve">Ippolito, P. (2019). </w:t>
          </w:r>
          <w:r w:rsidRPr="00F217F9">
            <w:rPr>
              <w:i/>
              <w:iCs/>
              <w:noProof/>
              <w:lang w:val="en-US"/>
              <w:rPrChange w:id="1652" w:author="Gustavo Moreira" w:date="2021-02-21T14:13:00Z">
                <w:rPr>
                  <w:i/>
                  <w:iCs/>
                  <w:noProof/>
                  <w:lang w:val="pt-BR"/>
                </w:rPr>
              </w:rPrChange>
            </w:rPr>
            <w:t>Feature Extraction Techniques.</w:t>
          </w:r>
          <w:r w:rsidRPr="00F217F9">
            <w:rPr>
              <w:noProof/>
              <w:lang w:val="en-US"/>
              <w:rPrChange w:id="1653" w:author="Gustavo Moreira" w:date="2021-02-21T14:13:00Z">
                <w:rPr>
                  <w:noProof/>
                  <w:lang w:val="pt-BR"/>
                </w:rPr>
              </w:rPrChange>
            </w:rPr>
            <w:t xml:space="preserve"> Fonte: Towards Data Science: https://towardsdatascience.com/feature-extraction-techniques-d619b56e31be</w:t>
          </w:r>
        </w:p>
        <w:p w14:paraId="48068E7F" w14:textId="77777777" w:rsidR="00F217F9" w:rsidRDefault="00F217F9" w:rsidP="00F217F9">
          <w:pPr>
            <w:pStyle w:val="Bibliografia"/>
            <w:ind w:left="720" w:hanging="720"/>
            <w:rPr>
              <w:noProof/>
              <w:lang w:val="pt-BR"/>
            </w:rPr>
          </w:pPr>
          <w:r w:rsidRPr="00F217F9">
            <w:rPr>
              <w:noProof/>
              <w:lang w:val="en-US"/>
              <w:rPrChange w:id="1654" w:author="Gustavo Moreira" w:date="2021-02-21T14:13:00Z">
                <w:rPr>
                  <w:noProof/>
                  <w:lang w:val="pt-BR"/>
                </w:rPr>
              </w:rPrChange>
            </w:rPr>
            <w:t xml:space="preserve">Khatana, A. (2020). </w:t>
          </w:r>
          <w:r w:rsidRPr="00F217F9">
            <w:rPr>
              <w:i/>
              <w:iCs/>
              <w:noProof/>
              <w:lang w:val="en-US"/>
              <w:rPrChange w:id="1655" w:author="Gustavo Moreira" w:date="2021-02-21T14:13:00Z">
                <w:rPr>
                  <w:i/>
                  <w:iCs/>
                  <w:noProof/>
                  <w:lang w:val="pt-BR"/>
                </w:rPr>
              </w:rPrChange>
            </w:rPr>
            <w:t>Music genre classification using transfer learning pytorch.</w:t>
          </w:r>
          <w:r w:rsidRPr="00F217F9">
            <w:rPr>
              <w:noProof/>
              <w:lang w:val="en-US"/>
              <w:rPrChange w:id="1656" w:author="Gustavo Moreira" w:date="2021-02-21T14:13:00Z">
                <w:rPr>
                  <w:noProof/>
                  <w:lang w:val="pt-BR"/>
                </w:rPr>
              </w:rPrChange>
            </w:rPr>
            <w:t xml:space="preserve"> </w:t>
          </w:r>
          <w:r>
            <w:rPr>
              <w:noProof/>
              <w:lang w:val="pt-BR"/>
            </w:rPr>
            <w:t>Fonte: Medium: https://medium.com/swlh/music-genre-classification-using-transfer-learning-pytorch-ea1c23e36eb8</w:t>
          </w:r>
        </w:p>
        <w:p w14:paraId="3E9567A4" w14:textId="77777777" w:rsidR="00F217F9" w:rsidRDefault="00F217F9" w:rsidP="00F217F9">
          <w:pPr>
            <w:pStyle w:val="Bibliografia"/>
            <w:ind w:left="720" w:hanging="720"/>
            <w:rPr>
              <w:noProof/>
              <w:lang w:val="pt-BR"/>
            </w:rPr>
          </w:pPr>
          <w:r w:rsidRPr="00F217F9">
            <w:rPr>
              <w:noProof/>
              <w:lang w:val="en-US"/>
              <w:rPrChange w:id="1657" w:author="Gustavo Moreira" w:date="2021-02-21T14:13:00Z">
                <w:rPr>
                  <w:noProof/>
                  <w:lang w:val="pt-BR"/>
                </w:rPr>
              </w:rPrChange>
            </w:rPr>
            <w:t xml:space="preserve">Kumar, P. (2020). </w:t>
          </w:r>
          <w:r w:rsidRPr="00F217F9">
            <w:rPr>
              <w:i/>
              <w:iCs/>
              <w:noProof/>
              <w:lang w:val="en-US"/>
              <w:rPrChange w:id="1658" w:author="Gustavo Moreira" w:date="2021-02-21T14:13:00Z">
                <w:rPr>
                  <w:i/>
                  <w:iCs/>
                  <w:noProof/>
                  <w:lang w:val="pt-BR"/>
                </w:rPr>
              </w:rPrChange>
            </w:rPr>
            <w:t>Music genre classification using feed forward neural network using Pytorch.</w:t>
          </w:r>
          <w:r w:rsidRPr="00F217F9">
            <w:rPr>
              <w:noProof/>
              <w:lang w:val="en-US"/>
              <w:rPrChange w:id="1659" w:author="Gustavo Moreira" w:date="2021-02-21T14:13:00Z">
                <w:rPr>
                  <w:noProof/>
                  <w:lang w:val="pt-BR"/>
                </w:rPr>
              </w:rPrChange>
            </w:rPr>
            <w:t xml:space="preserve"> </w:t>
          </w:r>
          <w:r>
            <w:rPr>
              <w:noProof/>
              <w:lang w:val="pt-BR"/>
            </w:rPr>
            <w:t>Fonte: Medium: https://medium.com/@pk_500/music-genre-classification-using-feed-forward-neural-network-using-pytorch-fdb9a960a964</w:t>
          </w:r>
        </w:p>
        <w:p w14:paraId="04B5DFB0" w14:textId="77777777" w:rsidR="00F217F9" w:rsidRDefault="00F217F9" w:rsidP="00F217F9">
          <w:pPr>
            <w:pStyle w:val="Bibliografia"/>
            <w:ind w:left="720" w:hanging="720"/>
            <w:rPr>
              <w:noProof/>
              <w:lang w:val="pt-BR"/>
            </w:rPr>
          </w:pPr>
          <w:r w:rsidRPr="00F217F9">
            <w:rPr>
              <w:noProof/>
              <w:lang w:val="en-US"/>
              <w:rPrChange w:id="1660" w:author="Gustavo Moreira" w:date="2021-02-21T14:13:00Z">
                <w:rPr>
                  <w:noProof/>
                  <w:lang w:val="pt-BR"/>
                </w:rPr>
              </w:rPrChange>
            </w:rPr>
            <w:t xml:space="preserve">Le, J. (2018). </w:t>
          </w:r>
          <w:r w:rsidRPr="00F217F9">
            <w:rPr>
              <w:i/>
              <w:iCs/>
              <w:noProof/>
              <w:lang w:val="en-US"/>
              <w:rPrChange w:id="1661" w:author="Gustavo Moreira" w:date="2021-02-21T14:13:00Z">
                <w:rPr>
                  <w:i/>
                  <w:iCs/>
                  <w:noProof/>
                  <w:lang w:val="pt-BR"/>
                </w:rPr>
              </w:rPrChange>
            </w:rPr>
            <w:t>A gentle introduction to neural networks for machine learning.</w:t>
          </w:r>
          <w:r w:rsidRPr="00F217F9">
            <w:rPr>
              <w:noProof/>
              <w:lang w:val="en-US"/>
              <w:rPrChange w:id="1662" w:author="Gustavo Moreira" w:date="2021-02-21T14:13:00Z">
                <w:rPr>
                  <w:noProof/>
                  <w:lang w:val="pt-BR"/>
                </w:rPr>
              </w:rPrChange>
            </w:rPr>
            <w:t xml:space="preserve"> </w:t>
          </w:r>
          <w:r>
            <w:rPr>
              <w:noProof/>
              <w:lang w:val="pt-BR"/>
            </w:rPr>
            <w:t>Fonte: Medium: https://medium.com/cracking-the-data-science-interview/a-gentle-introduction-to-neural-networks-for-machine-learning-d5f3f8987786</w:t>
          </w:r>
        </w:p>
        <w:p w14:paraId="505325FF" w14:textId="77777777" w:rsidR="00F217F9" w:rsidRDefault="00F217F9" w:rsidP="00F217F9">
          <w:pPr>
            <w:pStyle w:val="Bibliografia"/>
            <w:ind w:left="720" w:hanging="720"/>
            <w:rPr>
              <w:noProof/>
              <w:lang w:val="pt-BR"/>
            </w:rPr>
          </w:pPr>
          <w:r w:rsidRPr="00F217F9">
            <w:rPr>
              <w:noProof/>
              <w:lang w:val="en-US"/>
              <w:rPrChange w:id="1663" w:author="Gustavo Moreira" w:date="2021-02-21T14:13:00Z">
                <w:rPr>
                  <w:noProof/>
                  <w:lang w:val="pt-BR"/>
                </w:rPr>
              </w:rPrChange>
            </w:rPr>
            <w:t xml:space="preserve">Mathworks. (2020). </w:t>
          </w:r>
          <w:r w:rsidRPr="00F217F9">
            <w:rPr>
              <w:i/>
              <w:iCs/>
              <w:noProof/>
              <w:lang w:val="en-US"/>
              <w:rPrChange w:id="1664" w:author="Gustavo Moreira" w:date="2021-02-21T14:13:00Z">
                <w:rPr>
                  <w:i/>
                  <w:iCs/>
                  <w:noProof/>
                  <w:lang w:val="pt-BR"/>
                </w:rPr>
              </w:rPrChange>
            </w:rPr>
            <w:t>Music genre classification uing wavelet scattering</w:t>
          </w:r>
          <w:r w:rsidRPr="00F217F9">
            <w:rPr>
              <w:noProof/>
              <w:lang w:val="en-US"/>
              <w:rPrChange w:id="1665" w:author="Gustavo Moreira" w:date="2021-02-21T14:13:00Z">
                <w:rPr>
                  <w:noProof/>
                  <w:lang w:val="pt-BR"/>
                </w:rPr>
              </w:rPrChange>
            </w:rPr>
            <w:t xml:space="preserve">. </w:t>
          </w:r>
          <w:r>
            <w:rPr>
              <w:noProof/>
              <w:lang w:val="pt-BR"/>
            </w:rPr>
            <w:t>Fonte: Mathworks: https://www.mathworks.com/help/wavelet/ug/music-genre-classification-using-wavelet-scattering.html</w:t>
          </w:r>
        </w:p>
        <w:p w14:paraId="20E59748" w14:textId="77777777" w:rsidR="00F217F9" w:rsidRDefault="00F217F9" w:rsidP="00F217F9">
          <w:pPr>
            <w:pStyle w:val="Bibliografia"/>
            <w:ind w:left="720" w:hanging="720"/>
            <w:rPr>
              <w:noProof/>
              <w:lang w:val="pt-BR"/>
            </w:rPr>
          </w:pPr>
          <w:r>
            <w:rPr>
              <w:noProof/>
              <w:lang w:val="pt-BR"/>
            </w:rPr>
            <w:t xml:space="preserve">McCarthy. (2004). Fonte: Citesserx: https://citeseerx.ist.psu.edu/viewdoc/download?doi=10.1.1.1090.836&amp;rep=rep1&amp;type=pdf </w:t>
          </w:r>
        </w:p>
        <w:p w14:paraId="22E9715C" w14:textId="77777777" w:rsidR="00F217F9" w:rsidRDefault="00F217F9" w:rsidP="00F217F9">
          <w:pPr>
            <w:pStyle w:val="Bibliografia"/>
            <w:ind w:left="720" w:hanging="720"/>
            <w:rPr>
              <w:noProof/>
              <w:lang w:val="pt-BR"/>
            </w:rPr>
          </w:pPr>
          <w:r w:rsidRPr="00F217F9">
            <w:rPr>
              <w:noProof/>
              <w:lang w:val="en-US"/>
              <w:rPrChange w:id="1666" w:author="Gustavo Moreira" w:date="2021-02-21T14:13:00Z">
                <w:rPr>
                  <w:noProof/>
                  <w:lang w:val="pt-BR"/>
                </w:rPr>
              </w:rPrChange>
            </w:rPr>
            <w:lastRenderedPageBreak/>
            <w:t xml:space="preserve">McKinney, K. (2015). </w:t>
          </w:r>
          <w:r w:rsidRPr="00F217F9">
            <w:rPr>
              <w:i/>
              <w:iCs/>
              <w:noProof/>
              <w:lang w:val="en-US"/>
              <w:rPrChange w:id="1667" w:author="Gustavo Moreira" w:date="2021-02-21T14:13:00Z">
                <w:rPr>
                  <w:i/>
                  <w:iCs/>
                  <w:noProof/>
                  <w:lang w:val="pt-BR"/>
                </w:rPr>
              </w:rPrChange>
            </w:rPr>
            <w:t>Why are songs 3 minutes long.</w:t>
          </w:r>
          <w:r w:rsidRPr="00F217F9">
            <w:rPr>
              <w:noProof/>
              <w:lang w:val="en-US"/>
              <w:rPrChange w:id="1668" w:author="Gustavo Moreira" w:date="2021-02-21T14:13:00Z">
                <w:rPr>
                  <w:noProof/>
                  <w:lang w:val="pt-BR"/>
                </w:rPr>
              </w:rPrChange>
            </w:rPr>
            <w:t xml:space="preserve"> </w:t>
          </w:r>
          <w:r>
            <w:rPr>
              <w:noProof/>
              <w:lang w:val="pt-BR"/>
            </w:rPr>
            <w:t>Fonte: Vox: https://www.vox.com/2014/8/18/6003271/why-are-songs-3-minutes-long</w:t>
          </w:r>
        </w:p>
        <w:p w14:paraId="70AEA5D8" w14:textId="77777777" w:rsidR="00F217F9" w:rsidRPr="00F217F9" w:rsidRDefault="00F217F9" w:rsidP="00F217F9">
          <w:pPr>
            <w:pStyle w:val="Bibliografia"/>
            <w:ind w:left="720" w:hanging="720"/>
            <w:rPr>
              <w:noProof/>
              <w:lang w:val="en-US"/>
              <w:rPrChange w:id="1669" w:author="Gustavo Moreira" w:date="2021-02-21T14:13:00Z">
                <w:rPr>
                  <w:noProof/>
                  <w:lang w:val="pt-BR"/>
                </w:rPr>
              </w:rPrChange>
            </w:rPr>
          </w:pPr>
          <w:r w:rsidRPr="00F217F9">
            <w:rPr>
              <w:noProof/>
              <w:lang w:val="en-US"/>
              <w:rPrChange w:id="1670" w:author="Gustavo Moreira" w:date="2021-02-21T14:13:00Z">
                <w:rPr>
                  <w:noProof/>
                  <w:lang w:val="pt-BR"/>
                </w:rPr>
              </w:rPrChange>
            </w:rPr>
            <w:t xml:space="preserve">Nabi, J. (2018). </w:t>
          </w:r>
          <w:r w:rsidRPr="00F217F9">
            <w:rPr>
              <w:i/>
              <w:iCs/>
              <w:noProof/>
              <w:lang w:val="en-US"/>
              <w:rPrChange w:id="1671" w:author="Gustavo Moreira" w:date="2021-02-21T14:13:00Z">
                <w:rPr>
                  <w:i/>
                  <w:iCs/>
                  <w:noProof/>
                  <w:lang w:val="pt-BR"/>
                </w:rPr>
              </w:rPrChange>
            </w:rPr>
            <w:t>Machine learning multiclass classification with imbalanced data set.</w:t>
          </w:r>
          <w:r w:rsidRPr="00F217F9">
            <w:rPr>
              <w:noProof/>
              <w:lang w:val="en-US"/>
              <w:rPrChange w:id="1672" w:author="Gustavo Moreira" w:date="2021-02-21T14:13:00Z">
                <w:rPr>
                  <w:noProof/>
                  <w:lang w:val="pt-BR"/>
                </w:rPr>
              </w:rPrChange>
            </w:rPr>
            <w:t xml:space="preserve"> Fonte: Towards Data Science: https://towardsdatascience.com/machine-learning-multiclass-classification-with-imbalanced-data-set-29f6a177c1a</w:t>
          </w:r>
        </w:p>
        <w:p w14:paraId="771D3DFC" w14:textId="77777777" w:rsidR="00F217F9" w:rsidRPr="00F217F9" w:rsidRDefault="00F217F9" w:rsidP="00F217F9">
          <w:pPr>
            <w:pStyle w:val="Bibliografia"/>
            <w:ind w:left="720" w:hanging="720"/>
            <w:rPr>
              <w:noProof/>
              <w:lang w:val="en-US"/>
              <w:rPrChange w:id="1673" w:author="Gustavo Moreira" w:date="2021-02-21T14:13:00Z">
                <w:rPr>
                  <w:noProof/>
                  <w:lang w:val="pt-BR"/>
                </w:rPr>
              </w:rPrChange>
            </w:rPr>
          </w:pPr>
          <w:r w:rsidRPr="00F217F9">
            <w:rPr>
              <w:noProof/>
              <w:lang w:val="en-US"/>
              <w:rPrChange w:id="1674" w:author="Gustavo Moreira" w:date="2021-02-21T14:13:00Z">
                <w:rPr>
                  <w:noProof/>
                  <w:lang w:val="pt-BR"/>
                </w:rPr>
              </w:rPrChange>
            </w:rPr>
            <w:t xml:space="preserve">Nabi, J. (2019). </w:t>
          </w:r>
          <w:r w:rsidRPr="00F217F9">
            <w:rPr>
              <w:i/>
              <w:iCs/>
              <w:noProof/>
              <w:lang w:val="en-US"/>
              <w:rPrChange w:id="1675" w:author="Gustavo Moreira" w:date="2021-02-21T14:13:00Z">
                <w:rPr>
                  <w:i/>
                  <w:iCs/>
                  <w:noProof/>
                  <w:lang w:val="pt-BR"/>
                </w:rPr>
              </w:rPrChange>
            </w:rPr>
            <w:t>Hyper parameter tuning techniques in deep learning.</w:t>
          </w:r>
          <w:r w:rsidRPr="00F217F9">
            <w:rPr>
              <w:noProof/>
              <w:lang w:val="en-US"/>
              <w:rPrChange w:id="1676" w:author="Gustavo Moreira" w:date="2021-02-21T14:13:00Z">
                <w:rPr>
                  <w:noProof/>
                  <w:lang w:val="pt-BR"/>
                </w:rPr>
              </w:rPrChange>
            </w:rPr>
            <w:t xml:space="preserve"> Fonte: Towards Data Science: https://towardsdatascience.com/hyper-parameter-tuning-techniques-in-deep-learning-4dad592c63c8</w:t>
          </w:r>
        </w:p>
        <w:p w14:paraId="37DFE9C1" w14:textId="77777777" w:rsidR="00F217F9" w:rsidRDefault="00F217F9" w:rsidP="00F217F9">
          <w:pPr>
            <w:pStyle w:val="Bibliografia"/>
            <w:ind w:left="720" w:hanging="720"/>
            <w:rPr>
              <w:noProof/>
              <w:lang w:val="pt-BR"/>
            </w:rPr>
          </w:pPr>
          <w:r>
            <w:rPr>
              <w:noProof/>
              <w:lang w:val="pt-BR"/>
            </w:rPr>
            <w:t xml:space="preserve">NVIDIA. (2021). </w:t>
          </w:r>
          <w:r>
            <w:rPr>
              <w:i/>
              <w:iCs/>
              <w:noProof/>
              <w:lang w:val="pt-BR"/>
            </w:rPr>
            <w:t>Spectogram.</w:t>
          </w:r>
          <w:r>
            <w:rPr>
              <w:noProof/>
              <w:lang w:val="pt-BR"/>
            </w:rPr>
            <w:t xml:space="preserve"> Fonte: Docs Nvidia: https://docs.nvidia.com/deeplearning/dali/user-guide/docs/examples/audio_processing/spectrogram.html</w:t>
          </w:r>
        </w:p>
        <w:p w14:paraId="241758AC" w14:textId="77777777" w:rsidR="00F217F9" w:rsidRPr="00F217F9" w:rsidRDefault="00F217F9" w:rsidP="00F217F9">
          <w:pPr>
            <w:pStyle w:val="Bibliografia"/>
            <w:ind w:left="720" w:hanging="720"/>
            <w:rPr>
              <w:noProof/>
              <w:lang w:val="en-US"/>
              <w:rPrChange w:id="1677" w:author="Gustavo Moreira" w:date="2021-02-21T14:13:00Z">
                <w:rPr>
                  <w:noProof/>
                  <w:lang w:val="pt-BR"/>
                </w:rPr>
              </w:rPrChange>
            </w:rPr>
          </w:pPr>
          <w:r w:rsidRPr="00F217F9">
            <w:rPr>
              <w:noProof/>
              <w:lang w:val="en-US"/>
              <w:rPrChange w:id="1678" w:author="Gustavo Moreira" w:date="2021-02-21T14:13:00Z">
                <w:rPr>
                  <w:noProof/>
                  <w:lang w:val="pt-BR"/>
                </w:rPr>
              </w:rPrChange>
            </w:rPr>
            <w:t xml:space="preserve">Opperman, A. (2019). </w:t>
          </w:r>
          <w:r w:rsidRPr="00F217F9">
            <w:rPr>
              <w:i/>
              <w:iCs/>
              <w:noProof/>
              <w:lang w:val="en-US"/>
              <w:rPrChange w:id="1679" w:author="Gustavo Moreira" w:date="2021-02-21T14:13:00Z">
                <w:rPr>
                  <w:i/>
                  <w:iCs/>
                  <w:noProof/>
                  <w:lang w:val="pt-BR"/>
                </w:rPr>
              </w:rPrChange>
            </w:rPr>
            <w:t>What is deep learning and how does it work.</w:t>
          </w:r>
          <w:r w:rsidRPr="00F217F9">
            <w:rPr>
              <w:noProof/>
              <w:lang w:val="en-US"/>
              <w:rPrChange w:id="1680" w:author="Gustavo Moreira" w:date="2021-02-21T14:13:00Z">
                <w:rPr>
                  <w:noProof/>
                  <w:lang w:val="pt-BR"/>
                </w:rPr>
              </w:rPrChange>
            </w:rPr>
            <w:t xml:space="preserve"> Fonte: Towards Data Science: https://towardsdatascience.com/what-is-deep-learning-and-how-does-it-work-2ce44bb692ac</w:t>
          </w:r>
        </w:p>
        <w:p w14:paraId="2EB183DF" w14:textId="77777777" w:rsidR="00F217F9" w:rsidRPr="00F217F9" w:rsidRDefault="00F217F9" w:rsidP="00F217F9">
          <w:pPr>
            <w:pStyle w:val="Bibliografia"/>
            <w:ind w:left="720" w:hanging="720"/>
            <w:rPr>
              <w:noProof/>
              <w:lang w:val="en-US"/>
              <w:rPrChange w:id="1681" w:author="Gustavo Moreira" w:date="2021-02-21T14:13:00Z">
                <w:rPr>
                  <w:noProof/>
                  <w:lang w:val="pt-BR"/>
                </w:rPr>
              </w:rPrChange>
            </w:rPr>
          </w:pPr>
          <w:r w:rsidRPr="00F217F9">
            <w:rPr>
              <w:noProof/>
              <w:lang w:val="en-US"/>
              <w:rPrChange w:id="1682" w:author="Gustavo Moreira" w:date="2021-02-21T14:13:00Z">
                <w:rPr>
                  <w:noProof/>
                  <w:lang w:val="pt-BR"/>
                </w:rPr>
              </w:rPrChange>
            </w:rPr>
            <w:t xml:space="preserve">Pandey, P. (2018). </w:t>
          </w:r>
          <w:r w:rsidRPr="00F217F9">
            <w:rPr>
              <w:i/>
              <w:iCs/>
              <w:noProof/>
              <w:lang w:val="en-US"/>
              <w:rPrChange w:id="1683" w:author="Gustavo Moreira" w:date="2021-02-21T14:13:00Z">
                <w:rPr>
                  <w:i/>
                  <w:iCs/>
                  <w:noProof/>
                  <w:lang w:val="pt-BR"/>
                </w:rPr>
              </w:rPrChange>
            </w:rPr>
            <w:t>Music genre classification with Python.</w:t>
          </w:r>
          <w:r w:rsidRPr="00F217F9">
            <w:rPr>
              <w:noProof/>
              <w:lang w:val="en-US"/>
              <w:rPrChange w:id="1684" w:author="Gustavo Moreira" w:date="2021-02-21T14:13:00Z">
                <w:rPr>
                  <w:noProof/>
                  <w:lang w:val="pt-BR"/>
                </w:rPr>
              </w:rPrChange>
            </w:rPr>
            <w:t xml:space="preserve"> Fonte: Towards Data Science: https://towardsdatascience.com/music-genre-classification-with-python-c714d032f0d8</w:t>
          </w:r>
        </w:p>
        <w:p w14:paraId="6B1CBD21" w14:textId="77777777" w:rsidR="00F217F9" w:rsidRDefault="00F217F9" w:rsidP="00F217F9">
          <w:pPr>
            <w:pStyle w:val="Bibliografia"/>
            <w:ind w:left="720" w:hanging="720"/>
            <w:rPr>
              <w:noProof/>
              <w:lang w:val="pt-BR"/>
            </w:rPr>
          </w:pPr>
          <w:r w:rsidRPr="00F217F9">
            <w:rPr>
              <w:noProof/>
              <w:lang w:val="en-US"/>
              <w:rPrChange w:id="1685" w:author="Gustavo Moreira" w:date="2021-02-21T14:13:00Z">
                <w:rPr>
                  <w:noProof/>
                  <w:lang w:val="pt-BR"/>
                </w:rPr>
              </w:rPrChange>
            </w:rPr>
            <w:t xml:space="preserve">Schimtt, M. (s.d.). </w:t>
          </w:r>
          <w:r w:rsidRPr="00F217F9">
            <w:rPr>
              <w:i/>
              <w:iCs/>
              <w:noProof/>
              <w:lang w:val="en-US"/>
              <w:rPrChange w:id="1686" w:author="Gustavo Moreira" w:date="2021-02-21T14:13:00Z">
                <w:rPr>
                  <w:i/>
                  <w:iCs/>
                  <w:noProof/>
                  <w:lang w:val="pt-BR"/>
                </w:rPr>
              </w:rPrChange>
            </w:rPr>
            <w:t>Machine Learning Project Architecture.</w:t>
          </w:r>
          <w:r w:rsidRPr="00F217F9">
            <w:rPr>
              <w:noProof/>
              <w:lang w:val="en-US"/>
              <w:rPrChange w:id="1687" w:author="Gustavo Moreira" w:date="2021-02-21T14:13:00Z">
                <w:rPr>
                  <w:noProof/>
                  <w:lang w:val="pt-BR"/>
                </w:rPr>
              </w:rPrChange>
            </w:rPr>
            <w:t xml:space="preserve"> </w:t>
          </w:r>
          <w:r>
            <w:rPr>
              <w:noProof/>
              <w:lang w:val="pt-BR"/>
            </w:rPr>
            <w:t>Fonte: Data Revenue: https://www.datarevenue.com/en-blog/machine-learning-project-architecture</w:t>
          </w:r>
        </w:p>
        <w:p w14:paraId="489080E4" w14:textId="77777777" w:rsidR="00F217F9" w:rsidRPr="00F217F9" w:rsidRDefault="00F217F9" w:rsidP="00F217F9">
          <w:pPr>
            <w:pStyle w:val="Bibliografia"/>
            <w:ind w:left="720" w:hanging="720"/>
            <w:rPr>
              <w:noProof/>
              <w:lang w:val="en-US"/>
              <w:rPrChange w:id="1688" w:author="Gustavo Moreira" w:date="2021-02-21T14:13:00Z">
                <w:rPr>
                  <w:noProof/>
                  <w:lang w:val="pt-BR"/>
                </w:rPr>
              </w:rPrChange>
            </w:rPr>
          </w:pPr>
          <w:r w:rsidRPr="00F217F9">
            <w:rPr>
              <w:noProof/>
              <w:lang w:val="en-US"/>
              <w:rPrChange w:id="1689" w:author="Gustavo Moreira" w:date="2021-02-21T14:13:00Z">
                <w:rPr>
                  <w:noProof/>
                  <w:lang w:val="pt-BR"/>
                </w:rPr>
              </w:rPrChange>
            </w:rPr>
            <w:t xml:space="preserve">Shah, T. (2017). </w:t>
          </w:r>
          <w:r w:rsidRPr="00F217F9">
            <w:rPr>
              <w:i/>
              <w:iCs/>
              <w:noProof/>
              <w:lang w:val="en-US"/>
              <w:rPrChange w:id="1690" w:author="Gustavo Moreira" w:date="2021-02-21T14:13:00Z">
                <w:rPr>
                  <w:i/>
                  <w:iCs/>
                  <w:noProof/>
                  <w:lang w:val="pt-BR"/>
                </w:rPr>
              </w:rPrChange>
            </w:rPr>
            <w:t>Train, Validation and Test sets.</w:t>
          </w:r>
          <w:r w:rsidRPr="00F217F9">
            <w:rPr>
              <w:noProof/>
              <w:lang w:val="en-US"/>
              <w:rPrChange w:id="1691" w:author="Gustavo Moreira" w:date="2021-02-21T14:13:00Z">
                <w:rPr>
                  <w:noProof/>
                  <w:lang w:val="pt-BR"/>
                </w:rPr>
              </w:rPrChange>
            </w:rPr>
            <w:t xml:space="preserve"> Fonte: Towards Data Science: https://towardsdatascience.com/train-validation-and-test-sets-72cb40cba9e7</w:t>
          </w:r>
        </w:p>
        <w:p w14:paraId="6AAD85DD" w14:textId="77777777" w:rsidR="00F217F9" w:rsidRPr="00F217F9" w:rsidRDefault="00F217F9" w:rsidP="00F217F9">
          <w:pPr>
            <w:pStyle w:val="Bibliografia"/>
            <w:ind w:left="720" w:hanging="720"/>
            <w:rPr>
              <w:noProof/>
              <w:lang w:val="en-US"/>
              <w:rPrChange w:id="1692" w:author="Gustavo Moreira" w:date="2021-02-21T14:13:00Z">
                <w:rPr>
                  <w:noProof/>
                  <w:lang w:val="pt-BR"/>
                </w:rPr>
              </w:rPrChange>
            </w:rPr>
          </w:pPr>
          <w:r w:rsidRPr="00F217F9">
            <w:rPr>
              <w:noProof/>
              <w:lang w:val="en-US"/>
              <w:rPrChange w:id="1693" w:author="Gustavo Moreira" w:date="2021-02-21T14:13:00Z">
                <w:rPr>
                  <w:noProof/>
                  <w:lang w:val="pt-BR"/>
                </w:rPr>
              </w:rPrChange>
            </w:rPr>
            <w:t xml:space="preserve">Shorten, C. (2019). </w:t>
          </w:r>
          <w:r w:rsidRPr="00F217F9">
            <w:rPr>
              <w:i/>
              <w:iCs/>
              <w:noProof/>
              <w:lang w:val="en-US"/>
              <w:rPrChange w:id="1694" w:author="Gustavo Moreira" w:date="2021-02-21T14:13:00Z">
                <w:rPr>
                  <w:i/>
                  <w:iCs/>
                  <w:noProof/>
                  <w:lang w:val="pt-BR"/>
                </w:rPr>
              </w:rPrChange>
            </w:rPr>
            <w:t>Introduction to resnets.</w:t>
          </w:r>
          <w:r w:rsidRPr="00F217F9">
            <w:rPr>
              <w:noProof/>
              <w:lang w:val="en-US"/>
              <w:rPrChange w:id="1695" w:author="Gustavo Moreira" w:date="2021-02-21T14:13:00Z">
                <w:rPr>
                  <w:noProof/>
                  <w:lang w:val="pt-BR"/>
                </w:rPr>
              </w:rPrChange>
            </w:rPr>
            <w:t xml:space="preserve"> Fonte: Towards Data Science: https://towardsdatascience.com/introduction-to-resnets-c0a830a288a4 </w:t>
          </w:r>
        </w:p>
        <w:p w14:paraId="1DF563BA" w14:textId="77777777" w:rsidR="00F217F9" w:rsidRPr="00F217F9" w:rsidRDefault="00F217F9" w:rsidP="00F217F9">
          <w:pPr>
            <w:pStyle w:val="Bibliografia"/>
            <w:ind w:left="720" w:hanging="720"/>
            <w:rPr>
              <w:noProof/>
              <w:lang w:val="en-US"/>
              <w:rPrChange w:id="1696" w:author="Gustavo Moreira" w:date="2021-02-21T14:13:00Z">
                <w:rPr>
                  <w:noProof/>
                  <w:lang w:val="pt-BR"/>
                </w:rPr>
              </w:rPrChange>
            </w:rPr>
          </w:pPr>
          <w:r w:rsidRPr="00F217F9">
            <w:rPr>
              <w:noProof/>
              <w:lang w:val="en-US"/>
              <w:rPrChange w:id="1697" w:author="Gustavo Moreira" w:date="2021-02-21T14:13:00Z">
                <w:rPr>
                  <w:noProof/>
                  <w:lang w:val="pt-BR"/>
                </w:rPr>
              </w:rPrChange>
            </w:rPr>
            <w:t xml:space="preserve">Sirsat, M. (2019). </w:t>
          </w:r>
          <w:r w:rsidRPr="00F217F9">
            <w:rPr>
              <w:i/>
              <w:iCs/>
              <w:noProof/>
              <w:lang w:val="en-US"/>
              <w:rPrChange w:id="1698" w:author="Gustavo Moreira" w:date="2021-02-21T14:13:00Z">
                <w:rPr>
                  <w:i/>
                  <w:iCs/>
                  <w:noProof/>
                  <w:lang w:val="pt-BR"/>
                </w:rPr>
              </w:rPrChange>
            </w:rPr>
            <w:t>Confusion Matrix.</w:t>
          </w:r>
          <w:r w:rsidRPr="00F217F9">
            <w:rPr>
              <w:noProof/>
              <w:lang w:val="en-US"/>
              <w:rPrChange w:id="1699" w:author="Gustavo Moreira" w:date="2021-02-21T14:13:00Z">
                <w:rPr>
                  <w:noProof/>
                  <w:lang w:val="pt-BR"/>
                </w:rPr>
              </w:rPrChange>
            </w:rPr>
            <w:t xml:space="preserve"> Fonte: Manisha Sirsat Blogspot: https://manisha-sirsat.blogspot.com/2019/04/confusion-matrix.html</w:t>
          </w:r>
        </w:p>
        <w:p w14:paraId="69FF9462" w14:textId="77777777" w:rsidR="00F217F9" w:rsidRPr="00F217F9" w:rsidRDefault="00F217F9" w:rsidP="00F217F9">
          <w:pPr>
            <w:pStyle w:val="Bibliografia"/>
            <w:ind w:left="720" w:hanging="720"/>
            <w:rPr>
              <w:noProof/>
              <w:lang w:val="en-US"/>
              <w:rPrChange w:id="1700" w:author="Gustavo Moreira" w:date="2021-02-21T14:13:00Z">
                <w:rPr>
                  <w:noProof/>
                  <w:lang w:val="pt-BR"/>
                </w:rPr>
              </w:rPrChange>
            </w:rPr>
          </w:pPr>
          <w:r w:rsidRPr="00F217F9">
            <w:rPr>
              <w:noProof/>
              <w:lang w:val="en-US"/>
              <w:rPrChange w:id="1701" w:author="Gustavo Moreira" w:date="2021-02-21T14:13:00Z">
                <w:rPr>
                  <w:noProof/>
                  <w:lang w:val="pt-BR"/>
                </w:rPr>
              </w:rPrChange>
            </w:rPr>
            <w:t xml:space="preserve">Tran, K. (2020). </w:t>
          </w:r>
          <w:r w:rsidRPr="00F217F9">
            <w:rPr>
              <w:i/>
              <w:iCs/>
              <w:noProof/>
              <w:lang w:val="en-US"/>
              <w:rPrChange w:id="1702" w:author="Gustavo Moreira" w:date="2021-02-21T14:13:00Z">
                <w:rPr>
                  <w:i/>
                  <w:iCs/>
                  <w:noProof/>
                  <w:lang w:val="pt-BR"/>
                </w:rPr>
              </w:rPrChange>
            </w:rPr>
            <w:t>What is Pytorch.</w:t>
          </w:r>
          <w:r w:rsidRPr="00F217F9">
            <w:rPr>
              <w:noProof/>
              <w:lang w:val="en-US"/>
              <w:rPrChange w:id="1703" w:author="Gustavo Moreira" w:date="2021-02-21T14:13:00Z">
                <w:rPr>
                  <w:noProof/>
                  <w:lang w:val="pt-BR"/>
                </w:rPr>
              </w:rPrChange>
            </w:rPr>
            <w:t xml:space="preserve"> Fonte: Toward Data Science: https://towardsdatascience.com/what-is-pytorch-a84e4559f0e3</w:t>
          </w:r>
        </w:p>
        <w:p w14:paraId="0CEC6E30" w14:textId="77777777" w:rsidR="00F217F9" w:rsidRDefault="00F217F9" w:rsidP="00F217F9">
          <w:pPr>
            <w:pStyle w:val="Bibliografia"/>
            <w:ind w:left="720" w:hanging="720"/>
            <w:rPr>
              <w:noProof/>
              <w:lang w:val="pt-BR"/>
            </w:rPr>
          </w:pPr>
          <w:r>
            <w:rPr>
              <w:noProof/>
              <w:lang w:val="pt-BR"/>
            </w:rPr>
            <w:t>Tzanetakis, G. (2002). Fonte: CMU: http://www.cs.cmu.edu/~gtzan/work/pubs/tsap02gtzan.pdf</w:t>
          </w:r>
        </w:p>
        <w:p w14:paraId="654BE135" w14:textId="77777777" w:rsidR="00F217F9" w:rsidRDefault="00F217F9" w:rsidP="00F217F9">
          <w:pPr>
            <w:pStyle w:val="Bibliografia"/>
            <w:ind w:left="720" w:hanging="720"/>
            <w:rPr>
              <w:noProof/>
              <w:lang w:val="pt-BR"/>
            </w:rPr>
          </w:pPr>
          <w:r w:rsidRPr="00F217F9">
            <w:rPr>
              <w:noProof/>
              <w:lang w:val="en-US"/>
              <w:rPrChange w:id="1704" w:author="Gustavo Moreira" w:date="2021-02-21T14:13:00Z">
                <w:rPr>
                  <w:noProof/>
                  <w:lang w:val="pt-BR"/>
                </w:rPr>
              </w:rPrChange>
            </w:rPr>
            <w:t xml:space="preserve">Yoss, B. (2019). </w:t>
          </w:r>
          <w:r w:rsidRPr="00F217F9">
            <w:rPr>
              <w:i/>
              <w:iCs/>
              <w:noProof/>
              <w:lang w:val="en-US"/>
              <w:rPrChange w:id="1705" w:author="Gustavo Moreira" w:date="2021-02-21T14:13:00Z">
                <w:rPr>
                  <w:i/>
                  <w:iCs/>
                  <w:noProof/>
                  <w:lang w:val="pt-BR"/>
                </w:rPr>
              </w:rPrChange>
            </w:rPr>
            <w:t>The importance of frameworks.</w:t>
          </w:r>
          <w:r w:rsidRPr="00F217F9">
            <w:rPr>
              <w:noProof/>
              <w:lang w:val="en-US"/>
              <w:rPrChange w:id="1706" w:author="Gustavo Moreira" w:date="2021-02-21T14:13:00Z">
                <w:rPr>
                  <w:noProof/>
                  <w:lang w:val="pt-BR"/>
                </w:rPr>
              </w:rPrChange>
            </w:rPr>
            <w:t xml:space="preserve"> </w:t>
          </w:r>
          <w:r>
            <w:rPr>
              <w:noProof/>
              <w:lang w:val="pt-BR"/>
            </w:rPr>
            <w:t>Fonte: Medium: https://medium.com/@benyoss4/the-importance-of-frameworks-2c4a04d20ac5</w:t>
          </w:r>
        </w:p>
        <w:p w14:paraId="6732AF0C" w14:textId="77777777" w:rsidR="00080943" w:rsidRPr="00080943" w:rsidRDefault="00A308DD">
          <w:pPr>
            <w:spacing w:after="240"/>
            <w:rPr>
              <w:ins w:id="1707" w:author="Gustavo Moreira" w:date="2021-02-21T14:02:00Z"/>
              <w:b/>
              <w:bCs/>
              <w:lang w:val="pt-PT"/>
              <w:rPrChange w:id="1708" w:author="Gustavo Moreira" w:date="2021-02-21T14:02:00Z">
                <w:rPr>
                  <w:ins w:id="1709" w:author="Gustavo Moreira" w:date="2021-02-21T14:02:00Z"/>
                  <w:b/>
                  <w:bCs/>
                </w:rPr>
              </w:rPrChange>
            </w:rPr>
          </w:pPr>
          <w:ins w:id="1710" w:author="Gustavo Moreira" w:date="2021-02-21T13:42:00Z">
            <w:r>
              <w:rPr>
                <w:b/>
                <w:bCs/>
              </w:rPr>
              <w:fldChar w:fldCharType="end"/>
            </w:r>
          </w:ins>
        </w:p>
        <w:p w14:paraId="3ACD0422" w14:textId="1F4A9E2D" w:rsidR="00A15C66" w:rsidRPr="00080943" w:rsidDel="00080943" w:rsidRDefault="00D22E2D">
          <w:pPr>
            <w:rPr>
              <w:del w:id="1711" w:author="Gustavo Moreira" w:date="2021-02-21T13:52:00Z"/>
              <w:rPrChange w:id="1712" w:author="Gustavo Moreira" w:date="2021-02-21T14:02:00Z">
                <w:rPr>
                  <w:del w:id="1713" w:author="Gustavo Moreira" w:date="2021-02-21T13:52:00Z"/>
                  <w:lang w:val="pt-PT"/>
                </w:rPr>
              </w:rPrChange>
            </w:rPr>
          </w:pPr>
        </w:p>
        <w:customXmlInsRangeStart w:id="1714" w:author="Gustavo Moreira" w:date="2021-02-21T13:42:00Z"/>
      </w:sdtContent>
    </w:sdt>
    <w:customXmlInsRangeEnd w:id="1714"/>
    <w:p w14:paraId="6624673D" w14:textId="78004096" w:rsidR="00CE0B8B" w:rsidRPr="00080943" w:rsidRDefault="00CE0B8B" w:rsidP="0010069C">
      <w:pPr>
        <w:rPr>
          <w:lang w:val="en-US"/>
          <w:rPrChange w:id="1715" w:author="Gustavo Moreira" w:date="2021-02-21T14:05:00Z">
            <w:rPr/>
          </w:rPrChange>
        </w:rPr>
      </w:pPr>
    </w:p>
    <w:sectPr w:rsidR="00CE0B8B" w:rsidRPr="00080943" w:rsidSect="000B4B63">
      <w:pgSz w:w="11906" w:h="16838"/>
      <w:pgMar w:top="1985" w:right="1474"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A23E90" w14:textId="77777777" w:rsidR="00D22E2D" w:rsidRDefault="00D22E2D" w:rsidP="008D0F80">
      <w:pPr>
        <w:spacing w:after="0" w:line="240" w:lineRule="auto"/>
      </w:pPr>
      <w:r>
        <w:separator/>
      </w:r>
    </w:p>
  </w:endnote>
  <w:endnote w:type="continuationSeparator" w:id="0">
    <w:p w14:paraId="49271C63" w14:textId="77777777" w:rsidR="00D22E2D" w:rsidRDefault="00D22E2D" w:rsidP="008D0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2636965"/>
      <w:docPartObj>
        <w:docPartGallery w:val="Page Numbers (Bottom of Page)"/>
        <w:docPartUnique/>
      </w:docPartObj>
    </w:sdtPr>
    <w:sdtEndPr/>
    <w:sdtContent>
      <w:p w14:paraId="157004A1" w14:textId="77777777" w:rsidR="000A0520" w:rsidRDefault="000A0520" w:rsidP="00F629F5">
        <w:pPr>
          <w:pStyle w:val="Rodap"/>
        </w:pPr>
        <w:r>
          <w:fldChar w:fldCharType="begin"/>
        </w:r>
        <w:r>
          <w:instrText xml:space="preserve"> PAGE   \* MERGEFORMAT </w:instrText>
        </w:r>
        <w:r>
          <w:fldChar w:fldCharType="separate"/>
        </w:r>
        <w:r>
          <w:rPr>
            <w:noProof/>
          </w:rPr>
          <w:t>xvi</w:t>
        </w:r>
        <w:r>
          <w:fldChar w:fldCharType="end"/>
        </w:r>
      </w:p>
    </w:sdtContent>
  </w:sdt>
  <w:p w14:paraId="056E4F03" w14:textId="77777777" w:rsidR="000A0520" w:rsidRDefault="000A052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8189211"/>
      <w:docPartObj>
        <w:docPartGallery w:val="Page Numbers (Bottom of Page)"/>
        <w:docPartUnique/>
      </w:docPartObj>
    </w:sdtPr>
    <w:sdtEndPr/>
    <w:sdtContent>
      <w:p w14:paraId="06B04A89" w14:textId="77777777" w:rsidR="000A0520" w:rsidRDefault="000A0520" w:rsidP="00E01A5A">
        <w:pPr>
          <w:pStyle w:val="Rodap"/>
          <w:jc w:val="right"/>
        </w:pPr>
        <w:r>
          <w:fldChar w:fldCharType="begin"/>
        </w:r>
        <w:r>
          <w:instrText xml:space="preserve"> PAGE   \* MERGEFORMAT </w:instrText>
        </w:r>
        <w:r>
          <w:fldChar w:fldCharType="separate"/>
        </w:r>
        <w:r>
          <w:rPr>
            <w:noProof/>
          </w:rPr>
          <w:t>9</w:t>
        </w:r>
        <w:r>
          <w:fldChar w:fldCharType="end"/>
        </w:r>
      </w:p>
    </w:sdtContent>
  </w:sdt>
  <w:p w14:paraId="34280E8F" w14:textId="77777777" w:rsidR="000A0520" w:rsidRDefault="000A0520" w:rsidP="004B5FC5">
    <w:pPr>
      <w:pStyle w:val="Rodap"/>
      <w:jc w:val="right"/>
    </w:pPr>
  </w:p>
  <w:p w14:paraId="7FC364E7" w14:textId="77777777" w:rsidR="000A0520" w:rsidRDefault="000A0520">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E9E2A" w14:textId="77777777" w:rsidR="000A0520" w:rsidRDefault="000A0520" w:rsidP="00971D76">
    <w:pPr>
      <w:pStyle w:val="Rodap"/>
      <w:jc w:val="right"/>
    </w:pPr>
  </w:p>
  <w:p w14:paraId="751683AD" w14:textId="77777777" w:rsidR="000A0520" w:rsidRDefault="000A0520" w:rsidP="00955F40">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591158"/>
      <w:docPartObj>
        <w:docPartGallery w:val="Page Numbers (Bottom of Page)"/>
        <w:docPartUnique/>
      </w:docPartObj>
    </w:sdtPr>
    <w:sdtEndPr/>
    <w:sdtContent>
      <w:p w14:paraId="0CEEC60C" w14:textId="77777777" w:rsidR="000A0520" w:rsidRDefault="000A0520" w:rsidP="00F629F5">
        <w:pPr>
          <w:pStyle w:val="Rodap"/>
        </w:pPr>
        <w:r>
          <w:fldChar w:fldCharType="begin"/>
        </w:r>
        <w:r>
          <w:instrText xml:space="preserve"> PAGE   \* MERGEFORMAT </w:instrText>
        </w:r>
        <w:r>
          <w:fldChar w:fldCharType="separate"/>
        </w:r>
        <w:r>
          <w:rPr>
            <w:noProof/>
          </w:rPr>
          <w:t>6</w:t>
        </w:r>
        <w:r>
          <w:fldChar w:fldCharType="end"/>
        </w:r>
      </w:p>
    </w:sdtContent>
  </w:sdt>
  <w:p w14:paraId="3F306837" w14:textId="77777777" w:rsidR="000A0520" w:rsidRDefault="000A0520">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0596550"/>
      <w:docPartObj>
        <w:docPartGallery w:val="Page Numbers (Bottom of Page)"/>
        <w:docPartUnique/>
      </w:docPartObj>
    </w:sdtPr>
    <w:sdtEndPr/>
    <w:sdtContent>
      <w:p w14:paraId="39E556A3" w14:textId="77777777" w:rsidR="000A0520" w:rsidRDefault="000A0520" w:rsidP="00971D76">
        <w:pPr>
          <w:pStyle w:val="Rodap"/>
          <w:jc w:val="right"/>
        </w:pPr>
        <w:r>
          <w:fldChar w:fldCharType="begin"/>
        </w:r>
        <w:r>
          <w:instrText xml:space="preserve"> PAGE   \* MERGEFORMAT </w:instrText>
        </w:r>
        <w:r>
          <w:fldChar w:fldCharType="separate"/>
        </w:r>
        <w:r>
          <w:rPr>
            <w:noProof/>
          </w:rPr>
          <w:t>10</w:t>
        </w:r>
        <w:r>
          <w:fldChar w:fldCharType="end"/>
        </w:r>
      </w:p>
    </w:sdtContent>
  </w:sdt>
  <w:p w14:paraId="2E39709A" w14:textId="77777777" w:rsidR="000A0520" w:rsidRDefault="000A0520" w:rsidP="00955F40">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041FB3" w14:textId="77777777" w:rsidR="00D22E2D" w:rsidRDefault="00D22E2D" w:rsidP="008D0F80">
      <w:pPr>
        <w:spacing w:after="0" w:line="240" w:lineRule="auto"/>
      </w:pPr>
      <w:r>
        <w:separator/>
      </w:r>
    </w:p>
  </w:footnote>
  <w:footnote w:type="continuationSeparator" w:id="0">
    <w:p w14:paraId="5E8F9135" w14:textId="77777777" w:rsidR="00D22E2D" w:rsidRDefault="00D22E2D" w:rsidP="008D0F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54568" w14:textId="77777777" w:rsidR="000A0520" w:rsidRPr="000B4B63" w:rsidRDefault="000A0520" w:rsidP="000B4B6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8ED56" w14:textId="77777777" w:rsidR="000A0520" w:rsidRPr="0043515D" w:rsidRDefault="000A0520" w:rsidP="0043515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AC21A" w14:textId="77777777" w:rsidR="000A0520" w:rsidRPr="000B4B63" w:rsidRDefault="000A0520" w:rsidP="000B4B6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FFBBB" w14:textId="77777777" w:rsidR="000A0520" w:rsidRDefault="000A052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2692A"/>
    <w:multiLevelType w:val="hybridMultilevel"/>
    <w:tmpl w:val="CE5AE300"/>
    <w:lvl w:ilvl="0" w:tplc="C066C3F2">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6CE2FEA"/>
    <w:multiLevelType w:val="multilevel"/>
    <w:tmpl w:val="D9C62A8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0D7B73"/>
    <w:multiLevelType w:val="hybridMultilevel"/>
    <w:tmpl w:val="0742C418"/>
    <w:lvl w:ilvl="0" w:tplc="A77CD034">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D01F7B"/>
    <w:multiLevelType w:val="hybridMultilevel"/>
    <w:tmpl w:val="F2763E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AF872B5"/>
    <w:multiLevelType w:val="hybridMultilevel"/>
    <w:tmpl w:val="CE5063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E8416D"/>
    <w:multiLevelType w:val="multilevel"/>
    <w:tmpl w:val="EE143EB4"/>
    <w:lvl w:ilvl="0">
      <w:start w:val="1"/>
      <w:numFmt w:val="decimal"/>
      <w:suff w:val="nothing"/>
      <w:lvlText w:val="1.%1 - "/>
      <w:lvlJc w:val="left"/>
      <w:pPr>
        <w:ind w:left="502" w:hanging="360"/>
      </w:pPr>
      <w:rPr>
        <w:rFonts w:hint="default"/>
        <w:b/>
        <w:i w:val="0"/>
        <w:sz w:val="28"/>
      </w:rPr>
    </w:lvl>
    <w:lvl w:ilvl="1">
      <w:start w:val="1"/>
      <w:numFmt w:val="decimal"/>
      <w:lvlText w:val="%1.%2."/>
      <w:lvlJc w:val="left"/>
      <w:pPr>
        <w:tabs>
          <w:tab w:val="num" w:pos="1146"/>
        </w:tabs>
        <w:ind w:left="858" w:hanging="432"/>
      </w:pPr>
      <w:rPr>
        <w:rFonts w:ascii="Trebuchet MS" w:hAnsi="Trebuchet MS" w:hint="default"/>
        <w:b w:val="0"/>
        <w:i w:val="0"/>
        <w:color w:val="auto"/>
        <w:sz w:val="24"/>
        <w:u w:val="none"/>
      </w:rPr>
    </w:lvl>
    <w:lvl w:ilvl="2">
      <w:start w:val="1"/>
      <w:numFmt w:val="decimal"/>
      <w:lvlText w:val="%1.%2.%3."/>
      <w:lvlJc w:val="left"/>
      <w:pPr>
        <w:tabs>
          <w:tab w:val="num" w:pos="1582"/>
        </w:tabs>
        <w:ind w:left="1366" w:hanging="504"/>
      </w:pPr>
      <w:rPr>
        <w:rFonts w:hint="default"/>
      </w:rPr>
    </w:lvl>
    <w:lvl w:ilvl="3">
      <w:start w:val="1"/>
      <w:numFmt w:val="decimal"/>
      <w:lvlText w:val="%1.%2.%3.%4."/>
      <w:lvlJc w:val="left"/>
      <w:pPr>
        <w:tabs>
          <w:tab w:val="num" w:pos="2302"/>
        </w:tabs>
        <w:ind w:left="1870" w:hanging="648"/>
      </w:pPr>
      <w:rPr>
        <w:rFonts w:hint="default"/>
      </w:rPr>
    </w:lvl>
    <w:lvl w:ilvl="4">
      <w:start w:val="1"/>
      <w:numFmt w:val="decimal"/>
      <w:lvlText w:val="%1.%2.%3.%4.%5."/>
      <w:lvlJc w:val="left"/>
      <w:pPr>
        <w:tabs>
          <w:tab w:val="num" w:pos="3022"/>
        </w:tabs>
        <w:ind w:left="2374" w:hanging="792"/>
      </w:pPr>
      <w:rPr>
        <w:rFonts w:hint="default"/>
      </w:rPr>
    </w:lvl>
    <w:lvl w:ilvl="5">
      <w:start w:val="1"/>
      <w:numFmt w:val="decimal"/>
      <w:lvlText w:val="%1.%2.%3.%4.%5.%6."/>
      <w:lvlJc w:val="left"/>
      <w:pPr>
        <w:tabs>
          <w:tab w:val="num" w:pos="3382"/>
        </w:tabs>
        <w:ind w:left="2878" w:hanging="936"/>
      </w:pPr>
      <w:rPr>
        <w:rFonts w:hint="default"/>
      </w:rPr>
    </w:lvl>
    <w:lvl w:ilvl="6">
      <w:start w:val="1"/>
      <w:numFmt w:val="decimal"/>
      <w:lvlText w:val="%1.%2.%3.%4.%5.%6.%7."/>
      <w:lvlJc w:val="left"/>
      <w:pPr>
        <w:tabs>
          <w:tab w:val="num" w:pos="4102"/>
        </w:tabs>
        <w:ind w:left="3382" w:hanging="1080"/>
      </w:pPr>
      <w:rPr>
        <w:rFonts w:hint="default"/>
      </w:rPr>
    </w:lvl>
    <w:lvl w:ilvl="7">
      <w:start w:val="1"/>
      <w:numFmt w:val="decimal"/>
      <w:lvlText w:val="%1.%2.%3.%4.%5.%6.%7.%8."/>
      <w:lvlJc w:val="left"/>
      <w:pPr>
        <w:tabs>
          <w:tab w:val="num" w:pos="4822"/>
        </w:tabs>
        <w:ind w:left="3886" w:hanging="1224"/>
      </w:pPr>
      <w:rPr>
        <w:rFonts w:hint="default"/>
      </w:rPr>
    </w:lvl>
    <w:lvl w:ilvl="8">
      <w:start w:val="1"/>
      <w:numFmt w:val="decimal"/>
      <w:lvlText w:val="%1.%2.%3.%4.%5.%6.%7.%8.%9."/>
      <w:lvlJc w:val="left"/>
      <w:pPr>
        <w:tabs>
          <w:tab w:val="num" w:pos="5182"/>
        </w:tabs>
        <w:ind w:left="4462" w:hanging="1440"/>
      </w:pPr>
      <w:rPr>
        <w:rFonts w:hint="default"/>
      </w:rPr>
    </w:lvl>
  </w:abstractNum>
  <w:abstractNum w:abstractNumId="6" w15:restartNumberingAfterBreak="0">
    <w:nsid w:val="14BE66C3"/>
    <w:multiLevelType w:val="hybridMultilevel"/>
    <w:tmpl w:val="9A36B4A0"/>
    <w:lvl w:ilvl="0" w:tplc="37CE2136">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87154C8"/>
    <w:multiLevelType w:val="multilevel"/>
    <w:tmpl w:val="70BA2A16"/>
    <w:lvl w:ilvl="0">
      <w:start w:val="2"/>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1BFD6B96"/>
    <w:multiLevelType w:val="hybridMultilevel"/>
    <w:tmpl w:val="541AF6AC"/>
    <w:lvl w:ilvl="0" w:tplc="0816000F">
      <w:start w:val="1"/>
      <w:numFmt w:val="decimal"/>
      <w:lvlText w:val="%1."/>
      <w:lvlJc w:val="left"/>
      <w:pPr>
        <w:ind w:left="210" w:hanging="360"/>
      </w:pPr>
    </w:lvl>
    <w:lvl w:ilvl="1" w:tplc="08160019" w:tentative="1">
      <w:start w:val="1"/>
      <w:numFmt w:val="lowerLetter"/>
      <w:lvlText w:val="%2."/>
      <w:lvlJc w:val="left"/>
      <w:pPr>
        <w:ind w:left="930" w:hanging="360"/>
      </w:pPr>
    </w:lvl>
    <w:lvl w:ilvl="2" w:tplc="0816001B" w:tentative="1">
      <w:start w:val="1"/>
      <w:numFmt w:val="lowerRoman"/>
      <w:lvlText w:val="%3."/>
      <w:lvlJc w:val="right"/>
      <w:pPr>
        <w:ind w:left="1650" w:hanging="180"/>
      </w:pPr>
    </w:lvl>
    <w:lvl w:ilvl="3" w:tplc="0816000F" w:tentative="1">
      <w:start w:val="1"/>
      <w:numFmt w:val="decimal"/>
      <w:lvlText w:val="%4."/>
      <w:lvlJc w:val="left"/>
      <w:pPr>
        <w:ind w:left="2370" w:hanging="360"/>
      </w:pPr>
    </w:lvl>
    <w:lvl w:ilvl="4" w:tplc="08160019" w:tentative="1">
      <w:start w:val="1"/>
      <w:numFmt w:val="lowerLetter"/>
      <w:lvlText w:val="%5."/>
      <w:lvlJc w:val="left"/>
      <w:pPr>
        <w:ind w:left="3090" w:hanging="360"/>
      </w:pPr>
    </w:lvl>
    <w:lvl w:ilvl="5" w:tplc="0816001B" w:tentative="1">
      <w:start w:val="1"/>
      <w:numFmt w:val="lowerRoman"/>
      <w:lvlText w:val="%6."/>
      <w:lvlJc w:val="right"/>
      <w:pPr>
        <w:ind w:left="3810" w:hanging="180"/>
      </w:pPr>
    </w:lvl>
    <w:lvl w:ilvl="6" w:tplc="0816000F" w:tentative="1">
      <w:start w:val="1"/>
      <w:numFmt w:val="decimal"/>
      <w:lvlText w:val="%7."/>
      <w:lvlJc w:val="left"/>
      <w:pPr>
        <w:ind w:left="4530" w:hanging="360"/>
      </w:pPr>
    </w:lvl>
    <w:lvl w:ilvl="7" w:tplc="08160019" w:tentative="1">
      <w:start w:val="1"/>
      <w:numFmt w:val="lowerLetter"/>
      <w:lvlText w:val="%8."/>
      <w:lvlJc w:val="left"/>
      <w:pPr>
        <w:ind w:left="5250" w:hanging="360"/>
      </w:pPr>
    </w:lvl>
    <w:lvl w:ilvl="8" w:tplc="0816001B" w:tentative="1">
      <w:start w:val="1"/>
      <w:numFmt w:val="lowerRoman"/>
      <w:lvlText w:val="%9."/>
      <w:lvlJc w:val="right"/>
      <w:pPr>
        <w:ind w:left="5970" w:hanging="180"/>
      </w:pPr>
    </w:lvl>
  </w:abstractNum>
  <w:abstractNum w:abstractNumId="9" w15:restartNumberingAfterBreak="0">
    <w:nsid w:val="225311B8"/>
    <w:multiLevelType w:val="hybridMultilevel"/>
    <w:tmpl w:val="120E1D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44E7919"/>
    <w:multiLevelType w:val="hybridMultilevel"/>
    <w:tmpl w:val="5516B8C4"/>
    <w:lvl w:ilvl="0" w:tplc="29A63B90">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7DF4E11"/>
    <w:multiLevelType w:val="multilevel"/>
    <w:tmpl w:val="A9A8FD08"/>
    <w:lvl w:ilvl="0">
      <w:start w:val="1"/>
      <w:numFmt w:val="decimal"/>
      <w:suff w:val="space"/>
      <w:lvlText w:val="Capítulo %1"/>
      <w:lvlJc w:val="left"/>
      <w:pPr>
        <w:ind w:left="1135"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142" w:firstLine="0"/>
      </w:pPr>
      <w:rPr>
        <w:rFonts w:hint="default"/>
      </w:rPr>
    </w:lvl>
    <w:lvl w:ilvl="2">
      <w:start w:val="1"/>
      <w:numFmt w:val="none"/>
      <w:suff w:val="nothing"/>
      <w:lvlText w:val=""/>
      <w:lvlJc w:val="left"/>
      <w:pPr>
        <w:ind w:left="142" w:firstLine="0"/>
      </w:pPr>
      <w:rPr>
        <w:rFonts w:hint="default"/>
      </w:rPr>
    </w:lvl>
    <w:lvl w:ilvl="3">
      <w:start w:val="1"/>
      <w:numFmt w:val="none"/>
      <w:suff w:val="nothing"/>
      <w:lvlText w:val=""/>
      <w:lvlJc w:val="left"/>
      <w:pPr>
        <w:ind w:left="142" w:firstLine="0"/>
      </w:pPr>
      <w:rPr>
        <w:rFonts w:hint="default"/>
      </w:rPr>
    </w:lvl>
    <w:lvl w:ilvl="4">
      <w:start w:val="1"/>
      <w:numFmt w:val="none"/>
      <w:suff w:val="nothing"/>
      <w:lvlText w:val=""/>
      <w:lvlJc w:val="left"/>
      <w:pPr>
        <w:ind w:left="142" w:firstLine="0"/>
      </w:pPr>
      <w:rPr>
        <w:rFonts w:hint="default"/>
      </w:rPr>
    </w:lvl>
    <w:lvl w:ilvl="5">
      <w:start w:val="1"/>
      <w:numFmt w:val="none"/>
      <w:suff w:val="nothing"/>
      <w:lvlText w:val=""/>
      <w:lvlJc w:val="left"/>
      <w:pPr>
        <w:ind w:left="142" w:firstLine="0"/>
      </w:pPr>
      <w:rPr>
        <w:rFonts w:hint="default"/>
      </w:rPr>
    </w:lvl>
    <w:lvl w:ilvl="6">
      <w:start w:val="1"/>
      <w:numFmt w:val="none"/>
      <w:suff w:val="nothing"/>
      <w:lvlText w:val=""/>
      <w:lvlJc w:val="left"/>
      <w:pPr>
        <w:ind w:left="142" w:firstLine="0"/>
      </w:pPr>
      <w:rPr>
        <w:rFonts w:hint="default"/>
      </w:rPr>
    </w:lvl>
    <w:lvl w:ilvl="7">
      <w:start w:val="1"/>
      <w:numFmt w:val="none"/>
      <w:suff w:val="nothing"/>
      <w:lvlText w:val=""/>
      <w:lvlJc w:val="left"/>
      <w:pPr>
        <w:ind w:left="142" w:firstLine="0"/>
      </w:pPr>
      <w:rPr>
        <w:rFonts w:hint="default"/>
      </w:rPr>
    </w:lvl>
    <w:lvl w:ilvl="8">
      <w:start w:val="1"/>
      <w:numFmt w:val="none"/>
      <w:suff w:val="nothing"/>
      <w:lvlText w:val=""/>
      <w:lvlJc w:val="left"/>
      <w:pPr>
        <w:ind w:left="142" w:firstLine="0"/>
      </w:pPr>
      <w:rPr>
        <w:rFonts w:hint="default"/>
      </w:rPr>
    </w:lvl>
  </w:abstractNum>
  <w:abstractNum w:abstractNumId="12" w15:restartNumberingAfterBreak="0">
    <w:nsid w:val="29A72AE5"/>
    <w:multiLevelType w:val="multilevel"/>
    <w:tmpl w:val="5FAA96E8"/>
    <w:lvl w:ilvl="0">
      <w:start w:val="1"/>
      <w:numFmt w:val="decimal"/>
      <w:pStyle w:val="Ttulo1"/>
      <w:lvlText w:val="%1"/>
      <w:lvlJc w:val="left"/>
      <w:pPr>
        <w:ind w:left="0" w:firstLine="0"/>
      </w:pPr>
      <w:rPr>
        <w:rFonts w:hint="default"/>
      </w:rPr>
    </w:lvl>
    <w:lvl w:ilvl="1">
      <w:start w:val="1"/>
      <w:numFmt w:val="decimal"/>
      <w:pStyle w:val="Ttulo2"/>
      <w:lvlText w:val="%1.%2"/>
      <w:lvlJc w:val="left"/>
      <w:pPr>
        <w:ind w:left="0" w:firstLine="0"/>
      </w:pPr>
      <w:rPr>
        <w:rFonts w:hint="default"/>
      </w:rPr>
    </w:lvl>
    <w:lvl w:ilvl="2">
      <w:start w:val="1"/>
      <w:numFmt w:val="decimal"/>
      <w:pStyle w:val="Ttulo3"/>
      <w:lvlText w:val="%1.%2.%3"/>
      <w:lvlJc w:val="left"/>
      <w:pPr>
        <w:ind w:left="0" w:firstLine="0"/>
      </w:pPr>
      <w:rPr>
        <w:rFonts w:hint="default"/>
      </w:rPr>
    </w:lvl>
    <w:lvl w:ilvl="3">
      <w:start w:val="1"/>
      <w:numFmt w:val="decimal"/>
      <w:pStyle w:val="Ttulo4"/>
      <w:lvlText w:val="%1.%2.%3.%4"/>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3" w15:restartNumberingAfterBreak="0">
    <w:nsid w:val="2B8C5112"/>
    <w:multiLevelType w:val="hybridMultilevel"/>
    <w:tmpl w:val="F274D63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D6E1CA3"/>
    <w:multiLevelType w:val="hybridMultilevel"/>
    <w:tmpl w:val="8E76B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AB18C9"/>
    <w:multiLevelType w:val="hybridMultilevel"/>
    <w:tmpl w:val="1FC061A2"/>
    <w:lvl w:ilvl="0" w:tplc="0816000F">
      <w:start w:val="1"/>
      <w:numFmt w:val="decimal"/>
      <w:lvlText w:val="%1."/>
      <w:lvlJc w:val="left"/>
      <w:pPr>
        <w:ind w:left="774" w:hanging="360"/>
      </w:pPr>
    </w:lvl>
    <w:lvl w:ilvl="1" w:tplc="08160019" w:tentative="1">
      <w:start w:val="1"/>
      <w:numFmt w:val="lowerLetter"/>
      <w:lvlText w:val="%2."/>
      <w:lvlJc w:val="left"/>
      <w:pPr>
        <w:ind w:left="1494" w:hanging="360"/>
      </w:pPr>
    </w:lvl>
    <w:lvl w:ilvl="2" w:tplc="0816001B" w:tentative="1">
      <w:start w:val="1"/>
      <w:numFmt w:val="lowerRoman"/>
      <w:lvlText w:val="%3."/>
      <w:lvlJc w:val="right"/>
      <w:pPr>
        <w:ind w:left="2214" w:hanging="180"/>
      </w:pPr>
    </w:lvl>
    <w:lvl w:ilvl="3" w:tplc="0816000F" w:tentative="1">
      <w:start w:val="1"/>
      <w:numFmt w:val="decimal"/>
      <w:lvlText w:val="%4."/>
      <w:lvlJc w:val="left"/>
      <w:pPr>
        <w:ind w:left="2934" w:hanging="360"/>
      </w:pPr>
    </w:lvl>
    <w:lvl w:ilvl="4" w:tplc="08160019" w:tentative="1">
      <w:start w:val="1"/>
      <w:numFmt w:val="lowerLetter"/>
      <w:lvlText w:val="%5."/>
      <w:lvlJc w:val="left"/>
      <w:pPr>
        <w:ind w:left="3654" w:hanging="360"/>
      </w:pPr>
    </w:lvl>
    <w:lvl w:ilvl="5" w:tplc="0816001B" w:tentative="1">
      <w:start w:val="1"/>
      <w:numFmt w:val="lowerRoman"/>
      <w:lvlText w:val="%6."/>
      <w:lvlJc w:val="right"/>
      <w:pPr>
        <w:ind w:left="4374" w:hanging="180"/>
      </w:pPr>
    </w:lvl>
    <w:lvl w:ilvl="6" w:tplc="0816000F" w:tentative="1">
      <w:start w:val="1"/>
      <w:numFmt w:val="decimal"/>
      <w:lvlText w:val="%7."/>
      <w:lvlJc w:val="left"/>
      <w:pPr>
        <w:ind w:left="5094" w:hanging="360"/>
      </w:pPr>
    </w:lvl>
    <w:lvl w:ilvl="7" w:tplc="08160019" w:tentative="1">
      <w:start w:val="1"/>
      <w:numFmt w:val="lowerLetter"/>
      <w:lvlText w:val="%8."/>
      <w:lvlJc w:val="left"/>
      <w:pPr>
        <w:ind w:left="5814" w:hanging="360"/>
      </w:pPr>
    </w:lvl>
    <w:lvl w:ilvl="8" w:tplc="0816001B" w:tentative="1">
      <w:start w:val="1"/>
      <w:numFmt w:val="lowerRoman"/>
      <w:lvlText w:val="%9."/>
      <w:lvlJc w:val="right"/>
      <w:pPr>
        <w:ind w:left="6534" w:hanging="180"/>
      </w:pPr>
    </w:lvl>
  </w:abstractNum>
  <w:abstractNum w:abstractNumId="16" w15:restartNumberingAfterBreak="0">
    <w:nsid w:val="2F3071BD"/>
    <w:multiLevelType w:val="hybridMultilevel"/>
    <w:tmpl w:val="7EA02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2FBD2A9D"/>
    <w:multiLevelType w:val="hybridMultilevel"/>
    <w:tmpl w:val="2D4E8928"/>
    <w:lvl w:ilvl="0" w:tplc="0816000F">
      <w:start w:val="1"/>
      <w:numFmt w:val="decimal"/>
      <w:lvlText w:val="%1."/>
      <w:lvlJc w:val="left"/>
      <w:pPr>
        <w:ind w:left="1788" w:hanging="360"/>
      </w:pPr>
    </w:lvl>
    <w:lvl w:ilvl="1" w:tplc="08160019" w:tentative="1">
      <w:start w:val="1"/>
      <w:numFmt w:val="lowerLetter"/>
      <w:lvlText w:val="%2."/>
      <w:lvlJc w:val="left"/>
      <w:pPr>
        <w:ind w:left="2508" w:hanging="360"/>
      </w:pPr>
    </w:lvl>
    <w:lvl w:ilvl="2" w:tplc="0816001B" w:tentative="1">
      <w:start w:val="1"/>
      <w:numFmt w:val="lowerRoman"/>
      <w:lvlText w:val="%3."/>
      <w:lvlJc w:val="right"/>
      <w:pPr>
        <w:ind w:left="3228" w:hanging="180"/>
      </w:pPr>
    </w:lvl>
    <w:lvl w:ilvl="3" w:tplc="0816000F" w:tentative="1">
      <w:start w:val="1"/>
      <w:numFmt w:val="decimal"/>
      <w:lvlText w:val="%4."/>
      <w:lvlJc w:val="left"/>
      <w:pPr>
        <w:ind w:left="3948" w:hanging="360"/>
      </w:pPr>
    </w:lvl>
    <w:lvl w:ilvl="4" w:tplc="08160019" w:tentative="1">
      <w:start w:val="1"/>
      <w:numFmt w:val="lowerLetter"/>
      <w:lvlText w:val="%5."/>
      <w:lvlJc w:val="left"/>
      <w:pPr>
        <w:ind w:left="4668" w:hanging="360"/>
      </w:pPr>
    </w:lvl>
    <w:lvl w:ilvl="5" w:tplc="0816001B" w:tentative="1">
      <w:start w:val="1"/>
      <w:numFmt w:val="lowerRoman"/>
      <w:lvlText w:val="%6."/>
      <w:lvlJc w:val="right"/>
      <w:pPr>
        <w:ind w:left="5388" w:hanging="180"/>
      </w:pPr>
    </w:lvl>
    <w:lvl w:ilvl="6" w:tplc="0816000F" w:tentative="1">
      <w:start w:val="1"/>
      <w:numFmt w:val="decimal"/>
      <w:lvlText w:val="%7."/>
      <w:lvlJc w:val="left"/>
      <w:pPr>
        <w:ind w:left="6108" w:hanging="360"/>
      </w:pPr>
    </w:lvl>
    <w:lvl w:ilvl="7" w:tplc="08160019" w:tentative="1">
      <w:start w:val="1"/>
      <w:numFmt w:val="lowerLetter"/>
      <w:lvlText w:val="%8."/>
      <w:lvlJc w:val="left"/>
      <w:pPr>
        <w:ind w:left="6828" w:hanging="360"/>
      </w:pPr>
    </w:lvl>
    <w:lvl w:ilvl="8" w:tplc="0816001B" w:tentative="1">
      <w:start w:val="1"/>
      <w:numFmt w:val="lowerRoman"/>
      <w:lvlText w:val="%9."/>
      <w:lvlJc w:val="right"/>
      <w:pPr>
        <w:ind w:left="7548" w:hanging="180"/>
      </w:pPr>
    </w:lvl>
  </w:abstractNum>
  <w:abstractNum w:abstractNumId="18" w15:restartNumberingAfterBreak="0">
    <w:nsid w:val="30E33D06"/>
    <w:multiLevelType w:val="hybridMultilevel"/>
    <w:tmpl w:val="7FD0AE4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20E1107"/>
    <w:multiLevelType w:val="hybridMultilevel"/>
    <w:tmpl w:val="CA3864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3BD257A"/>
    <w:multiLevelType w:val="hybridMultilevel"/>
    <w:tmpl w:val="88FC9DC8"/>
    <w:lvl w:ilvl="0" w:tplc="351261E8">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D940489"/>
    <w:multiLevelType w:val="hybridMultilevel"/>
    <w:tmpl w:val="461C03C0"/>
    <w:lvl w:ilvl="0" w:tplc="FDCAE114">
      <w:start w:val="1"/>
      <w:numFmt w:val="decimal"/>
      <w:lvlText w:val="%1."/>
      <w:lvlJc w:val="left"/>
      <w:pPr>
        <w:ind w:left="1004" w:hanging="360"/>
      </w:pPr>
    </w:lvl>
    <w:lvl w:ilvl="1" w:tplc="08160019" w:tentative="1">
      <w:start w:val="1"/>
      <w:numFmt w:val="lowerLetter"/>
      <w:lvlText w:val="%2."/>
      <w:lvlJc w:val="left"/>
      <w:pPr>
        <w:ind w:left="1724" w:hanging="360"/>
      </w:pPr>
    </w:lvl>
    <w:lvl w:ilvl="2" w:tplc="0816001B" w:tentative="1">
      <w:start w:val="1"/>
      <w:numFmt w:val="lowerRoman"/>
      <w:lvlText w:val="%3."/>
      <w:lvlJc w:val="right"/>
      <w:pPr>
        <w:ind w:left="2444" w:hanging="180"/>
      </w:pPr>
    </w:lvl>
    <w:lvl w:ilvl="3" w:tplc="0816000F" w:tentative="1">
      <w:start w:val="1"/>
      <w:numFmt w:val="decimal"/>
      <w:lvlText w:val="%4."/>
      <w:lvlJc w:val="left"/>
      <w:pPr>
        <w:ind w:left="3164" w:hanging="360"/>
      </w:pPr>
    </w:lvl>
    <w:lvl w:ilvl="4" w:tplc="08160019" w:tentative="1">
      <w:start w:val="1"/>
      <w:numFmt w:val="lowerLetter"/>
      <w:lvlText w:val="%5."/>
      <w:lvlJc w:val="left"/>
      <w:pPr>
        <w:ind w:left="3884" w:hanging="360"/>
      </w:pPr>
    </w:lvl>
    <w:lvl w:ilvl="5" w:tplc="0816001B" w:tentative="1">
      <w:start w:val="1"/>
      <w:numFmt w:val="lowerRoman"/>
      <w:lvlText w:val="%6."/>
      <w:lvlJc w:val="right"/>
      <w:pPr>
        <w:ind w:left="4604" w:hanging="180"/>
      </w:pPr>
    </w:lvl>
    <w:lvl w:ilvl="6" w:tplc="0816000F" w:tentative="1">
      <w:start w:val="1"/>
      <w:numFmt w:val="decimal"/>
      <w:lvlText w:val="%7."/>
      <w:lvlJc w:val="left"/>
      <w:pPr>
        <w:ind w:left="5324" w:hanging="360"/>
      </w:pPr>
    </w:lvl>
    <w:lvl w:ilvl="7" w:tplc="08160019" w:tentative="1">
      <w:start w:val="1"/>
      <w:numFmt w:val="lowerLetter"/>
      <w:lvlText w:val="%8."/>
      <w:lvlJc w:val="left"/>
      <w:pPr>
        <w:ind w:left="6044" w:hanging="360"/>
      </w:pPr>
    </w:lvl>
    <w:lvl w:ilvl="8" w:tplc="0816001B" w:tentative="1">
      <w:start w:val="1"/>
      <w:numFmt w:val="lowerRoman"/>
      <w:lvlText w:val="%9."/>
      <w:lvlJc w:val="right"/>
      <w:pPr>
        <w:ind w:left="6764" w:hanging="180"/>
      </w:pPr>
    </w:lvl>
  </w:abstractNum>
  <w:abstractNum w:abstractNumId="22" w15:restartNumberingAfterBreak="0">
    <w:nsid w:val="42450098"/>
    <w:multiLevelType w:val="hybridMultilevel"/>
    <w:tmpl w:val="0706C032"/>
    <w:lvl w:ilvl="0" w:tplc="0816000F">
      <w:start w:val="1"/>
      <w:numFmt w:val="decimal"/>
      <w:lvlText w:val="%1."/>
      <w:lvlJc w:val="left"/>
      <w:pPr>
        <w:ind w:left="210" w:hanging="360"/>
      </w:pPr>
    </w:lvl>
    <w:lvl w:ilvl="1" w:tplc="08160019" w:tentative="1">
      <w:start w:val="1"/>
      <w:numFmt w:val="lowerLetter"/>
      <w:lvlText w:val="%2."/>
      <w:lvlJc w:val="left"/>
      <w:pPr>
        <w:ind w:left="930" w:hanging="360"/>
      </w:pPr>
    </w:lvl>
    <w:lvl w:ilvl="2" w:tplc="0816001B" w:tentative="1">
      <w:start w:val="1"/>
      <w:numFmt w:val="lowerRoman"/>
      <w:lvlText w:val="%3."/>
      <w:lvlJc w:val="right"/>
      <w:pPr>
        <w:ind w:left="1650" w:hanging="180"/>
      </w:pPr>
    </w:lvl>
    <w:lvl w:ilvl="3" w:tplc="0816000F" w:tentative="1">
      <w:start w:val="1"/>
      <w:numFmt w:val="decimal"/>
      <w:lvlText w:val="%4."/>
      <w:lvlJc w:val="left"/>
      <w:pPr>
        <w:ind w:left="2370" w:hanging="360"/>
      </w:pPr>
    </w:lvl>
    <w:lvl w:ilvl="4" w:tplc="08160019" w:tentative="1">
      <w:start w:val="1"/>
      <w:numFmt w:val="lowerLetter"/>
      <w:lvlText w:val="%5."/>
      <w:lvlJc w:val="left"/>
      <w:pPr>
        <w:ind w:left="3090" w:hanging="360"/>
      </w:pPr>
    </w:lvl>
    <w:lvl w:ilvl="5" w:tplc="0816001B" w:tentative="1">
      <w:start w:val="1"/>
      <w:numFmt w:val="lowerRoman"/>
      <w:lvlText w:val="%6."/>
      <w:lvlJc w:val="right"/>
      <w:pPr>
        <w:ind w:left="3810" w:hanging="180"/>
      </w:pPr>
    </w:lvl>
    <w:lvl w:ilvl="6" w:tplc="0816000F" w:tentative="1">
      <w:start w:val="1"/>
      <w:numFmt w:val="decimal"/>
      <w:lvlText w:val="%7."/>
      <w:lvlJc w:val="left"/>
      <w:pPr>
        <w:ind w:left="4530" w:hanging="360"/>
      </w:pPr>
    </w:lvl>
    <w:lvl w:ilvl="7" w:tplc="08160019" w:tentative="1">
      <w:start w:val="1"/>
      <w:numFmt w:val="lowerLetter"/>
      <w:lvlText w:val="%8."/>
      <w:lvlJc w:val="left"/>
      <w:pPr>
        <w:ind w:left="5250" w:hanging="360"/>
      </w:pPr>
    </w:lvl>
    <w:lvl w:ilvl="8" w:tplc="0816001B" w:tentative="1">
      <w:start w:val="1"/>
      <w:numFmt w:val="lowerRoman"/>
      <w:lvlText w:val="%9."/>
      <w:lvlJc w:val="right"/>
      <w:pPr>
        <w:ind w:left="5970" w:hanging="180"/>
      </w:pPr>
    </w:lvl>
  </w:abstractNum>
  <w:abstractNum w:abstractNumId="23" w15:restartNumberingAfterBreak="0">
    <w:nsid w:val="49701E4C"/>
    <w:multiLevelType w:val="hybridMultilevel"/>
    <w:tmpl w:val="1130A7A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AF43E40"/>
    <w:multiLevelType w:val="hybridMultilevel"/>
    <w:tmpl w:val="2256B716"/>
    <w:lvl w:ilvl="0" w:tplc="7C287C4E">
      <w:start w:val="6"/>
      <w:numFmt w:val="bullet"/>
      <w:lvlText w:val="-"/>
      <w:lvlJc w:val="left"/>
      <w:pPr>
        <w:ind w:left="400" w:hanging="360"/>
      </w:pPr>
      <w:rPr>
        <w:rFonts w:ascii="Calibri" w:eastAsiaTheme="minorEastAsia" w:hAnsi="Calibri" w:cs="Calibri" w:hint="default"/>
      </w:rPr>
    </w:lvl>
    <w:lvl w:ilvl="1" w:tplc="08160003" w:tentative="1">
      <w:start w:val="1"/>
      <w:numFmt w:val="bullet"/>
      <w:lvlText w:val="o"/>
      <w:lvlJc w:val="left"/>
      <w:pPr>
        <w:ind w:left="1120" w:hanging="360"/>
      </w:pPr>
      <w:rPr>
        <w:rFonts w:ascii="Courier New" w:hAnsi="Courier New" w:cs="Courier New" w:hint="default"/>
      </w:rPr>
    </w:lvl>
    <w:lvl w:ilvl="2" w:tplc="08160005" w:tentative="1">
      <w:start w:val="1"/>
      <w:numFmt w:val="bullet"/>
      <w:lvlText w:val=""/>
      <w:lvlJc w:val="left"/>
      <w:pPr>
        <w:ind w:left="1840" w:hanging="360"/>
      </w:pPr>
      <w:rPr>
        <w:rFonts w:ascii="Wingdings" w:hAnsi="Wingdings" w:hint="default"/>
      </w:rPr>
    </w:lvl>
    <w:lvl w:ilvl="3" w:tplc="08160001" w:tentative="1">
      <w:start w:val="1"/>
      <w:numFmt w:val="bullet"/>
      <w:lvlText w:val=""/>
      <w:lvlJc w:val="left"/>
      <w:pPr>
        <w:ind w:left="2560" w:hanging="360"/>
      </w:pPr>
      <w:rPr>
        <w:rFonts w:ascii="Symbol" w:hAnsi="Symbol" w:hint="default"/>
      </w:rPr>
    </w:lvl>
    <w:lvl w:ilvl="4" w:tplc="08160003" w:tentative="1">
      <w:start w:val="1"/>
      <w:numFmt w:val="bullet"/>
      <w:lvlText w:val="o"/>
      <w:lvlJc w:val="left"/>
      <w:pPr>
        <w:ind w:left="3280" w:hanging="360"/>
      </w:pPr>
      <w:rPr>
        <w:rFonts w:ascii="Courier New" w:hAnsi="Courier New" w:cs="Courier New" w:hint="default"/>
      </w:rPr>
    </w:lvl>
    <w:lvl w:ilvl="5" w:tplc="08160005" w:tentative="1">
      <w:start w:val="1"/>
      <w:numFmt w:val="bullet"/>
      <w:lvlText w:val=""/>
      <w:lvlJc w:val="left"/>
      <w:pPr>
        <w:ind w:left="4000" w:hanging="360"/>
      </w:pPr>
      <w:rPr>
        <w:rFonts w:ascii="Wingdings" w:hAnsi="Wingdings" w:hint="default"/>
      </w:rPr>
    </w:lvl>
    <w:lvl w:ilvl="6" w:tplc="08160001" w:tentative="1">
      <w:start w:val="1"/>
      <w:numFmt w:val="bullet"/>
      <w:lvlText w:val=""/>
      <w:lvlJc w:val="left"/>
      <w:pPr>
        <w:ind w:left="4720" w:hanging="360"/>
      </w:pPr>
      <w:rPr>
        <w:rFonts w:ascii="Symbol" w:hAnsi="Symbol" w:hint="default"/>
      </w:rPr>
    </w:lvl>
    <w:lvl w:ilvl="7" w:tplc="08160003" w:tentative="1">
      <w:start w:val="1"/>
      <w:numFmt w:val="bullet"/>
      <w:lvlText w:val="o"/>
      <w:lvlJc w:val="left"/>
      <w:pPr>
        <w:ind w:left="5440" w:hanging="360"/>
      </w:pPr>
      <w:rPr>
        <w:rFonts w:ascii="Courier New" w:hAnsi="Courier New" w:cs="Courier New" w:hint="default"/>
      </w:rPr>
    </w:lvl>
    <w:lvl w:ilvl="8" w:tplc="08160005" w:tentative="1">
      <w:start w:val="1"/>
      <w:numFmt w:val="bullet"/>
      <w:lvlText w:val=""/>
      <w:lvlJc w:val="left"/>
      <w:pPr>
        <w:ind w:left="6160" w:hanging="360"/>
      </w:pPr>
      <w:rPr>
        <w:rFonts w:ascii="Wingdings" w:hAnsi="Wingdings" w:hint="default"/>
      </w:rPr>
    </w:lvl>
  </w:abstractNum>
  <w:abstractNum w:abstractNumId="25" w15:restartNumberingAfterBreak="0">
    <w:nsid w:val="4B717568"/>
    <w:multiLevelType w:val="hybridMultilevel"/>
    <w:tmpl w:val="EC06461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BD866E0"/>
    <w:multiLevelType w:val="multilevel"/>
    <w:tmpl w:val="5AAE31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FA41563"/>
    <w:multiLevelType w:val="hybridMultilevel"/>
    <w:tmpl w:val="424CF278"/>
    <w:lvl w:ilvl="0" w:tplc="6D5A9D8A">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3AB0EC7"/>
    <w:multiLevelType w:val="hybridMultilevel"/>
    <w:tmpl w:val="0E345C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4D64EC9"/>
    <w:multiLevelType w:val="hybridMultilevel"/>
    <w:tmpl w:val="CC543990"/>
    <w:lvl w:ilvl="0" w:tplc="428427CA">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9196C7D"/>
    <w:multiLevelType w:val="hybridMultilevel"/>
    <w:tmpl w:val="19AC594C"/>
    <w:lvl w:ilvl="0" w:tplc="E6E6BB9E">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98C080A"/>
    <w:multiLevelType w:val="multilevel"/>
    <w:tmpl w:val="8CC036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5E647069"/>
    <w:multiLevelType w:val="hybridMultilevel"/>
    <w:tmpl w:val="6B7033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031747E"/>
    <w:multiLevelType w:val="hybridMultilevel"/>
    <w:tmpl w:val="CFE4FE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3A04B39"/>
    <w:multiLevelType w:val="hybridMultilevel"/>
    <w:tmpl w:val="0DF6FD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5083ED4"/>
    <w:multiLevelType w:val="hybridMultilevel"/>
    <w:tmpl w:val="03D8F4D4"/>
    <w:lvl w:ilvl="0" w:tplc="1B701E48">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59F3FDD"/>
    <w:multiLevelType w:val="hybridMultilevel"/>
    <w:tmpl w:val="F0C45836"/>
    <w:lvl w:ilvl="0" w:tplc="E3F48BB4">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77D6660"/>
    <w:multiLevelType w:val="hybridMultilevel"/>
    <w:tmpl w:val="589E31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BDB062E"/>
    <w:multiLevelType w:val="hybridMultilevel"/>
    <w:tmpl w:val="81E0E1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C570E54"/>
    <w:multiLevelType w:val="hybridMultilevel"/>
    <w:tmpl w:val="CADE41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0F243F3"/>
    <w:multiLevelType w:val="multilevel"/>
    <w:tmpl w:val="0DEEE9AC"/>
    <w:lvl w:ilvl="0">
      <w:start w:val="1"/>
      <w:numFmt w:val="decimal"/>
      <w:lvlText w:val="%1."/>
      <w:lvlJc w:val="left"/>
      <w:pPr>
        <w:ind w:left="360" w:hanging="36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0872" w:hanging="1800"/>
      </w:pPr>
      <w:rPr>
        <w:rFonts w:hint="default"/>
      </w:rPr>
    </w:lvl>
  </w:abstractNum>
  <w:abstractNum w:abstractNumId="41" w15:restartNumberingAfterBreak="0">
    <w:nsid w:val="72515FC4"/>
    <w:multiLevelType w:val="hybridMultilevel"/>
    <w:tmpl w:val="5F00EFB6"/>
    <w:lvl w:ilvl="0" w:tplc="AC54AE3A">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28E12A8"/>
    <w:multiLevelType w:val="hybridMultilevel"/>
    <w:tmpl w:val="9148E1F0"/>
    <w:lvl w:ilvl="0" w:tplc="EA66EE40">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74F24BA6"/>
    <w:multiLevelType w:val="multilevel"/>
    <w:tmpl w:val="31340EC6"/>
    <w:lvl w:ilvl="0">
      <w:start w:val="2"/>
      <w:numFmt w:val="decimal"/>
      <w:suff w:val="nothing"/>
      <w:lvlText w:val="1.%1 - "/>
      <w:lvlJc w:val="left"/>
      <w:pPr>
        <w:ind w:left="360" w:hanging="360"/>
      </w:pPr>
      <w:rPr>
        <w:rFonts w:hint="default"/>
        <w:b w:val="0"/>
        <w:i w:val="0"/>
        <w:sz w:val="28"/>
      </w:rPr>
    </w:lvl>
    <w:lvl w:ilvl="1">
      <w:start w:val="1"/>
      <w:numFmt w:val="decimal"/>
      <w:lvlText w:val="1.%1.%2 -"/>
      <w:lvlJc w:val="left"/>
      <w:pPr>
        <w:tabs>
          <w:tab w:val="num" w:pos="1004"/>
        </w:tabs>
        <w:ind w:left="716" w:hanging="432"/>
      </w:pPr>
      <w:rPr>
        <w:rFonts w:ascii="Trebuchet MS" w:hAnsi="Trebuchet MS" w:hint="default"/>
        <w:b w:val="0"/>
        <w:i w:val="0"/>
        <w:color w:val="auto"/>
        <w:sz w:val="24"/>
        <w:u w:val="none"/>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4" w15:restartNumberingAfterBreak="0">
    <w:nsid w:val="75812B4E"/>
    <w:multiLevelType w:val="hybridMultilevel"/>
    <w:tmpl w:val="2A9E7C40"/>
    <w:lvl w:ilvl="0" w:tplc="747E97CE">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783423FC"/>
    <w:multiLevelType w:val="hybridMultilevel"/>
    <w:tmpl w:val="FD50A838"/>
    <w:lvl w:ilvl="0" w:tplc="0816000F">
      <w:start w:val="1"/>
      <w:numFmt w:val="decimal"/>
      <w:lvlText w:val="%1."/>
      <w:lvlJc w:val="left"/>
      <w:pPr>
        <w:ind w:left="720" w:hanging="360"/>
      </w:pPr>
      <w:rPr>
        <w:rFont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6" w15:restartNumberingAfterBreak="0">
    <w:nsid w:val="78912808"/>
    <w:multiLevelType w:val="hybridMultilevel"/>
    <w:tmpl w:val="4F34CDC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7" w15:restartNumberingAfterBreak="0">
    <w:nsid w:val="7B8574C8"/>
    <w:multiLevelType w:val="hybridMultilevel"/>
    <w:tmpl w:val="CD10928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43"/>
  </w:num>
  <w:num w:numId="2">
    <w:abstractNumId w:val="11"/>
  </w:num>
  <w:num w:numId="3">
    <w:abstractNumId w:val="5"/>
  </w:num>
  <w:num w:numId="4">
    <w:abstractNumId w:val="7"/>
  </w:num>
  <w:num w:numId="5">
    <w:abstractNumId w:val="21"/>
  </w:num>
  <w:num w:numId="6">
    <w:abstractNumId w:val="26"/>
  </w:num>
  <w:num w:numId="7">
    <w:abstractNumId w:val="31"/>
  </w:num>
  <w:num w:numId="8">
    <w:abstractNumId w:val="12"/>
  </w:num>
  <w:num w:numId="9">
    <w:abstractNumId w:val="34"/>
  </w:num>
  <w:num w:numId="10">
    <w:abstractNumId w:val="22"/>
  </w:num>
  <w:num w:numId="11">
    <w:abstractNumId w:val="8"/>
  </w:num>
  <w:num w:numId="12">
    <w:abstractNumId w:val="46"/>
  </w:num>
  <w:num w:numId="13">
    <w:abstractNumId w:val="25"/>
  </w:num>
  <w:num w:numId="14">
    <w:abstractNumId w:val="23"/>
  </w:num>
  <w:num w:numId="15">
    <w:abstractNumId w:val="17"/>
  </w:num>
  <w:num w:numId="16">
    <w:abstractNumId w:val="3"/>
  </w:num>
  <w:num w:numId="17">
    <w:abstractNumId w:val="4"/>
  </w:num>
  <w:num w:numId="18">
    <w:abstractNumId w:val="28"/>
  </w:num>
  <w:num w:numId="19">
    <w:abstractNumId w:val="9"/>
  </w:num>
  <w:num w:numId="20">
    <w:abstractNumId w:val="10"/>
  </w:num>
  <w:num w:numId="21">
    <w:abstractNumId w:val="2"/>
  </w:num>
  <w:num w:numId="22">
    <w:abstractNumId w:val="35"/>
  </w:num>
  <w:num w:numId="23">
    <w:abstractNumId w:val="36"/>
  </w:num>
  <w:num w:numId="24">
    <w:abstractNumId w:val="20"/>
  </w:num>
  <w:num w:numId="25">
    <w:abstractNumId w:val="0"/>
  </w:num>
  <w:num w:numId="26">
    <w:abstractNumId w:val="41"/>
  </w:num>
  <w:num w:numId="27">
    <w:abstractNumId w:val="42"/>
  </w:num>
  <w:num w:numId="28">
    <w:abstractNumId w:val="27"/>
  </w:num>
  <w:num w:numId="29">
    <w:abstractNumId w:val="29"/>
  </w:num>
  <w:num w:numId="30">
    <w:abstractNumId w:val="6"/>
  </w:num>
  <w:num w:numId="31">
    <w:abstractNumId w:val="30"/>
  </w:num>
  <w:num w:numId="32">
    <w:abstractNumId w:val="44"/>
  </w:num>
  <w:num w:numId="33">
    <w:abstractNumId w:val="32"/>
  </w:num>
  <w:num w:numId="34">
    <w:abstractNumId w:val="15"/>
  </w:num>
  <w:num w:numId="35">
    <w:abstractNumId w:val="18"/>
  </w:num>
  <w:num w:numId="36">
    <w:abstractNumId w:val="19"/>
  </w:num>
  <w:num w:numId="37">
    <w:abstractNumId w:val="39"/>
  </w:num>
  <w:num w:numId="38">
    <w:abstractNumId w:val="38"/>
  </w:num>
  <w:num w:numId="39">
    <w:abstractNumId w:val="14"/>
  </w:num>
  <w:num w:numId="40">
    <w:abstractNumId w:val="24"/>
  </w:num>
  <w:num w:numId="41">
    <w:abstractNumId w:val="16"/>
  </w:num>
  <w:num w:numId="42">
    <w:abstractNumId w:val="37"/>
  </w:num>
  <w:num w:numId="43">
    <w:abstractNumId w:val="33"/>
  </w:num>
  <w:num w:numId="44">
    <w:abstractNumId w:val="13"/>
  </w:num>
  <w:num w:numId="45">
    <w:abstractNumId w:val="47"/>
  </w:num>
  <w:num w:numId="46">
    <w:abstractNumId w:val="45"/>
  </w:num>
  <w:num w:numId="47">
    <w:abstractNumId w:val="1"/>
  </w:num>
  <w:num w:numId="48">
    <w:abstractNumId w:val="40"/>
  </w:num>
  <w:num w:numId="49">
    <w:abstractNumId w:val="12"/>
    <w:lvlOverride w:ilvl="0">
      <w:startOverride w:val="1"/>
    </w:lvlOverride>
    <w:lvlOverride w:ilvl="1">
      <w:startOverride w:val="2"/>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stavo Moreira">
    <w15:presenceInfo w15:providerId="Windows Live" w15:userId="9f2fa597f2826995"/>
  </w15:person>
  <w15:person w15:author="Fátima Rodrigues">
    <w15:presenceInfo w15:providerId="AD" w15:userId="S::mfc@isep.ipp.pt::e7ecf24d-d84e-4bef-bb21-d40d09d276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attachedTemplate r:id="rId1"/>
  <w:trackRevisions/>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D1A"/>
    <w:rsid w:val="000012A6"/>
    <w:rsid w:val="00003BDB"/>
    <w:rsid w:val="00006260"/>
    <w:rsid w:val="00012867"/>
    <w:rsid w:val="00012D1A"/>
    <w:rsid w:val="00020228"/>
    <w:rsid w:val="00035E64"/>
    <w:rsid w:val="000379FC"/>
    <w:rsid w:val="00042424"/>
    <w:rsid w:val="00047637"/>
    <w:rsid w:val="0005272D"/>
    <w:rsid w:val="000607E0"/>
    <w:rsid w:val="00061CA1"/>
    <w:rsid w:val="00063B8D"/>
    <w:rsid w:val="00074701"/>
    <w:rsid w:val="00080943"/>
    <w:rsid w:val="0008187F"/>
    <w:rsid w:val="00084608"/>
    <w:rsid w:val="00092314"/>
    <w:rsid w:val="000A01A9"/>
    <w:rsid w:val="000A0520"/>
    <w:rsid w:val="000A09ED"/>
    <w:rsid w:val="000A63DB"/>
    <w:rsid w:val="000B0851"/>
    <w:rsid w:val="000B1342"/>
    <w:rsid w:val="000B4B63"/>
    <w:rsid w:val="000C1978"/>
    <w:rsid w:val="000C24C2"/>
    <w:rsid w:val="000C63AC"/>
    <w:rsid w:val="000D05AD"/>
    <w:rsid w:val="000D5D9F"/>
    <w:rsid w:val="000E1F24"/>
    <w:rsid w:val="000E3DBB"/>
    <w:rsid w:val="000E5B2E"/>
    <w:rsid w:val="000E7766"/>
    <w:rsid w:val="0010069C"/>
    <w:rsid w:val="001213F4"/>
    <w:rsid w:val="00121413"/>
    <w:rsid w:val="00122553"/>
    <w:rsid w:val="00130FBD"/>
    <w:rsid w:val="0014113A"/>
    <w:rsid w:val="00145529"/>
    <w:rsid w:val="00155C1C"/>
    <w:rsid w:val="00157C6D"/>
    <w:rsid w:val="00172F1F"/>
    <w:rsid w:val="00175952"/>
    <w:rsid w:val="001773E9"/>
    <w:rsid w:val="001823C1"/>
    <w:rsid w:val="00186E2E"/>
    <w:rsid w:val="001A75FC"/>
    <w:rsid w:val="001B1A45"/>
    <w:rsid w:val="001B269D"/>
    <w:rsid w:val="001B48F9"/>
    <w:rsid w:val="001C600C"/>
    <w:rsid w:val="001C7B76"/>
    <w:rsid w:val="001D0FDE"/>
    <w:rsid w:val="001D2973"/>
    <w:rsid w:val="001D3FA0"/>
    <w:rsid w:val="001D5404"/>
    <w:rsid w:val="001E3D69"/>
    <w:rsid w:val="001F0166"/>
    <w:rsid w:val="001F1BAA"/>
    <w:rsid w:val="001F62B9"/>
    <w:rsid w:val="001F6542"/>
    <w:rsid w:val="001F7F98"/>
    <w:rsid w:val="00202389"/>
    <w:rsid w:val="00206341"/>
    <w:rsid w:val="0020650C"/>
    <w:rsid w:val="002073B0"/>
    <w:rsid w:val="00221B43"/>
    <w:rsid w:val="0023261D"/>
    <w:rsid w:val="00235604"/>
    <w:rsid w:val="0023779A"/>
    <w:rsid w:val="00254177"/>
    <w:rsid w:val="00257895"/>
    <w:rsid w:val="00263B43"/>
    <w:rsid w:val="00285577"/>
    <w:rsid w:val="002929DC"/>
    <w:rsid w:val="002A3511"/>
    <w:rsid w:val="002A6143"/>
    <w:rsid w:val="002B0516"/>
    <w:rsid w:val="002B3C85"/>
    <w:rsid w:val="002B5693"/>
    <w:rsid w:val="002C08EF"/>
    <w:rsid w:val="002C2463"/>
    <w:rsid w:val="002C2DE1"/>
    <w:rsid w:val="002C7B7F"/>
    <w:rsid w:val="002D0D4A"/>
    <w:rsid w:val="002D1F2A"/>
    <w:rsid w:val="002E0BCF"/>
    <w:rsid w:val="002E209D"/>
    <w:rsid w:val="00323684"/>
    <w:rsid w:val="00323CC2"/>
    <w:rsid w:val="00332C8E"/>
    <w:rsid w:val="00335EB4"/>
    <w:rsid w:val="0033773D"/>
    <w:rsid w:val="00344AEE"/>
    <w:rsid w:val="00352711"/>
    <w:rsid w:val="00361FB2"/>
    <w:rsid w:val="00362D99"/>
    <w:rsid w:val="003632CF"/>
    <w:rsid w:val="003709DA"/>
    <w:rsid w:val="003826E4"/>
    <w:rsid w:val="00384EF0"/>
    <w:rsid w:val="003856FB"/>
    <w:rsid w:val="00392D3D"/>
    <w:rsid w:val="00395526"/>
    <w:rsid w:val="00395B16"/>
    <w:rsid w:val="0039625A"/>
    <w:rsid w:val="00396FAF"/>
    <w:rsid w:val="003A21CF"/>
    <w:rsid w:val="003A5456"/>
    <w:rsid w:val="003B21D6"/>
    <w:rsid w:val="003B51B0"/>
    <w:rsid w:val="003B5BCB"/>
    <w:rsid w:val="003C12AD"/>
    <w:rsid w:val="003D0293"/>
    <w:rsid w:val="003D07B4"/>
    <w:rsid w:val="003F3FD1"/>
    <w:rsid w:val="003F7377"/>
    <w:rsid w:val="00406E32"/>
    <w:rsid w:val="00411E4E"/>
    <w:rsid w:val="00413F0B"/>
    <w:rsid w:val="00424E04"/>
    <w:rsid w:val="00432B88"/>
    <w:rsid w:val="00433206"/>
    <w:rsid w:val="00434DBE"/>
    <w:rsid w:val="0043515D"/>
    <w:rsid w:val="00440E93"/>
    <w:rsid w:val="0045292D"/>
    <w:rsid w:val="004614AE"/>
    <w:rsid w:val="00463876"/>
    <w:rsid w:val="0046532B"/>
    <w:rsid w:val="004725E8"/>
    <w:rsid w:val="00477F29"/>
    <w:rsid w:val="00480B23"/>
    <w:rsid w:val="00481C22"/>
    <w:rsid w:val="004A01FB"/>
    <w:rsid w:val="004A059A"/>
    <w:rsid w:val="004A6B39"/>
    <w:rsid w:val="004B408B"/>
    <w:rsid w:val="004B5FC5"/>
    <w:rsid w:val="004B614F"/>
    <w:rsid w:val="004D16F1"/>
    <w:rsid w:val="004D23FD"/>
    <w:rsid w:val="004D2E01"/>
    <w:rsid w:val="004D43DB"/>
    <w:rsid w:val="004D4A35"/>
    <w:rsid w:val="004D6399"/>
    <w:rsid w:val="004D7AA9"/>
    <w:rsid w:val="004E2E78"/>
    <w:rsid w:val="004E36E5"/>
    <w:rsid w:val="004E4100"/>
    <w:rsid w:val="004F34E7"/>
    <w:rsid w:val="004F614B"/>
    <w:rsid w:val="004F67FE"/>
    <w:rsid w:val="004F71C5"/>
    <w:rsid w:val="00503D2D"/>
    <w:rsid w:val="0050414F"/>
    <w:rsid w:val="00507A44"/>
    <w:rsid w:val="005167AF"/>
    <w:rsid w:val="00522354"/>
    <w:rsid w:val="00523CCD"/>
    <w:rsid w:val="005256B9"/>
    <w:rsid w:val="00526D6B"/>
    <w:rsid w:val="00531EA2"/>
    <w:rsid w:val="0055124A"/>
    <w:rsid w:val="00553243"/>
    <w:rsid w:val="00567EFE"/>
    <w:rsid w:val="00572347"/>
    <w:rsid w:val="00580BD9"/>
    <w:rsid w:val="005927B8"/>
    <w:rsid w:val="00595BDD"/>
    <w:rsid w:val="00595C69"/>
    <w:rsid w:val="005A3746"/>
    <w:rsid w:val="005B686D"/>
    <w:rsid w:val="005C2E0B"/>
    <w:rsid w:val="005C34D6"/>
    <w:rsid w:val="005E5C92"/>
    <w:rsid w:val="005E7408"/>
    <w:rsid w:val="006176DC"/>
    <w:rsid w:val="0062798F"/>
    <w:rsid w:val="00631184"/>
    <w:rsid w:val="00632664"/>
    <w:rsid w:val="006451D2"/>
    <w:rsid w:val="006457F3"/>
    <w:rsid w:val="006638BC"/>
    <w:rsid w:val="006662DC"/>
    <w:rsid w:val="00666426"/>
    <w:rsid w:val="00667584"/>
    <w:rsid w:val="00676A71"/>
    <w:rsid w:val="006861C4"/>
    <w:rsid w:val="00687AA7"/>
    <w:rsid w:val="00696B40"/>
    <w:rsid w:val="00697CE9"/>
    <w:rsid w:val="006D3EC7"/>
    <w:rsid w:val="006D47CC"/>
    <w:rsid w:val="006D66B9"/>
    <w:rsid w:val="006E7800"/>
    <w:rsid w:val="006F1FD7"/>
    <w:rsid w:val="006F3F93"/>
    <w:rsid w:val="00700570"/>
    <w:rsid w:val="00712183"/>
    <w:rsid w:val="007175F4"/>
    <w:rsid w:val="00720600"/>
    <w:rsid w:val="007366C5"/>
    <w:rsid w:val="0074667D"/>
    <w:rsid w:val="0075233C"/>
    <w:rsid w:val="00753B0A"/>
    <w:rsid w:val="007670F7"/>
    <w:rsid w:val="007708D0"/>
    <w:rsid w:val="007716D5"/>
    <w:rsid w:val="00786AA1"/>
    <w:rsid w:val="00791003"/>
    <w:rsid w:val="0079235C"/>
    <w:rsid w:val="007A57D9"/>
    <w:rsid w:val="007B0AB6"/>
    <w:rsid w:val="007B0B4B"/>
    <w:rsid w:val="007B1228"/>
    <w:rsid w:val="007C0E87"/>
    <w:rsid w:val="007C73EA"/>
    <w:rsid w:val="007D6C23"/>
    <w:rsid w:val="007E1B4E"/>
    <w:rsid w:val="007E6095"/>
    <w:rsid w:val="008009B8"/>
    <w:rsid w:val="00805BEF"/>
    <w:rsid w:val="00813B4B"/>
    <w:rsid w:val="00813D99"/>
    <w:rsid w:val="00815D54"/>
    <w:rsid w:val="0081602F"/>
    <w:rsid w:val="00817DE3"/>
    <w:rsid w:val="008319C0"/>
    <w:rsid w:val="00832DDA"/>
    <w:rsid w:val="008359F1"/>
    <w:rsid w:val="00840F15"/>
    <w:rsid w:val="00841077"/>
    <w:rsid w:val="008451A3"/>
    <w:rsid w:val="0085089B"/>
    <w:rsid w:val="008516C8"/>
    <w:rsid w:val="00855911"/>
    <w:rsid w:val="0085778A"/>
    <w:rsid w:val="00867114"/>
    <w:rsid w:val="00872540"/>
    <w:rsid w:val="008735C2"/>
    <w:rsid w:val="0087604F"/>
    <w:rsid w:val="00890CDB"/>
    <w:rsid w:val="00891872"/>
    <w:rsid w:val="00895C3A"/>
    <w:rsid w:val="00897A74"/>
    <w:rsid w:val="008A0C70"/>
    <w:rsid w:val="008A2AA9"/>
    <w:rsid w:val="008A4ACE"/>
    <w:rsid w:val="008C6BE9"/>
    <w:rsid w:val="008D0F80"/>
    <w:rsid w:val="008D34AA"/>
    <w:rsid w:val="008D7220"/>
    <w:rsid w:val="008E0B46"/>
    <w:rsid w:val="008E1047"/>
    <w:rsid w:val="008E77F9"/>
    <w:rsid w:val="008F131E"/>
    <w:rsid w:val="008F3435"/>
    <w:rsid w:val="008F4BAC"/>
    <w:rsid w:val="008F6744"/>
    <w:rsid w:val="008F71E8"/>
    <w:rsid w:val="00902FFB"/>
    <w:rsid w:val="00905261"/>
    <w:rsid w:val="00907ED8"/>
    <w:rsid w:val="0093025B"/>
    <w:rsid w:val="009314C2"/>
    <w:rsid w:val="00944118"/>
    <w:rsid w:val="00946A0A"/>
    <w:rsid w:val="00946D99"/>
    <w:rsid w:val="009502DA"/>
    <w:rsid w:val="009520C5"/>
    <w:rsid w:val="00953135"/>
    <w:rsid w:val="00955F40"/>
    <w:rsid w:val="00956FCF"/>
    <w:rsid w:val="009622A0"/>
    <w:rsid w:val="0096366C"/>
    <w:rsid w:val="0096786D"/>
    <w:rsid w:val="00971D76"/>
    <w:rsid w:val="00974742"/>
    <w:rsid w:val="00987C5E"/>
    <w:rsid w:val="00997EB8"/>
    <w:rsid w:val="009A1246"/>
    <w:rsid w:val="009B0B4F"/>
    <w:rsid w:val="009B5465"/>
    <w:rsid w:val="009C01FB"/>
    <w:rsid w:val="009C19E2"/>
    <w:rsid w:val="009C2102"/>
    <w:rsid w:val="009C380E"/>
    <w:rsid w:val="009C3A91"/>
    <w:rsid w:val="009D05B5"/>
    <w:rsid w:val="009D5267"/>
    <w:rsid w:val="009D7505"/>
    <w:rsid w:val="009E30BA"/>
    <w:rsid w:val="009E3D64"/>
    <w:rsid w:val="009E49FD"/>
    <w:rsid w:val="009F013B"/>
    <w:rsid w:val="00A01201"/>
    <w:rsid w:val="00A15C66"/>
    <w:rsid w:val="00A2414C"/>
    <w:rsid w:val="00A26C34"/>
    <w:rsid w:val="00A308DD"/>
    <w:rsid w:val="00A31F44"/>
    <w:rsid w:val="00A44F33"/>
    <w:rsid w:val="00A51009"/>
    <w:rsid w:val="00A5145A"/>
    <w:rsid w:val="00A53B96"/>
    <w:rsid w:val="00A5547E"/>
    <w:rsid w:val="00A55DD4"/>
    <w:rsid w:val="00A63F4E"/>
    <w:rsid w:val="00A73BCB"/>
    <w:rsid w:val="00A800B6"/>
    <w:rsid w:val="00A87C14"/>
    <w:rsid w:val="00A93250"/>
    <w:rsid w:val="00A93981"/>
    <w:rsid w:val="00A973E0"/>
    <w:rsid w:val="00AA6D00"/>
    <w:rsid w:val="00AA779D"/>
    <w:rsid w:val="00AB1DB5"/>
    <w:rsid w:val="00AB22FC"/>
    <w:rsid w:val="00AB52C3"/>
    <w:rsid w:val="00AC3F70"/>
    <w:rsid w:val="00AC450A"/>
    <w:rsid w:val="00AD04F5"/>
    <w:rsid w:val="00AE1A6D"/>
    <w:rsid w:val="00AE7877"/>
    <w:rsid w:val="00AF12FA"/>
    <w:rsid w:val="00AF535C"/>
    <w:rsid w:val="00AF6459"/>
    <w:rsid w:val="00B01B8B"/>
    <w:rsid w:val="00B02252"/>
    <w:rsid w:val="00B06751"/>
    <w:rsid w:val="00B12037"/>
    <w:rsid w:val="00B3636A"/>
    <w:rsid w:val="00B552C7"/>
    <w:rsid w:val="00B70D46"/>
    <w:rsid w:val="00B75360"/>
    <w:rsid w:val="00B82B2B"/>
    <w:rsid w:val="00B8326C"/>
    <w:rsid w:val="00B85042"/>
    <w:rsid w:val="00B90052"/>
    <w:rsid w:val="00B91823"/>
    <w:rsid w:val="00BA7795"/>
    <w:rsid w:val="00BB1DE7"/>
    <w:rsid w:val="00BB3375"/>
    <w:rsid w:val="00BC57F6"/>
    <w:rsid w:val="00BD061A"/>
    <w:rsid w:val="00BD2806"/>
    <w:rsid w:val="00BD2EAE"/>
    <w:rsid w:val="00BE0C34"/>
    <w:rsid w:val="00BE2D70"/>
    <w:rsid w:val="00BE6EBA"/>
    <w:rsid w:val="00BF35D8"/>
    <w:rsid w:val="00BF59E7"/>
    <w:rsid w:val="00C02F56"/>
    <w:rsid w:val="00C15F33"/>
    <w:rsid w:val="00C23438"/>
    <w:rsid w:val="00C25A99"/>
    <w:rsid w:val="00C33251"/>
    <w:rsid w:val="00C33A33"/>
    <w:rsid w:val="00C44794"/>
    <w:rsid w:val="00C45317"/>
    <w:rsid w:val="00C47C7C"/>
    <w:rsid w:val="00C66852"/>
    <w:rsid w:val="00C7037D"/>
    <w:rsid w:val="00C72706"/>
    <w:rsid w:val="00C743BD"/>
    <w:rsid w:val="00C830DD"/>
    <w:rsid w:val="00C83C48"/>
    <w:rsid w:val="00C843A5"/>
    <w:rsid w:val="00C93AA2"/>
    <w:rsid w:val="00C975E7"/>
    <w:rsid w:val="00CA0160"/>
    <w:rsid w:val="00CA0260"/>
    <w:rsid w:val="00CA2E96"/>
    <w:rsid w:val="00CB7C2B"/>
    <w:rsid w:val="00CC09AD"/>
    <w:rsid w:val="00CC59A1"/>
    <w:rsid w:val="00CC6A9D"/>
    <w:rsid w:val="00CD09E7"/>
    <w:rsid w:val="00CE0B8B"/>
    <w:rsid w:val="00CE6245"/>
    <w:rsid w:val="00CF3515"/>
    <w:rsid w:val="00CF788C"/>
    <w:rsid w:val="00D01FF6"/>
    <w:rsid w:val="00D052E8"/>
    <w:rsid w:val="00D14687"/>
    <w:rsid w:val="00D154A7"/>
    <w:rsid w:val="00D17A13"/>
    <w:rsid w:val="00D22E2D"/>
    <w:rsid w:val="00D32EB5"/>
    <w:rsid w:val="00D3643D"/>
    <w:rsid w:val="00D43C6F"/>
    <w:rsid w:val="00D5201C"/>
    <w:rsid w:val="00D641B0"/>
    <w:rsid w:val="00D64FBC"/>
    <w:rsid w:val="00D72DBC"/>
    <w:rsid w:val="00D8249D"/>
    <w:rsid w:val="00DB344C"/>
    <w:rsid w:val="00DB7954"/>
    <w:rsid w:val="00DC0512"/>
    <w:rsid w:val="00DC3D5E"/>
    <w:rsid w:val="00DF4932"/>
    <w:rsid w:val="00E01A5A"/>
    <w:rsid w:val="00E10E7D"/>
    <w:rsid w:val="00E131C2"/>
    <w:rsid w:val="00E24ADF"/>
    <w:rsid w:val="00E34B8C"/>
    <w:rsid w:val="00E37AD6"/>
    <w:rsid w:val="00E408D4"/>
    <w:rsid w:val="00E4235D"/>
    <w:rsid w:val="00E51358"/>
    <w:rsid w:val="00E5744B"/>
    <w:rsid w:val="00E6737B"/>
    <w:rsid w:val="00E67AD9"/>
    <w:rsid w:val="00E75591"/>
    <w:rsid w:val="00E8243A"/>
    <w:rsid w:val="00E97F9F"/>
    <w:rsid w:val="00EA194C"/>
    <w:rsid w:val="00EA53A5"/>
    <w:rsid w:val="00EB0C34"/>
    <w:rsid w:val="00EB2ED4"/>
    <w:rsid w:val="00EB453C"/>
    <w:rsid w:val="00EB61C2"/>
    <w:rsid w:val="00EC0D7A"/>
    <w:rsid w:val="00EC41AB"/>
    <w:rsid w:val="00ED3D52"/>
    <w:rsid w:val="00EE33DA"/>
    <w:rsid w:val="00EE73A6"/>
    <w:rsid w:val="00EF592E"/>
    <w:rsid w:val="00EF7DEE"/>
    <w:rsid w:val="00F1425B"/>
    <w:rsid w:val="00F16197"/>
    <w:rsid w:val="00F217F9"/>
    <w:rsid w:val="00F27DA5"/>
    <w:rsid w:val="00F4266C"/>
    <w:rsid w:val="00F44517"/>
    <w:rsid w:val="00F559DD"/>
    <w:rsid w:val="00F562CB"/>
    <w:rsid w:val="00F60E6E"/>
    <w:rsid w:val="00F612CA"/>
    <w:rsid w:val="00F629F5"/>
    <w:rsid w:val="00F665C9"/>
    <w:rsid w:val="00F716AC"/>
    <w:rsid w:val="00F77F7A"/>
    <w:rsid w:val="00F9016C"/>
    <w:rsid w:val="00F9625E"/>
    <w:rsid w:val="00FA03B7"/>
    <w:rsid w:val="00FA7F45"/>
    <w:rsid w:val="00FB327D"/>
    <w:rsid w:val="00FB5A32"/>
    <w:rsid w:val="00FB7FAE"/>
    <w:rsid w:val="00FC0620"/>
    <w:rsid w:val="00FC2A9E"/>
    <w:rsid w:val="00FC2E8B"/>
    <w:rsid w:val="00FD17F7"/>
    <w:rsid w:val="00FE0181"/>
    <w:rsid w:val="00FE4E21"/>
    <w:rsid w:val="00FF33D6"/>
    <w:rsid w:val="00FF74AE"/>
  </w:rsids>
  <m:mathPr>
    <m:mathFont m:val="Cambria Math"/>
    <m:brkBin m:val="before"/>
    <m:brkBinSub m:val="--"/>
    <m:smallFrac m:val="0"/>
    <m:dispDef/>
    <m:lMargin m:val="0"/>
    <m:rMargin m:val="0"/>
    <m:defJc m:val="centerGroup"/>
    <m:wrapIndent m:val="1440"/>
    <m:intLim m:val="subSup"/>
    <m:naryLim m:val="undOvr"/>
  </m:mathPr>
  <w:themeFontLang w:val="pt-PT"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CE564"/>
  <w15:docId w15:val="{8D80D1F0-0D7E-4384-929D-7A331AFC8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Ttulo1">
    <w:name w:val="heading 1"/>
    <w:basedOn w:val="Normal"/>
    <w:next w:val="Normal"/>
    <w:link w:val="Ttulo1Char"/>
    <w:autoRedefine/>
    <w:uiPriority w:val="9"/>
    <w:qFormat/>
    <w:rsid w:val="00632664"/>
    <w:pPr>
      <w:keepNext/>
      <w:numPr>
        <w:numId w:val="8"/>
      </w:numPr>
      <w:tabs>
        <w:tab w:val="left" w:pos="1613"/>
      </w:tabs>
      <w:spacing w:before="3240" w:after="600"/>
      <w:outlineLvl w:val="0"/>
      <w:pPrChange w:id="0" w:author="Gustavo Moreira" w:date="2021-02-21T11:23:00Z">
        <w:pPr>
          <w:keepNext/>
          <w:numPr>
            <w:numId w:val="8"/>
          </w:numPr>
          <w:tabs>
            <w:tab w:val="left" w:pos="1613"/>
          </w:tabs>
          <w:spacing w:before="3240" w:after="600" w:line="276" w:lineRule="auto"/>
          <w:ind w:left="431" w:hanging="431"/>
          <w:outlineLvl w:val="0"/>
        </w:pPr>
      </w:pPrChange>
    </w:pPr>
    <w:rPr>
      <w:rFonts w:ascii="Calibri" w:eastAsia="Times New Roman" w:hAnsi="Calibri" w:cs="Calibri"/>
      <w:b/>
      <w:bCs/>
      <w:color w:val="000000"/>
      <w:kern w:val="28"/>
      <w:sz w:val="48"/>
      <w:szCs w:val="48"/>
      <w:lang w:val="en-US"/>
      <w:rPrChange w:id="0" w:author="Gustavo Moreira" w:date="2021-02-21T11:23:00Z">
        <w:rPr>
          <w:rFonts w:ascii="Calibri" w:hAnsi="Calibri" w:cs="Calibri"/>
          <w:b/>
          <w:bCs/>
          <w:color w:val="000000"/>
          <w:kern w:val="28"/>
          <w:sz w:val="48"/>
          <w:szCs w:val="48"/>
          <w:lang w:val="pt-PT" w:eastAsia="zh-TW" w:bidi="ar-SA"/>
        </w:rPr>
      </w:rPrChange>
    </w:rPr>
  </w:style>
  <w:style w:type="paragraph" w:styleId="Ttulo2">
    <w:name w:val="heading 2"/>
    <w:basedOn w:val="Ttulo3"/>
    <w:next w:val="Normal"/>
    <w:link w:val="Ttulo2Char"/>
    <w:autoRedefine/>
    <w:qFormat/>
    <w:rsid w:val="00A44F33"/>
    <w:pPr>
      <w:numPr>
        <w:ilvl w:val="1"/>
      </w:numPr>
      <w:outlineLvl w:val="1"/>
      <w:pPrChange w:id="1" w:author="Gustavo Moreira" w:date="2021-02-21T11:24:00Z">
        <w:pPr>
          <w:autoSpaceDE w:val="0"/>
          <w:autoSpaceDN w:val="0"/>
          <w:adjustRightInd w:val="0"/>
          <w:spacing w:before="600" w:after="200" w:line="360" w:lineRule="atLeast"/>
          <w:outlineLvl w:val="1"/>
        </w:pPr>
      </w:pPrChange>
    </w:pPr>
    <w:rPr>
      <w:lang w:val="en-US"/>
      <w:rPrChange w:id="1" w:author="Gustavo Moreira" w:date="2021-02-21T11:24:00Z">
        <w:rPr>
          <w:rFonts w:ascii="Calibri" w:hAnsi="Calibri" w:cs="Calibri"/>
          <w:color w:val="000000"/>
          <w:sz w:val="32"/>
          <w:szCs w:val="32"/>
          <w:lang w:val="en-GB" w:eastAsia="zh-TW" w:bidi="ar-SA"/>
        </w:rPr>
      </w:rPrChange>
    </w:rPr>
  </w:style>
  <w:style w:type="paragraph" w:styleId="Ttulo3">
    <w:name w:val="heading 3"/>
    <w:basedOn w:val="Normal"/>
    <w:next w:val="Normal"/>
    <w:link w:val="Ttulo3Char"/>
    <w:autoRedefine/>
    <w:unhideWhenUsed/>
    <w:qFormat/>
    <w:rsid w:val="000D05AD"/>
    <w:pPr>
      <w:keepNext/>
      <w:keepLines/>
      <w:numPr>
        <w:ilvl w:val="2"/>
        <w:numId w:val="8"/>
      </w:numPr>
      <w:spacing w:before="480" w:after="240"/>
      <w:outlineLvl w:val="2"/>
      <w:pPrChange w:id="2" w:author="Gustavo Moreira" w:date="2021-02-20T17:20:00Z">
        <w:pPr>
          <w:keepNext/>
          <w:keepLines/>
          <w:numPr>
            <w:ilvl w:val="2"/>
            <w:numId w:val="8"/>
          </w:numPr>
          <w:spacing w:before="480" w:after="240" w:line="276" w:lineRule="auto"/>
          <w:ind w:left="1565" w:hanging="431"/>
          <w:outlineLvl w:val="2"/>
        </w:pPr>
      </w:pPrChange>
    </w:pPr>
    <w:rPr>
      <w:rFonts w:ascii="Calibri" w:eastAsiaTheme="majorEastAsia" w:hAnsi="Calibri" w:cstheme="majorBidi"/>
      <w:b/>
      <w:bCs/>
      <w:color w:val="000000" w:themeColor="text1"/>
      <w:sz w:val="24"/>
      <w:rPrChange w:id="2" w:author="Gustavo Moreira" w:date="2021-02-20T17:20:00Z">
        <w:rPr>
          <w:rFonts w:ascii="Calibri" w:eastAsiaTheme="majorEastAsia" w:hAnsi="Calibri" w:cstheme="majorBidi"/>
          <w:b/>
          <w:bCs/>
          <w:color w:val="000000" w:themeColor="text1"/>
          <w:sz w:val="24"/>
          <w:szCs w:val="22"/>
          <w:lang w:val="en-GB" w:eastAsia="zh-TW" w:bidi="ar-SA"/>
        </w:rPr>
      </w:rPrChange>
    </w:rPr>
  </w:style>
  <w:style w:type="paragraph" w:styleId="Ttulo4">
    <w:name w:val="heading 4"/>
    <w:basedOn w:val="Normal"/>
    <w:next w:val="Normal"/>
    <w:link w:val="Ttulo4Char"/>
    <w:autoRedefine/>
    <w:qFormat/>
    <w:rsid w:val="00A55DD4"/>
    <w:pPr>
      <w:keepNext/>
      <w:numPr>
        <w:ilvl w:val="3"/>
        <w:numId w:val="8"/>
      </w:numPr>
      <w:spacing w:after="0"/>
      <w:outlineLvl w:val="3"/>
    </w:pPr>
    <w:rPr>
      <w:rFonts w:ascii="Calibri" w:eastAsia="Times New Roman" w:hAnsi="Calibri" w:cs="Calibri"/>
      <w:bCs/>
      <w:color w:val="000000"/>
    </w:rPr>
  </w:style>
  <w:style w:type="paragraph" w:styleId="Ttulo5">
    <w:name w:val="heading 5"/>
    <w:basedOn w:val="Normal"/>
    <w:next w:val="Normal"/>
    <w:link w:val="Ttulo5Char"/>
    <w:autoRedefine/>
    <w:rsid w:val="00CE0B8B"/>
    <w:pPr>
      <w:numPr>
        <w:ilvl w:val="4"/>
        <w:numId w:val="8"/>
      </w:numPr>
      <w:spacing w:after="0"/>
      <w:outlineLvl w:val="4"/>
    </w:pPr>
    <w:rPr>
      <w:rFonts w:ascii="Calibri" w:eastAsia="Times New Roman" w:hAnsi="Calibri" w:cs="Calibri"/>
      <w:bCs/>
      <w:iCs/>
      <w:color w:val="000000"/>
    </w:rPr>
  </w:style>
  <w:style w:type="paragraph" w:styleId="Ttulo6">
    <w:name w:val="heading 6"/>
    <w:basedOn w:val="Normal"/>
    <w:next w:val="Normal"/>
    <w:link w:val="Ttulo6Char"/>
    <w:rsid w:val="00CE0B8B"/>
    <w:pPr>
      <w:numPr>
        <w:ilvl w:val="5"/>
        <w:numId w:val="8"/>
      </w:numPr>
      <w:spacing w:after="0"/>
      <w:outlineLvl w:val="5"/>
    </w:pPr>
    <w:rPr>
      <w:rFonts w:ascii="Calibri" w:eastAsia="Times New Roman" w:hAnsi="Calibri" w:cs="Calibri"/>
      <w:bCs/>
      <w:color w:val="000000"/>
    </w:rPr>
  </w:style>
  <w:style w:type="paragraph" w:styleId="Ttulo7">
    <w:name w:val="heading 7"/>
    <w:basedOn w:val="Normal"/>
    <w:next w:val="Normal"/>
    <w:link w:val="Ttulo7Char"/>
    <w:rsid w:val="00CE0B8B"/>
    <w:pPr>
      <w:numPr>
        <w:ilvl w:val="6"/>
        <w:numId w:val="8"/>
      </w:numPr>
      <w:spacing w:after="0"/>
      <w:outlineLvl w:val="6"/>
    </w:pPr>
    <w:rPr>
      <w:rFonts w:ascii="Calibri" w:eastAsia="Times New Roman" w:hAnsi="Calibri" w:cs="Calibri"/>
      <w:bCs/>
      <w:color w:val="000000"/>
    </w:rPr>
  </w:style>
  <w:style w:type="paragraph" w:styleId="Ttulo8">
    <w:name w:val="heading 8"/>
    <w:basedOn w:val="Normal"/>
    <w:next w:val="Normal"/>
    <w:link w:val="Ttulo8Char"/>
    <w:rsid w:val="00CE0B8B"/>
    <w:pPr>
      <w:numPr>
        <w:ilvl w:val="7"/>
        <w:numId w:val="8"/>
      </w:numPr>
      <w:spacing w:after="0"/>
      <w:outlineLvl w:val="7"/>
    </w:pPr>
    <w:rPr>
      <w:rFonts w:ascii="Calibri" w:eastAsia="Times New Roman" w:hAnsi="Calibri" w:cs="Calibri"/>
      <w:bCs/>
      <w:i/>
      <w:color w:val="000000"/>
    </w:rPr>
  </w:style>
  <w:style w:type="paragraph" w:styleId="Ttulo9">
    <w:name w:val="heading 9"/>
    <w:basedOn w:val="Normal"/>
    <w:next w:val="Normal"/>
    <w:link w:val="Ttulo9Char"/>
    <w:rsid w:val="00CE0B8B"/>
    <w:pPr>
      <w:numPr>
        <w:ilvl w:val="8"/>
        <w:numId w:val="8"/>
      </w:numPr>
      <w:spacing w:after="0"/>
      <w:outlineLvl w:val="8"/>
    </w:pPr>
    <w:rPr>
      <w:rFonts w:ascii="Calibri" w:eastAsia="Times New Roman" w:hAnsi="Calibri" w:cs="Calibri"/>
      <w:bCs/>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897A74"/>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897A74"/>
    <w:rPr>
      <w:rFonts w:ascii="Tahoma" w:hAnsi="Tahoma" w:cs="Tahoma"/>
      <w:sz w:val="16"/>
      <w:szCs w:val="16"/>
    </w:rPr>
  </w:style>
  <w:style w:type="paragraph" w:styleId="AssinaturadeEmail">
    <w:name w:val="E-mail Signature"/>
    <w:basedOn w:val="Normal"/>
    <w:link w:val="AssinaturadeEmailChar"/>
    <w:uiPriority w:val="99"/>
    <w:unhideWhenUsed/>
    <w:rsid w:val="00257895"/>
    <w:pPr>
      <w:spacing w:after="0"/>
    </w:pPr>
  </w:style>
  <w:style w:type="character" w:customStyle="1" w:styleId="AssinaturadeEmailChar">
    <w:name w:val="Assinatura de Email Char"/>
    <w:basedOn w:val="Fontepargpadro"/>
    <w:link w:val="AssinaturadeEmail"/>
    <w:uiPriority w:val="99"/>
    <w:rsid w:val="00257895"/>
  </w:style>
  <w:style w:type="paragraph" w:styleId="TextosemFormatao">
    <w:name w:val="Plain Text"/>
    <w:basedOn w:val="Normal"/>
    <w:link w:val="TextosemFormataoChar"/>
    <w:uiPriority w:val="99"/>
    <w:semiHidden/>
    <w:unhideWhenUsed/>
    <w:rsid w:val="008F4BAC"/>
    <w:pPr>
      <w:spacing w:after="0"/>
    </w:pPr>
    <w:rPr>
      <w:rFonts w:ascii="Consolas" w:hAnsi="Consolas" w:cs="Consolas"/>
      <w:sz w:val="21"/>
      <w:szCs w:val="21"/>
    </w:rPr>
  </w:style>
  <w:style w:type="character" w:customStyle="1" w:styleId="TextosemFormataoChar">
    <w:name w:val="Texto sem Formatação Char"/>
    <w:basedOn w:val="Fontepargpadro"/>
    <w:link w:val="TextosemFormatao"/>
    <w:uiPriority w:val="99"/>
    <w:semiHidden/>
    <w:rsid w:val="008F4BAC"/>
    <w:rPr>
      <w:rFonts w:ascii="Consolas" w:hAnsi="Consolas" w:cs="Consolas"/>
      <w:sz w:val="21"/>
      <w:szCs w:val="21"/>
    </w:rPr>
  </w:style>
  <w:style w:type="paragraph" w:styleId="Sumrio1">
    <w:name w:val="toc 1"/>
    <w:basedOn w:val="Normal"/>
    <w:next w:val="Normal"/>
    <w:uiPriority w:val="39"/>
    <w:rsid w:val="00D154A7"/>
    <w:pPr>
      <w:tabs>
        <w:tab w:val="right" w:leader="dot" w:pos="8640"/>
      </w:tabs>
      <w:spacing w:before="240" w:after="0"/>
    </w:pPr>
    <w:rPr>
      <w:rFonts w:ascii="Trebuchet MS" w:eastAsia="Times New Roman" w:hAnsi="Trebuchet MS" w:cs="Times New Roman"/>
      <w:b/>
      <w:noProof/>
      <w:szCs w:val="20"/>
      <w:lang w:val="en-CA"/>
    </w:rPr>
  </w:style>
  <w:style w:type="paragraph" w:styleId="Sumrio2">
    <w:name w:val="toc 2"/>
    <w:basedOn w:val="Normal"/>
    <w:next w:val="Normal"/>
    <w:uiPriority w:val="39"/>
    <w:rsid w:val="00D154A7"/>
    <w:pPr>
      <w:tabs>
        <w:tab w:val="right" w:leader="dot" w:pos="8640"/>
      </w:tabs>
      <w:spacing w:before="120" w:after="0"/>
      <w:ind w:left="539" w:right="357" w:hanging="539"/>
    </w:pPr>
    <w:rPr>
      <w:rFonts w:ascii="Trebuchet MS" w:eastAsia="Times New Roman" w:hAnsi="Trebuchet MS" w:cs="Times New Roman"/>
      <w:sz w:val="20"/>
      <w:szCs w:val="24"/>
      <w:lang w:val="en-CA"/>
    </w:rPr>
  </w:style>
  <w:style w:type="paragraph" w:styleId="Sumrio3">
    <w:name w:val="toc 3"/>
    <w:basedOn w:val="Normal"/>
    <w:next w:val="Normal"/>
    <w:autoRedefine/>
    <w:uiPriority w:val="39"/>
    <w:rsid w:val="00A55DD4"/>
    <w:pPr>
      <w:tabs>
        <w:tab w:val="right" w:leader="dot" w:pos="8640"/>
      </w:tabs>
      <w:spacing w:after="0"/>
      <w:ind w:left="981" w:right="357" w:hanging="737"/>
    </w:pPr>
    <w:rPr>
      <w:rFonts w:ascii="Trebuchet MS" w:eastAsia="Times New Roman" w:hAnsi="Trebuchet MS" w:cs="Times New Roman"/>
      <w:sz w:val="20"/>
      <w:szCs w:val="20"/>
      <w:lang w:val="en-CA"/>
    </w:rPr>
  </w:style>
  <w:style w:type="character" w:customStyle="1" w:styleId="Ttulo1Char">
    <w:name w:val="Título 1 Char"/>
    <w:basedOn w:val="Fontepargpadro"/>
    <w:link w:val="Ttulo1"/>
    <w:uiPriority w:val="9"/>
    <w:rsid w:val="00632664"/>
    <w:rPr>
      <w:rFonts w:ascii="Calibri" w:eastAsia="Times New Roman" w:hAnsi="Calibri" w:cs="Calibri"/>
      <w:b/>
      <w:bCs/>
      <w:color w:val="000000"/>
      <w:kern w:val="28"/>
      <w:sz w:val="48"/>
      <w:szCs w:val="48"/>
      <w:lang w:val="en-US"/>
    </w:rPr>
  </w:style>
  <w:style w:type="character" w:customStyle="1" w:styleId="Ttulo2Char">
    <w:name w:val="Título 2 Char"/>
    <w:basedOn w:val="Fontepargpadro"/>
    <w:link w:val="Ttulo2"/>
    <w:rsid w:val="00A44F33"/>
    <w:rPr>
      <w:rFonts w:ascii="Calibri" w:eastAsiaTheme="majorEastAsia" w:hAnsi="Calibri" w:cstheme="majorBidi"/>
      <w:b/>
      <w:bCs/>
      <w:color w:val="000000" w:themeColor="text1"/>
      <w:sz w:val="24"/>
      <w:lang w:val="en-US"/>
    </w:rPr>
  </w:style>
  <w:style w:type="character" w:customStyle="1" w:styleId="Ttulo4Char">
    <w:name w:val="Título 4 Char"/>
    <w:basedOn w:val="Fontepargpadro"/>
    <w:link w:val="Ttulo4"/>
    <w:rsid w:val="00A55DD4"/>
    <w:rPr>
      <w:rFonts w:ascii="Calibri" w:eastAsia="Times New Roman" w:hAnsi="Calibri" w:cs="Calibri"/>
      <w:bCs/>
      <w:color w:val="000000"/>
    </w:rPr>
  </w:style>
  <w:style w:type="character" w:customStyle="1" w:styleId="Ttulo5Char">
    <w:name w:val="Título 5 Char"/>
    <w:basedOn w:val="Fontepargpadro"/>
    <w:link w:val="Ttulo5"/>
    <w:rsid w:val="00CE0B8B"/>
    <w:rPr>
      <w:rFonts w:ascii="Calibri" w:eastAsia="Times New Roman" w:hAnsi="Calibri" w:cs="Calibri"/>
      <w:bCs/>
      <w:iCs/>
      <w:color w:val="000000"/>
    </w:rPr>
  </w:style>
  <w:style w:type="character" w:customStyle="1" w:styleId="Ttulo6Char">
    <w:name w:val="Título 6 Char"/>
    <w:basedOn w:val="Fontepargpadro"/>
    <w:link w:val="Ttulo6"/>
    <w:rsid w:val="00CE0B8B"/>
    <w:rPr>
      <w:rFonts w:ascii="Calibri" w:eastAsia="Times New Roman" w:hAnsi="Calibri" w:cs="Calibri"/>
      <w:bCs/>
      <w:color w:val="000000"/>
    </w:rPr>
  </w:style>
  <w:style w:type="character" w:customStyle="1" w:styleId="Ttulo7Char">
    <w:name w:val="Título 7 Char"/>
    <w:basedOn w:val="Fontepargpadro"/>
    <w:link w:val="Ttulo7"/>
    <w:rsid w:val="00CE0B8B"/>
    <w:rPr>
      <w:rFonts w:ascii="Calibri" w:eastAsia="Times New Roman" w:hAnsi="Calibri" w:cs="Calibri"/>
      <w:bCs/>
      <w:color w:val="000000"/>
    </w:rPr>
  </w:style>
  <w:style w:type="character" w:customStyle="1" w:styleId="Ttulo8Char">
    <w:name w:val="Título 8 Char"/>
    <w:basedOn w:val="Fontepargpadro"/>
    <w:link w:val="Ttulo8"/>
    <w:rsid w:val="00CE0B8B"/>
    <w:rPr>
      <w:rFonts w:ascii="Calibri" w:eastAsia="Times New Roman" w:hAnsi="Calibri" w:cs="Calibri"/>
      <w:bCs/>
      <w:i/>
      <w:color w:val="000000"/>
    </w:rPr>
  </w:style>
  <w:style w:type="character" w:customStyle="1" w:styleId="Ttulo9Char">
    <w:name w:val="Título 9 Char"/>
    <w:basedOn w:val="Fontepargpadro"/>
    <w:link w:val="Ttulo9"/>
    <w:rsid w:val="00CE0B8B"/>
    <w:rPr>
      <w:rFonts w:ascii="Calibri" w:eastAsia="Times New Roman" w:hAnsi="Calibri" w:cs="Calibri"/>
      <w:bCs/>
      <w:color w:val="000000"/>
    </w:rPr>
  </w:style>
  <w:style w:type="paragraph" w:styleId="Legenda">
    <w:name w:val="caption"/>
    <w:basedOn w:val="Normal"/>
    <w:next w:val="Normal"/>
    <w:qFormat/>
    <w:rsid w:val="00E37AD6"/>
    <w:pPr>
      <w:spacing w:before="200"/>
      <w:contextualSpacing/>
      <w:jc w:val="center"/>
    </w:pPr>
    <w:rPr>
      <w:rFonts w:ascii="Calibri" w:eastAsia="Times New Roman" w:hAnsi="Calibri" w:cs="Calibri"/>
      <w:bCs/>
      <w:color w:val="000000"/>
    </w:rPr>
  </w:style>
  <w:style w:type="character" w:styleId="Hyperlink">
    <w:name w:val="Hyperlink"/>
    <w:uiPriority w:val="99"/>
    <w:rsid w:val="00CE0B8B"/>
    <w:rPr>
      <w:color w:val="0000FF"/>
      <w:u w:val="single"/>
    </w:rPr>
  </w:style>
  <w:style w:type="paragraph" w:customStyle="1" w:styleId="Paragraph">
    <w:name w:val="Paragraph"/>
    <w:basedOn w:val="Normal"/>
    <w:rsid w:val="00CE0B8B"/>
    <w:pPr>
      <w:spacing w:after="0"/>
      <w:ind w:firstLine="720"/>
    </w:pPr>
    <w:rPr>
      <w:rFonts w:ascii="Calibri" w:eastAsia="Times New Roman" w:hAnsi="Calibri" w:cs="Calibri"/>
      <w:bCs/>
      <w:color w:val="000000"/>
    </w:rPr>
  </w:style>
  <w:style w:type="paragraph" w:styleId="PargrafodaLista">
    <w:name w:val="List Paragraph"/>
    <w:basedOn w:val="Normal"/>
    <w:uiPriority w:val="34"/>
    <w:rsid w:val="00CE0B8B"/>
    <w:pPr>
      <w:spacing w:after="0"/>
      <w:ind w:left="708" w:firstLine="357"/>
    </w:pPr>
    <w:rPr>
      <w:rFonts w:ascii="Calibri" w:eastAsia="Times New Roman" w:hAnsi="Calibri" w:cs="Calibri"/>
      <w:bCs/>
      <w:color w:val="000000"/>
    </w:rPr>
  </w:style>
  <w:style w:type="paragraph" w:customStyle="1" w:styleId="Textotabela">
    <w:name w:val="Texto tabela"/>
    <w:link w:val="TextotabelaChar"/>
    <w:autoRedefine/>
    <w:qFormat/>
    <w:rsid w:val="00063B8D"/>
    <w:pPr>
      <w:spacing w:after="0" w:line="240" w:lineRule="auto"/>
    </w:pPr>
    <w:rPr>
      <w:rFonts w:eastAsia="MS Mincho"/>
    </w:rPr>
  </w:style>
  <w:style w:type="character" w:customStyle="1" w:styleId="TitleChar">
    <w:name w:val="Title Char"/>
    <w:basedOn w:val="Fontepargpadro"/>
    <w:uiPriority w:val="10"/>
    <w:rsid w:val="00C25A99"/>
    <w:rPr>
      <w:rFonts w:ascii="Calibri" w:eastAsiaTheme="majorEastAsia" w:hAnsi="Calibri" w:cstheme="majorBidi"/>
      <w:spacing w:val="5"/>
      <w:kern w:val="28"/>
      <w:sz w:val="44"/>
      <w:szCs w:val="52"/>
    </w:rPr>
  </w:style>
  <w:style w:type="character" w:customStyle="1" w:styleId="TextotabelaChar">
    <w:name w:val="Texto tabela Char"/>
    <w:basedOn w:val="Fontepargpadro"/>
    <w:link w:val="Textotabela"/>
    <w:rsid w:val="00063B8D"/>
    <w:rPr>
      <w:rFonts w:eastAsia="MS Mincho"/>
    </w:rPr>
  </w:style>
  <w:style w:type="character" w:customStyle="1" w:styleId="TitleChar1">
    <w:name w:val="Title Char1"/>
    <w:basedOn w:val="Fontepargpadro"/>
    <w:link w:val="FiguraChar"/>
    <w:uiPriority w:val="10"/>
    <w:rsid w:val="00C25A99"/>
    <w:rPr>
      <w:rFonts w:eastAsiaTheme="majorEastAsia" w:cstheme="majorBidi"/>
      <w:spacing w:val="5"/>
      <w:kern w:val="28"/>
      <w:sz w:val="48"/>
      <w:szCs w:val="52"/>
    </w:rPr>
  </w:style>
  <w:style w:type="character" w:styleId="TextodoEspaoReservado">
    <w:name w:val="Placeholder Text"/>
    <w:basedOn w:val="Fontepargpadro"/>
    <w:uiPriority w:val="99"/>
    <w:semiHidden/>
    <w:rsid w:val="00392D3D"/>
    <w:rPr>
      <w:color w:val="808080"/>
    </w:rPr>
  </w:style>
  <w:style w:type="character" w:customStyle="1" w:styleId="FiguraChar">
    <w:name w:val="Figura Char"/>
    <w:basedOn w:val="Fontepargpadro"/>
    <w:link w:val="TitleChar1"/>
    <w:rsid w:val="00392D3D"/>
    <w:rPr>
      <w:b/>
      <w:noProof/>
      <w:color w:val="0000FF"/>
      <w:sz w:val="18"/>
      <w:lang w:eastAsia="pt-PT"/>
    </w:rPr>
  </w:style>
  <w:style w:type="character" w:customStyle="1" w:styleId="Ttulo3Char">
    <w:name w:val="Título 3 Char"/>
    <w:basedOn w:val="Fontepargpadro"/>
    <w:link w:val="Ttulo3"/>
    <w:rsid w:val="000D05AD"/>
    <w:rPr>
      <w:rFonts w:ascii="Calibri" w:eastAsiaTheme="majorEastAsia" w:hAnsi="Calibri" w:cstheme="majorBidi"/>
      <w:b/>
      <w:bCs/>
      <w:color w:val="000000" w:themeColor="text1"/>
      <w:sz w:val="24"/>
      <w:lang w:val="en-GB"/>
    </w:rPr>
  </w:style>
  <w:style w:type="paragraph" w:customStyle="1" w:styleId="Cdigo">
    <w:name w:val="Código"/>
    <w:basedOn w:val="Normal"/>
    <w:link w:val="CdigoChar"/>
    <w:qFormat/>
    <w:rsid w:val="00392D3D"/>
    <w:pPr>
      <w:autoSpaceDE w:val="0"/>
      <w:autoSpaceDN w:val="0"/>
      <w:adjustRightInd w:val="0"/>
      <w:spacing w:after="0" w:line="240" w:lineRule="auto"/>
      <w:ind w:left="567"/>
    </w:pPr>
    <w:rPr>
      <w:rFonts w:ascii="Consolas" w:hAnsi="Consolas" w:cs="Consolas"/>
      <w:bCs/>
      <w:color w:val="0000FF"/>
      <w:sz w:val="19"/>
      <w:szCs w:val="19"/>
    </w:rPr>
  </w:style>
  <w:style w:type="paragraph" w:styleId="Cabealho">
    <w:name w:val="header"/>
    <w:basedOn w:val="Normal"/>
    <w:link w:val="CabealhoChar"/>
    <w:uiPriority w:val="99"/>
    <w:unhideWhenUsed/>
    <w:rsid w:val="008D0F80"/>
    <w:pPr>
      <w:tabs>
        <w:tab w:val="center" w:pos="4252"/>
        <w:tab w:val="right" w:pos="8504"/>
      </w:tabs>
      <w:spacing w:after="0" w:line="240" w:lineRule="auto"/>
    </w:pPr>
  </w:style>
  <w:style w:type="character" w:customStyle="1" w:styleId="CdigoChar">
    <w:name w:val="Código Char"/>
    <w:basedOn w:val="Fontepargpadro"/>
    <w:link w:val="Cdigo"/>
    <w:rsid w:val="00392D3D"/>
    <w:rPr>
      <w:rFonts w:ascii="Consolas" w:hAnsi="Consolas" w:cs="Consolas"/>
      <w:bCs/>
      <w:color w:val="0000FF"/>
      <w:sz w:val="19"/>
      <w:szCs w:val="19"/>
      <w:lang w:eastAsia="zh-TW"/>
    </w:rPr>
  </w:style>
  <w:style w:type="character" w:customStyle="1" w:styleId="CabealhoChar">
    <w:name w:val="Cabeçalho Char"/>
    <w:basedOn w:val="Fontepargpadro"/>
    <w:link w:val="Cabealho"/>
    <w:uiPriority w:val="99"/>
    <w:rsid w:val="008D0F80"/>
  </w:style>
  <w:style w:type="paragraph" w:styleId="Rodap">
    <w:name w:val="footer"/>
    <w:basedOn w:val="Normal"/>
    <w:link w:val="RodapChar"/>
    <w:uiPriority w:val="99"/>
    <w:unhideWhenUsed/>
    <w:rsid w:val="008D0F80"/>
    <w:pPr>
      <w:tabs>
        <w:tab w:val="center" w:pos="4252"/>
        <w:tab w:val="right" w:pos="8504"/>
      </w:tabs>
      <w:spacing w:after="0" w:line="240" w:lineRule="auto"/>
    </w:pPr>
  </w:style>
  <w:style w:type="character" w:customStyle="1" w:styleId="RodapChar">
    <w:name w:val="Rodapé Char"/>
    <w:basedOn w:val="Fontepargpadro"/>
    <w:link w:val="Rodap"/>
    <w:uiPriority w:val="99"/>
    <w:rsid w:val="008D0F80"/>
  </w:style>
  <w:style w:type="paragraph" w:styleId="Ttulo">
    <w:name w:val="Title"/>
    <w:basedOn w:val="Normal"/>
    <w:next w:val="Normal"/>
    <w:link w:val="TtuloChar"/>
    <w:uiPriority w:val="10"/>
    <w:qFormat/>
    <w:rsid w:val="001823C1"/>
    <w:pPr>
      <w:spacing w:after="300" w:line="240" w:lineRule="auto"/>
      <w:contextualSpacing/>
    </w:pPr>
    <w:rPr>
      <w:rFonts w:ascii="Calibri" w:eastAsiaTheme="majorEastAsia" w:hAnsi="Calibri" w:cstheme="majorBidi"/>
      <w:b/>
      <w:color w:val="000000" w:themeColor="text1"/>
      <w:spacing w:val="5"/>
      <w:kern w:val="28"/>
      <w:sz w:val="48"/>
      <w:szCs w:val="52"/>
    </w:rPr>
  </w:style>
  <w:style w:type="character" w:customStyle="1" w:styleId="TtuloChar">
    <w:name w:val="Título Char"/>
    <w:basedOn w:val="Fontepargpadro"/>
    <w:link w:val="Ttulo"/>
    <w:uiPriority w:val="10"/>
    <w:rsid w:val="001823C1"/>
    <w:rPr>
      <w:rFonts w:ascii="Calibri" w:eastAsiaTheme="majorEastAsia" w:hAnsi="Calibri" w:cstheme="majorBidi"/>
      <w:b/>
      <w:color w:val="000000" w:themeColor="text1"/>
      <w:spacing w:val="5"/>
      <w:kern w:val="28"/>
      <w:sz w:val="48"/>
      <w:szCs w:val="52"/>
    </w:rPr>
  </w:style>
  <w:style w:type="paragraph" w:customStyle="1" w:styleId="Text">
    <w:name w:val="Text"/>
    <w:basedOn w:val="Normal"/>
    <w:link w:val="TextChar"/>
    <w:autoRedefine/>
    <w:qFormat/>
    <w:rsid w:val="001823C1"/>
    <w:pPr>
      <w:spacing w:before="240" w:after="0"/>
      <w:jc w:val="both"/>
    </w:pPr>
  </w:style>
  <w:style w:type="paragraph" w:styleId="ndicedeilustraes">
    <w:name w:val="table of figures"/>
    <w:basedOn w:val="Normal"/>
    <w:next w:val="Normal"/>
    <w:uiPriority w:val="99"/>
    <w:unhideWhenUsed/>
    <w:rsid w:val="001D5404"/>
    <w:pPr>
      <w:spacing w:after="0"/>
    </w:pPr>
  </w:style>
  <w:style w:type="paragraph" w:customStyle="1" w:styleId="Figure">
    <w:name w:val="Figure"/>
    <w:basedOn w:val="Normal"/>
    <w:next w:val="Legenda"/>
    <w:link w:val="FigureChar"/>
    <w:autoRedefine/>
    <w:qFormat/>
    <w:rsid w:val="00955F40"/>
    <w:pPr>
      <w:keepNext/>
      <w:spacing w:before="240" w:after="240" w:line="240" w:lineRule="auto"/>
      <w:jc w:val="center"/>
    </w:pPr>
    <w:rPr>
      <w:noProof/>
      <w:lang w:eastAsia="pt-PT"/>
    </w:rPr>
  </w:style>
  <w:style w:type="character" w:customStyle="1" w:styleId="TextChar">
    <w:name w:val="Text Char"/>
    <w:basedOn w:val="Fontepargpadro"/>
    <w:link w:val="Text"/>
    <w:rsid w:val="001823C1"/>
  </w:style>
  <w:style w:type="character" w:customStyle="1" w:styleId="FigureChar">
    <w:name w:val="Figure Char"/>
    <w:basedOn w:val="Fontepargpadro"/>
    <w:link w:val="Figure"/>
    <w:rsid w:val="00955F40"/>
    <w:rPr>
      <w:noProof/>
      <w:lang w:eastAsia="pt-PT"/>
    </w:rPr>
  </w:style>
  <w:style w:type="table" w:styleId="Tabelacomgrade">
    <w:name w:val="Table Grid"/>
    <w:basedOn w:val="Tabelanormal"/>
    <w:uiPriority w:val="59"/>
    <w:rsid w:val="00A15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ncia">
    <w:name w:val="Referência"/>
    <w:basedOn w:val="Normal"/>
    <w:link w:val="RefernciaChar"/>
    <w:qFormat/>
    <w:rsid w:val="003A21CF"/>
    <w:pPr>
      <w:spacing w:after="0" w:line="240" w:lineRule="auto"/>
    </w:pPr>
    <w:rPr>
      <w:sz w:val="20"/>
      <w:lang w:val="en-US"/>
    </w:rPr>
  </w:style>
  <w:style w:type="paragraph" w:customStyle="1" w:styleId="FalseHeading1">
    <w:name w:val="False Heading 1"/>
    <w:link w:val="FalseHeading1Char"/>
    <w:qFormat/>
    <w:rsid w:val="00971D76"/>
    <w:pPr>
      <w:spacing w:before="360"/>
    </w:pPr>
    <w:rPr>
      <w:rFonts w:ascii="Calibri" w:eastAsia="Times New Roman" w:hAnsi="Calibri" w:cs="Calibri"/>
      <w:b/>
      <w:bCs/>
      <w:color w:val="000000"/>
      <w:kern w:val="28"/>
      <w:sz w:val="48"/>
      <w:szCs w:val="48"/>
    </w:rPr>
  </w:style>
  <w:style w:type="character" w:customStyle="1" w:styleId="RefernciaChar">
    <w:name w:val="Referência Char"/>
    <w:basedOn w:val="Fontepargpadro"/>
    <w:link w:val="Referncia"/>
    <w:rsid w:val="003A21CF"/>
    <w:rPr>
      <w:sz w:val="20"/>
      <w:lang w:val="en-US"/>
    </w:rPr>
  </w:style>
  <w:style w:type="paragraph" w:customStyle="1" w:styleId="Equao">
    <w:name w:val="Equação"/>
    <w:link w:val="EquaoChar"/>
    <w:qFormat/>
    <w:rsid w:val="001823C1"/>
    <w:pPr>
      <w:spacing w:after="0" w:line="240" w:lineRule="auto"/>
      <w:jc w:val="center"/>
    </w:pPr>
  </w:style>
  <w:style w:type="character" w:customStyle="1" w:styleId="FalseHeading1Char">
    <w:name w:val="False Heading 1 Char"/>
    <w:basedOn w:val="Ttulo1Char"/>
    <w:link w:val="FalseHeading1"/>
    <w:rsid w:val="00971D76"/>
    <w:rPr>
      <w:rFonts w:ascii="Calibri" w:eastAsia="Times New Roman" w:hAnsi="Calibri" w:cs="Calibri"/>
      <w:b/>
      <w:bCs/>
      <w:color w:val="000000"/>
      <w:kern w:val="28"/>
      <w:sz w:val="48"/>
      <w:szCs w:val="48"/>
      <w:lang w:val="en-US"/>
    </w:rPr>
  </w:style>
  <w:style w:type="character" w:customStyle="1" w:styleId="EquaoChar">
    <w:name w:val="Equação Char"/>
    <w:basedOn w:val="Fontepargpadro"/>
    <w:link w:val="Equao"/>
    <w:rsid w:val="001823C1"/>
  </w:style>
  <w:style w:type="character" w:styleId="HiperlinkVisitado">
    <w:name w:val="FollowedHyperlink"/>
    <w:basedOn w:val="Fontepargpadro"/>
    <w:uiPriority w:val="99"/>
    <w:semiHidden/>
    <w:unhideWhenUsed/>
    <w:rsid w:val="00872540"/>
    <w:rPr>
      <w:color w:val="800080" w:themeColor="followedHyperlink"/>
      <w:u w:val="single"/>
    </w:rPr>
  </w:style>
  <w:style w:type="table" w:styleId="TabeladeGradeClara">
    <w:name w:val="Grid Table Light"/>
    <w:basedOn w:val="Tabelanormal"/>
    <w:uiPriority w:val="40"/>
    <w:rsid w:val="00363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Refdecomentrio">
    <w:name w:val="annotation reference"/>
    <w:basedOn w:val="Fontepargpadro"/>
    <w:uiPriority w:val="99"/>
    <w:semiHidden/>
    <w:unhideWhenUsed/>
    <w:rsid w:val="008D7220"/>
    <w:rPr>
      <w:sz w:val="16"/>
      <w:szCs w:val="16"/>
    </w:rPr>
  </w:style>
  <w:style w:type="paragraph" w:styleId="Textodecomentrio">
    <w:name w:val="annotation text"/>
    <w:basedOn w:val="Normal"/>
    <w:link w:val="TextodecomentrioChar"/>
    <w:uiPriority w:val="99"/>
    <w:semiHidden/>
    <w:unhideWhenUsed/>
    <w:rsid w:val="008D722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D7220"/>
    <w:rPr>
      <w:sz w:val="20"/>
      <w:szCs w:val="20"/>
      <w:lang w:val="en-GB"/>
    </w:rPr>
  </w:style>
  <w:style w:type="paragraph" w:styleId="Assuntodocomentrio">
    <w:name w:val="annotation subject"/>
    <w:basedOn w:val="Textodecomentrio"/>
    <w:next w:val="Textodecomentrio"/>
    <w:link w:val="AssuntodocomentrioChar"/>
    <w:uiPriority w:val="99"/>
    <w:semiHidden/>
    <w:unhideWhenUsed/>
    <w:rsid w:val="008D7220"/>
    <w:rPr>
      <w:b/>
      <w:bCs/>
    </w:rPr>
  </w:style>
  <w:style w:type="character" w:customStyle="1" w:styleId="AssuntodocomentrioChar">
    <w:name w:val="Assunto do comentário Char"/>
    <w:basedOn w:val="TextodecomentrioChar"/>
    <w:link w:val="Assuntodocomentrio"/>
    <w:uiPriority w:val="99"/>
    <w:semiHidden/>
    <w:rsid w:val="008D7220"/>
    <w:rPr>
      <w:b/>
      <w:bCs/>
      <w:sz w:val="20"/>
      <w:szCs w:val="20"/>
      <w:lang w:val="en-GB"/>
    </w:rPr>
  </w:style>
  <w:style w:type="paragraph" w:styleId="Reviso">
    <w:name w:val="Revision"/>
    <w:hidden/>
    <w:uiPriority w:val="99"/>
    <w:semiHidden/>
    <w:rsid w:val="00DC0512"/>
    <w:pPr>
      <w:spacing w:after="0" w:line="240" w:lineRule="auto"/>
    </w:pPr>
    <w:rPr>
      <w:lang w:val="en-GB"/>
    </w:rPr>
  </w:style>
  <w:style w:type="paragraph" w:styleId="Bibliografia">
    <w:name w:val="Bibliography"/>
    <w:basedOn w:val="Normal"/>
    <w:next w:val="Normal"/>
    <w:uiPriority w:val="37"/>
    <w:unhideWhenUsed/>
    <w:rsid w:val="00A308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34986">
      <w:bodyDiv w:val="1"/>
      <w:marLeft w:val="0"/>
      <w:marRight w:val="0"/>
      <w:marTop w:val="0"/>
      <w:marBottom w:val="0"/>
      <w:divBdr>
        <w:top w:val="none" w:sz="0" w:space="0" w:color="auto"/>
        <w:left w:val="none" w:sz="0" w:space="0" w:color="auto"/>
        <w:bottom w:val="none" w:sz="0" w:space="0" w:color="auto"/>
        <w:right w:val="none" w:sz="0" w:space="0" w:color="auto"/>
      </w:divBdr>
    </w:div>
    <w:div w:id="40594857">
      <w:bodyDiv w:val="1"/>
      <w:marLeft w:val="0"/>
      <w:marRight w:val="0"/>
      <w:marTop w:val="0"/>
      <w:marBottom w:val="0"/>
      <w:divBdr>
        <w:top w:val="none" w:sz="0" w:space="0" w:color="auto"/>
        <w:left w:val="none" w:sz="0" w:space="0" w:color="auto"/>
        <w:bottom w:val="none" w:sz="0" w:space="0" w:color="auto"/>
        <w:right w:val="none" w:sz="0" w:space="0" w:color="auto"/>
      </w:divBdr>
    </w:div>
    <w:div w:id="122627107">
      <w:bodyDiv w:val="1"/>
      <w:marLeft w:val="0"/>
      <w:marRight w:val="0"/>
      <w:marTop w:val="0"/>
      <w:marBottom w:val="0"/>
      <w:divBdr>
        <w:top w:val="none" w:sz="0" w:space="0" w:color="auto"/>
        <w:left w:val="none" w:sz="0" w:space="0" w:color="auto"/>
        <w:bottom w:val="none" w:sz="0" w:space="0" w:color="auto"/>
        <w:right w:val="none" w:sz="0" w:space="0" w:color="auto"/>
      </w:divBdr>
    </w:div>
    <w:div w:id="130289757">
      <w:bodyDiv w:val="1"/>
      <w:marLeft w:val="0"/>
      <w:marRight w:val="0"/>
      <w:marTop w:val="0"/>
      <w:marBottom w:val="0"/>
      <w:divBdr>
        <w:top w:val="none" w:sz="0" w:space="0" w:color="auto"/>
        <w:left w:val="none" w:sz="0" w:space="0" w:color="auto"/>
        <w:bottom w:val="none" w:sz="0" w:space="0" w:color="auto"/>
        <w:right w:val="none" w:sz="0" w:space="0" w:color="auto"/>
      </w:divBdr>
    </w:div>
    <w:div w:id="153838306">
      <w:bodyDiv w:val="1"/>
      <w:marLeft w:val="0"/>
      <w:marRight w:val="0"/>
      <w:marTop w:val="0"/>
      <w:marBottom w:val="0"/>
      <w:divBdr>
        <w:top w:val="none" w:sz="0" w:space="0" w:color="auto"/>
        <w:left w:val="none" w:sz="0" w:space="0" w:color="auto"/>
        <w:bottom w:val="none" w:sz="0" w:space="0" w:color="auto"/>
        <w:right w:val="none" w:sz="0" w:space="0" w:color="auto"/>
      </w:divBdr>
    </w:div>
    <w:div w:id="164395133">
      <w:bodyDiv w:val="1"/>
      <w:marLeft w:val="0"/>
      <w:marRight w:val="0"/>
      <w:marTop w:val="0"/>
      <w:marBottom w:val="0"/>
      <w:divBdr>
        <w:top w:val="none" w:sz="0" w:space="0" w:color="auto"/>
        <w:left w:val="none" w:sz="0" w:space="0" w:color="auto"/>
        <w:bottom w:val="none" w:sz="0" w:space="0" w:color="auto"/>
        <w:right w:val="none" w:sz="0" w:space="0" w:color="auto"/>
      </w:divBdr>
    </w:div>
    <w:div w:id="184683423">
      <w:bodyDiv w:val="1"/>
      <w:marLeft w:val="0"/>
      <w:marRight w:val="0"/>
      <w:marTop w:val="0"/>
      <w:marBottom w:val="0"/>
      <w:divBdr>
        <w:top w:val="none" w:sz="0" w:space="0" w:color="auto"/>
        <w:left w:val="none" w:sz="0" w:space="0" w:color="auto"/>
        <w:bottom w:val="none" w:sz="0" w:space="0" w:color="auto"/>
        <w:right w:val="none" w:sz="0" w:space="0" w:color="auto"/>
      </w:divBdr>
    </w:div>
    <w:div w:id="190995448">
      <w:bodyDiv w:val="1"/>
      <w:marLeft w:val="0"/>
      <w:marRight w:val="0"/>
      <w:marTop w:val="0"/>
      <w:marBottom w:val="0"/>
      <w:divBdr>
        <w:top w:val="none" w:sz="0" w:space="0" w:color="auto"/>
        <w:left w:val="none" w:sz="0" w:space="0" w:color="auto"/>
        <w:bottom w:val="none" w:sz="0" w:space="0" w:color="auto"/>
        <w:right w:val="none" w:sz="0" w:space="0" w:color="auto"/>
      </w:divBdr>
    </w:div>
    <w:div w:id="331185941">
      <w:bodyDiv w:val="1"/>
      <w:marLeft w:val="0"/>
      <w:marRight w:val="0"/>
      <w:marTop w:val="0"/>
      <w:marBottom w:val="0"/>
      <w:divBdr>
        <w:top w:val="none" w:sz="0" w:space="0" w:color="auto"/>
        <w:left w:val="none" w:sz="0" w:space="0" w:color="auto"/>
        <w:bottom w:val="none" w:sz="0" w:space="0" w:color="auto"/>
        <w:right w:val="none" w:sz="0" w:space="0" w:color="auto"/>
      </w:divBdr>
    </w:div>
    <w:div w:id="510796415">
      <w:bodyDiv w:val="1"/>
      <w:marLeft w:val="0"/>
      <w:marRight w:val="0"/>
      <w:marTop w:val="0"/>
      <w:marBottom w:val="0"/>
      <w:divBdr>
        <w:top w:val="none" w:sz="0" w:space="0" w:color="auto"/>
        <w:left w:val="none" w:sz="0" w:space="0" w:color="auto"/>
        <w:bottom w:val="none" w:sz="0" w:space="0" w:color="auto"/>
        <w:right w:val="none" w:sz="0" w:space="0" w:color="auto"/>
      </w:divBdr>
    </w:div>
    <w:div w:id="624966404">
      <w:bodyDiv w:val="1"/>
      <w:marLeft w:val="0"/>
      <w:marRight w:val="0"/>
      <w:marTop w:val="0"/>
      <w:marBottom w:val="0"/>
      <w:divBdr>
        <w:top w:val="none" w:sz="0" w:space="0" w:color="auto"/>
        <w:left w:val="none" w:sz="0" w:space="0" w:color="auto"/>
        <w:bottom w:val="none" w:sz="0" w:space="0" w:color="auto"/>
        <w:right w:val="none" w:sz="0" w:space="0" w:color="auto"/>
      </w:divBdr>
    </w:div>
    <w:div w:id="651103187">
      <w:bodyDiv w:val="1"/>
      <w:marLeft w:val="0"/>
      <w:marRight w:val="0"/>
      <w:marTop w:val="0"/>
      <w:marBottom w:val="0"/>
      <w:divBdr>
        <w:top w:val="none" w:sz="0" w:space="0" w:color="auto"/>
        <w:left w:val="none" w:sz="0" w:space="0" w:color="auto"/>
        <w:bottom w:val="none" w:sz="0" w:space="0" w:color="auto"/>
        <w:right w:val="none" w:sz="0" w:space="0" w:color="auto"/>
      </w:divBdr>
    </w:div>
    <w:div w:id="686638596">
      <w:bodyDiv w:val="1"/>
      <w:marLeft w:val="0"/>
      <w:marRight w:val="0"/>
      <w:marTop w:val="0"/>
      <w:marBottom w:val="0"/>
      <w:divBdr>
        <w:top w:val="none" w:sz="0" w:space="0" w:color="auto"/>
        <w:left w:val="none" w:sz="0" w:space="0" w:color="auto"/>
        <w:bottom w:val="none" w:sz="0" w:space="0" w:color="auto"/>
        <w:right w:val="none" w:sz="0" w:space="0" w:color="auto"/>
      </w:divBdr>
    </w:div>
    <w:div w:id="720136870">
      <w:bodyDiv w:val="1"/>
      <w:marLeft w:val="0"/>
      <w:marRight w:val="0"/>
      <w:marTop w:val="0"/>
      <w:marBottom w:val="0"/>
      <w:divBdr>
        <w:top w:val="none" w:sz="0" w:space="0" w:color="auto"/>
        <w:left w:val="none" w:sz="0" w:space="0" w:color="auto"/>
        <w:bottom w:val="none" w:sz="0" w:space="0" w:color="auto"/>
        <w:right w:val="none" w:sz="0" w:space="0" w:color="auto"/>
      </w:divBdr>
    </w:div>
    <w:div w:id="771827991">
      <w:bodyDiv w:val="1"/>
      <w:marLeft w:val="0"/>
      <w:marRight w:val="0"/>
      <w:marTop w:val="0"/>
      <w:marBottom w:val="0"/>
      <w:divBdr>
        <w:top w:val="none" w:sz="0" w:space="0" w:color="auto"/>
        <w:left w:val="none" w:sz="0" w:space="0" w:color="auto"/>
        <w:bottom w:val="none" w:sz="0" w:space="0" w:color="auto"/>
        <w:right w:val="none" w:sz="0" w:space="0" w:color="auto"/>
      </w:divBdr>
    </w:div>
    <w:div w:id="787702585">
      <w:bodyDiv w:val="1"/>
      <w:marLeft w:val="0"/>
      <w:marRight w:val="0"/>
      <w:marTop w:val="0"/>
      <w:marBottom w:val="0"/>
      <w:divBdr>
        <w:top w:val="none" w:sz="0" w:space="0" w:color="auto"/>
        <w:left w:val="none" w:sz="0" w:space="0" w:color="auto"/>
        <w:bottom w:val="none" w:sz="0" w:space="0" w:color="auto"/>
        <w:right w:val="none" w:sz="0" w:space="0" w:color="auto"/>
      </w:divBdr>
    </w:div>
    <w:div w:id="801968233">
      <w:bodyDiv w:val="1"/>
      <w:marLeft w:val="0"/>
      <w:marRight w:val="0"/>
      <w:marTop w:val="0"/>
      <w:marBottom w:val="0"/>
      <w:divBdr>
        <w:top w:val="none" w:sz="0" w:space="0" w:color="auto"/>
        <w:left w:val="none" w:sz="0" w:space="0" w:color="auto"/>
        <w:bottom w:val="none" w:sz="0" w:space="0" w:color="auto"/>
        <w:right w:val="none" w:sz="0" w:space="0" w:color="auto"/>
      </w:divBdr>
    </w:div>
    <w:div w:id="805658106">
      <w:bodyDiv w:val="1"/>
      <w:marLeft w:val="0"/>
      <w:marRight w:val="0"/>
      <w:marTop w:val="0"/>
      <w:marBottom w:val="0"/>
      <w:divBdr>
        <w:top w:val="none" w:sz="0" w:space="0" w:color="auto"/>
        <w:left w:val="none" w:sz="0" w:space="0" w:color="auto"/>
        <w:bottom w:val="none" w:sz="0" w:space="0" w:color="auto"/>
        <w:right w:val="none" w:sz="0" w:space="0" w:color="auto"/>
      </w:divBdr>
    </w:div>
    <w:div w:id="814879711">
      <w:bodyDiv w:val="1"/>
      <w:marLeft w:val="0"/>
      <w:marRight w:val="0"/>
      <w:marTop w:val="0"/>
      <w:marBottom w:val="0"/>
      <w:divBdr>
        <w:top w:val="none" w:sz="0" w:space="0" w:color="auto"/>
        <w:left w:val="none" w:sz="0" w:space="0" w:color="auto"/>
        <w:bottom w:val="none" w:sz="0" w:space="0" w:color="auto"/>
        <w:right w:val="none" w:sz="0" w:space="0" w:color="auto"/>
      </w:divBdr>
    </w:div>
    <w:div w:id="866217026">
      <w:bodyDiv w:val="1"/>
      <w:marLeft w:val="0"/>
      <w:marRight w:val="0"/>
      <w:marTop w:val="0"/>
      <w:marBottom w:val="0"/>
      <w:divBdr>
        <w:top w:val="none" w:sz="0" w:space="0" w:color="auto"/>
        <w:left w:val="none" w:sz="0" w:space="0" w:color="auto"/>
        <w:bottom w:val="none" w:sz="0" w:space="0" w:color="auto"/>
        <w:right w:val="none" w:sz="0" w:space="0" w:color="auto"/>
      </w:divBdr>
    </w:div>
    <w:div w:id="881019298">
      <w:bodyDiv w:val="1"/>
      <w:marLeft w:val="0"/>
      <w:marRight w:val="0"/>
      <w:marTop w:val="0"/>
      <w:marBottom w:val="0"/>
      <w:divBdr>
        <w:top w:val="none" w:sz="0" w:space="0" w:color="auto"/>
        <w:left w:val="none" w:sz="0" w:space="0" w:color="auto"/>
        <w:bottom w:val="none" w:sz="0" w:space="0" w:color="auto"/>
        <w:right w:val="none" w:sz="0" w:space="0" w:color="auto"/>
      </w:divBdr>
    </w:div>
    <w:div w:id="964772097">
      <w:bodyDiv w:val="1"/>
      <w:marLeft w:val="0"/>
      <w:marRight w:val="0"/>
      <w:marTop w:val="0"/>
      <w:marBottom w:val="0"/>
      <w:divBdr>
        <w:top w:val="none" w:sz="0" w:space="0" w:color="auto"/>
        <w:left w:val="none" w:sz="0" w:space="0" w:color="auto"/>
        <w:bottom w:val="none" w:sz="0" w:space="0" w:color="auto"/>
        <w:right w:val="none" w:sz="0" w:space="0" w:color="auto"/>
      </w:divBdr>
    </w:div>
    <w:div w:id="966274801">
      <w:bodyDiv w:val="1"/>
      <w:marLeft w:val="0"/>
      <w:marRight w:val="0"/>
      <w:marTop w:val="0"/>
      <w:marBottom w:val="0"/>
      <w:divBdr>
        <w:top w:val="none" w:sz="0" w:space="0" w:color="auto"/>
        <w:left w:val="none" w:sz="0" w:space="0" w:color="auto"/>
        <w:bottom w:val="none" w:sz="0" w:space="0" w:color="auto"/>
        <w:right w:val="none" w:sz="0" w:space="0" w:color="auto"/>
      </w:divBdr>
    </w:div>
    <w:div w:id="967584962">
      <w:bodyDiv w:val="1"/>
      <w:marLeft w:val="0"/>
      <w:marRight w:val="0"/>
      <w:marTop w:val="0"/>
      <w:marBottom w:val="0"/>
      <w:divBdr>
        <w:top w:val="none" w:sz="0" w:space="0" w:color="auto"/>
        <w:left w:val="none" w:sz="0" w:space="0" w:color="auto"/>
        <w:bottom w:val="none" w:sz="0" w:space="0" w:color="auto"/>
        <w:right w:val="none" w:sz="0" w:space="0" w:color="auto"/>
      </w:divBdr>
    </w:div>
    <w:div w:id="1010915416">
      <w:bodyDiv w:val="1"/>
      <w:marLeft w:val="0"/>
      <w:marRight w:val="0"/>
      <w:marTop w:val="0"/>
      <w:marBottom w:val="0"/>
      <w:divBdr>
        <w:top w:val="none" w:sz="0" w:space="0" w:color="auto"/>
        <w:left w:val="none" w:sz="0" w:space="0" w:color="auto"/>
        <w:bottom w:val="none" w:sz="0" w:space="0" w:color="auto"/>
        <w:right w:val="none" w:sz="0" w:space="0" w:color="auto"/>
      </w:divBdr>
    </w:div>
    <w:div w:id="1018847578">
      <w:bodyDiv w:val="1"/>
      <w:marLeft w:val="0"/>
      <w:marRight w:val="0"/>
      <w:marTop w:val="0"/>
      <w:marBottom w:val="0"/>
      <w:divBdr>
        <w:top w:val="none" w:sz="0" w:space="0" w:color="auto"/>
        <w:left w:val="none" w:sz="0" w:space="0" w:color="auto"/>
        <w:bottom w:val="none" w:sz="0" w:space="0" w:color="auto"/>
        <w:right w:val="none" w:sz="0" w:space="0" w:color="auto"/>
      </w:divBdr>
    </w:div>
    <w:div w:id="1019744300">
      <w:bodyDiv w:val="1"/>
      <w:marLeft w:val="0"/>
      <w:marRight w:val="0"/>
      <w:marTop w:val="0"/>
      <w:marBottom w:val="0"/>
      <w:divBdr>
        <w:top w:val="none" w:sz="0" w:space="0" w:color="auto"/>
        <w:left w:val="none" w:sz="0" w:space="0" w:color="auto"/>
        <w:bottom w:val="none" w:sz="0" w:space="0" w:color="auto"/>
        <w:right w:val="none" w:sz="0" w:space="0" w:color="auto"/>
      </w:divBdr>
    </w:div>
    <w:div w:id="1047031381">
      <w:bodyDiv w:val="1"/>
      <w:marLeft w:val="0"/>
      <w:marRight w:val="0"/>
      <w:marTop w:val="0"/>
      <w:marBottom w:val="0"/>
      <w:divBdr>
        <w:top w:val="none" w:sz="0" w:space="0" w:color="auto"/>
        <w:left w:val="none" w:sz="0" w:space="0" w:color="auto"/>
        <w:bottom w:val="none" w:sz="0" w:space="0" w:color="auto"/>
        <w:right w:val="none" w:sz="0" w:space="0" w:color="auto"/>
      </w:divBdr>
    </w:div>
    <w:div w:id="1148942396">
      <w:bodyDiv w:val="1"/>
      <w:marLeft w:val="0"/>
      <w:marRight w:val="0"/>
      <w:marTop w:val="0"/>
      <w:marBottom w:val="0"/>
      <w:divBdr>
        <w:top w:val="none" w:sz="0" w:space="0" w:color="auto"/>
        <w:left w:val="none" w:sz="0" w:space="0" w:color="auto"/>
        <w:bottom w:val="none" w:sz="0" w:space="0" w:color="auto"/>
        <w:right w:val="none" w:sz="0" w:space="0" w:color="auto"/>
      </w:divBdr>
    </w:div>
    <w:div w:id="1161312769">
      <w:bodyDiv w:val="1"/>
      <w:marLeft w:val="0"/>
      <w:marRight w:val="0"/>
      <w:marTop w:val="0"/>
      <w:marBottom w:val="0"/>
      <w:divBdr>
        <w:top w:val="none" w:sz="0" w:space="0" w:color="auto"/>
        <w:left w:val="none" w:sz="0" w:space="0" w:color="auto"/>
        <w:bottom w:val="none" w:sz="0" w:space="0" w:color="auto"/>
        <w:right w:val="none" w:sz="0" w:space="0" w:color="auto"/>
      </w:divBdr>
    </w:div>
    <w:div w:id="1222447204">
      <w:bodyDiv w:val="1"/>
      <w:marLeft w:val="0"/>
      <w:marRight w:val="0"/>
      <w:marTop w:val="0"/>
      <w:marBottom w:val="0"/>
      <w:divBdr>
        <w:top w:val="none" w:sz="0" w:space="0" w:color="auto"/>
        <w:left w:val="none" w:sz="0" w:space="0" w:color="auto"/>
        <w:bottom w:val="none" w:sz="0" w:space="0" w:color="auto"/>
        <w:right w:val="none" w:sz="0" w:space="0" w:color="auto"/>
      </w:divBdr>
    </w:div>
    <w:div w:id="1249579767">
      <w:bodyDiv w:val="1"/>
      <w:marLeft w:val="0"/>
      <w:marRight w:val="0"/>
      <w:marTop w:val="0"/>
      <w:marBottom w:val="0"/>
      <w:divBdr>
        <w:top w:val="none" w:sz="0" w:space="0" w:color="auto"/>
        <w:left w:val="none" w:sz="0" w:space="0" w:color="auto"/>
        <w:bottom w:val="none" w:sz="0" w:space="0" w:color="auto"/>
        <w:right w:val="none" w:sz="0" w:space="0" w:color="auto"/>
      </w:divBdr>
    </w:div>
    <w:div w:id="1249844689">
      <w:bodyDiv w:val="1"/>
      <w:marLeft w:val="0"/>
      <w:marRight w:val="0"/>
      <w:marTop w:val="0"/>
      <w:marBottom w:val="0"/>
      <w:divBdr>
        <w:top w:val="none" w:sz="0" w:space="0" w:color="auto"/>
        <w:left w:val="none" w:sz="0" w:space="0" w:color="auto"/>
        <w:bottom w:val="none" w:sz="0" w:space="0" w:color="auto"/>
        <w:right w:val="none" w:sz="0" w:space="0" w:color="auto"/>
      </w:divBdr>
    </w:div>
    <w:div w:id="1265335832">
      <w:bodyDiv w:val="1"/>
      <w:marLeft w:val="0"/>
      <w:marRight w:val="0"/>
      <w:marTop w:val="0"/>
      <w:marBottom w:val="0"/>
      <w:divBdr>
        <w:top w:val="none" w:sz="0" w:space="0" w:color="auto"/>
        <w:left w:val="none" w:sz="0" w:space="0" w:color="auto"/>
        <w:bottom w:val="none" w:sz="0" w:space="0" w:color="auto"/>
        <w:right w:val="none" w:sz="0" w:space="0" w:color="auto"/>
      </w:divBdr>
    </w:div>
    <w:div w:id="1346787212">
      <w:bodyDiv w:val="1"/>
      <w:marLeft w:val="0"/>
      <w:marRight w:val="0"/>
      <w:marTop w:val="0"/>
      <w:marBottom w:val="0"/>
      <w:divBdr>
        <w:top w:val="none" w:sz="0" w:space="0" w:color="auto"/>
        <w:left w:val="none" w:sz="0" w:space="0" w:color="auto"/>
        <w:bottom w:val="none" w:sz="0" w:space="0" w:color="auto"/>
        <w:right w:val="none" w:sz="0" w:space="0" w:color="auto"/>
      </w:divBdr>
    </w:div>
    <w:div w:id="1372341261">
      <w:bodyDiv w:val="1"/>
      <w:marLeft w:val="0"/>
      <w:marRight w:val="0"/>
      <w:marTop w:val="0"/>
      <w:marBottom w:val="0"/>
      <w:divBdr>
        <w:top w:val="none" w:sz="0" w:space="0" w:color="auto"/>
        <w:left w:val="none" w:sz="0" w:space="0" w:color="auto"/>
        <w:bottom w:val="none" w:sz="0" w:space="0" w:color="auto"/>
        <w:right w:val="none" w:sz="0" w:space="0" w:color="auto"/>
      </w:divBdr>
    </w:div>
    <w:div w:id="1381250277">
      <w:bodyDiv w:val="1"/>
      <w:marLeft w:val="0"/>
      <w:marRight w:val="0"/>
      <w:marTop w:val="0"/>
      <w:marBottom w:val="0"/>
      <w:divBdr>
        <w:top w:val="none" w:sz="0" w:space="0" w:color="auto"/>
        <w:left w:val="none" w:sz="0" w:space="0" w:color="auto"/>
        <w:bottom w:val="none" w:sz="0" w:space="0" w:color="auto"/>
        <w:right w:val="none" w:sz="0" w:space="0" w:color="auto"/>
      </w:divBdr>
    </w:div>
    <w:div w:id="1459300828">
      <w:bodyDiv w:val="1"/>
      <w:marLeft w:val="0"/>
      <w:marRight w:val="0"/>
      <w:marTop w:val="0"/>
      <w:marBottom w:val="0"/>
      <w:divBdr>
        <w:top w:val="none" w:sz="0" w:space="0" w:color="auto"/>
        <w:left w:val="none" w:sz="0" w:space="0" w:color="auto"/>
        <w:bottom w:val="none" w:sz="0" w:space="0" w:color="auto"/>
        <w:right w:val="none" w:sz="0" w:space="0" w:color="auto"/>
      </w:divBdr>
    </w:div>
    <w:div w:id="1520270250">
      <w:bodyDiv w:val="1"/>
      <w:marLeft w:val="0"/>
      <w:marRight w:val="0"/>
      <w:marTop w:val="0"/>
      <w:marBottom w:val="0"/>
      <w:divBdr>
        <w:top w:val="none" w:sz="0" w:space="0" w:color="auto"/>
        <w:left w:val="none" w:sz="0" w:space="0" w:color="auto"/>
        <w:bottom w:val="none" w:sz="0" w:space="0" w:color="auto"/>
        <w:right w:val="none" w:sz="0" w:space="0" w:color="auto"/>
      </w:divBdr>
    </w:div>
    <w:div w:id="1524585737">
      <w:bodyDiv w:val="1"/>
      <w:marLeft w:val="0"/>
      <w:marRight w:val="0"/>
      <w:marTop w:val="0"/>
      <w:marBottom w:val="0"/>
      <w:divBdr>
        <w:top w:val="none" w:sz="0" w:space="0" w:color="auto"/>
        <w:left w:val="none" w:sz="0" w:space="0" w:color="auto"/>
        <w:bottom w:val="none" w:sz="0" w:space="0" w:color="auto"/>
        <w:right w:val="none" w:sz="0" w:space="0" w:color="auto"/>
      </w:divBdr>
    </w:div>
    <w:div w:id="1570269070">
      <w:bodyDiv w:val="1"/>
      <w:marLeft w:val="0"/>
      <w:marRight w:val="0"/>
      <w:marTop w:val="0"/>
      <w:marBottom w:val="0"/>
      <w:divBdr>
        <w:top w:val="none" w:sz="0" w:space="0" w:color="auto"/>
        <w:left w:val="none" w:sz="0" w:space="0" w:color="auto"/>
        <w:bottom w:val="none" w:sz="0" w:space="0" w:color="auto"/>
        <w:right w:val="none" w:sz="0" w:space="0" w:color="auto"/>
      </w:divBdr>
    </w:div>
    <w:div w:id="1659847121">
      <w:bodyDiv w:val="1"/>
      <w:marLeft w:val="0"/>
      <w:marRight w:val="0"/>
      <w:marTop w:val="0"/>
      <w:marBottom w:val="0"/>
      <w:divBdr>
        <w:top w:val="none" w:sz="0" w:space="0" w:color="auto"/>
        <w:left w:val="none" w:sz="0" w:space="0" w:color="auto"/>
        <w:bottom w:val="none" w:sz="0" w:space="0" w:color="auto"/>
        <w:right w:val="none" w:sz="0" w:space="0" w:color="auto"/>
      </w:divBdr>
    </w:div>
    <w:div w:id="1744180109">
      <w:bodyDiv w:val="1"/>
      <w:marLeft w:val="0"/>
      <w:marRight w:val="0"/>
      <w:marTop w:val="0"/>
      <w:marBottom w:val="0"/>
      <w:divBdr>
        <w:top w:val="none" w:sz="0" w:space="0" w:color="auto"/>
        <w:left w:val="none" w:sz="0" w:space="0" w:color="auto"/>
        <w:bottom w:val="none" w:sz="0" w:space="0" w:color="auto"/>
        <w:right w:val="none" w:sz="0" w:space="0" w:color="auto"/>
      </w:divBdr>
    </w:div>
    <w:div w:id="1746610095">
      <w:bodyDiv w:val="1"/>
      <w:marLeft w:val="0"/>
      <w:marRight w:val="0"/>
      <w:marTop w:val="0"/>
      <w:marBottom w:val="0"/>
      <w:divBdr>
        <w:top w:val="none" w:sz="0" w:space="0" w:color="auto"/>
        <w:left w:val="none" w:sz="0" w:space="0" w:color="auto"/>
        <w:bottom w:val="none" w:sz="0" w:space="0" w:color="auto"/>
        <w:right w:val="none" w:sz="0" w:space="0" w:color="auto"/>
      </w:divBdr>
    </w:div>
    <w:div w:id="1758595711">
      <w:bodyDiv w:val="1"/>
      <w:marLeft w:val="0"/>
      <w:marRight w:val="0"/>
      <w:marTop w:val="0"/>
      <w:marBottom w:val="0"/>
      <w:divBdr>
        <w:top w:val="none" w:sz="0" w:space="0" w:color="auto"/>
        <w:left w:val="none" w:sz="0" w:space="0" w:color="auto"/>
        <w:bottom w:val="none" w:sz="0" w:space="0" w:color="auto"/>
        <w:right w:val="none" w:sz="0" w:space="0" w:color="auto"/>
      </w:divBdr>
    </w:div>
    <w:div w:id="1759866800">
      <w:bodyDiv w:val="1"/>
      <w:marLeft w:val="0"/>
      <w:marRight w:val="0"/>
      <w:marTop w:val="0"/>
      <w:marBottom w:val="0"/>
      <w:divBdr>
        <w:top w:val="none" w:sz="0" w:space="0" w:color="auto"/>
        <w:left w:val="none" w:sz="0" w:space="0" w:color="auto"/>
        <w:bottom w:val="none" w:sz="0" w:space="0" w:color="auto"/>
        <w:right w:val="none" w:sz="0" w:space="0" w:color="auto"/>
      </w:divBdr>
    </w:div>
    <w:div w:id="1765766236">
      <w:bodyDiv w:val="1"/>
      <w:marLeft w:val="0"/>
      <w:marRight w:val="0"/>
      <w:marTop w:val="0"/>
      <w:marBottom w:val="0"/>
      <w:divBdr>
        <w:top w:val="none" w:sz="0" w:space="0" w:color="auto"/>
        <w:left w:val="none" w:sz="0" w:space="0" w:color="auto"/>
        <w:bottom w:val="none" w:sz="0" w:space="0" w:color="auto"/>
        <w:right w:val="none" w:sz="0" w:space="0" w:color="auto"/>
      </w:divBdr>
    </w:div>
    <w:div w:id="1766808230">
      <w:bodyDiv w:val="1"/>
      <w:marLeft w:val="0"/>
      <w:marRight w:val="0"/>
      <w:marTop w:val="0"/>
      <w:marBottom w:val="0"/>
      <w:divBdr>
        <w:top w:val="none" w:sz="0" w:space="0" w:color="auto"/>
        <w:left w:val="none" w:sz="0" w:space="0" w:color="auto"/>
        <w:bottom w:val="none" w:sz="0" w:space="0" w:color="auto"/>
        <w:right w:val="none" w:sz="0" w:space="0" w:color="auto"/>
      </w:divBdr>
    </w:div>
    <w:div w:id="1778406209">
      <w:bodyDiv w:val="1"/>
      <w:marLeft w:val="0"/>
      <w:marRight w:val="0"/>
      <w:marTop w:val="0"/>
      <w:marBottom w:val="0"/>
      <w:divBdr>
        <w:top w:val="none" w:sz="0" w:space="0" w:color="auto"/>
        <w:left w:val="none" w:sz="0" w:space="0" w:color="auto"/>
        <w:bottom w:val="none" w:sz="0" w:space="0" w:color="auto"/>
        <w:right w:val="none" w:sz="0" w:space="0" w:color="auto"/>
      </w:divBdr>
    </w:div>
    <w:div w:id="1834373471">
      <w:bodyDiv w:val="1"/>
      <w:marLeft w:val="0"/>
      <w:marRight w:val="0"/>
      <w:marTop w:val="0"/>
      <w:marBottom w:val="0"/>
      <w:divBdr>
        <w:top w:val="none" w:sz="0" w:space="0" w:color="auto"/>
        <w:left w:val="none" w:sz="0" w:space="0" w:color="auto"/>
        <w:bottom w:val="none" w:sz="0" w:space="0" w:color="auto"/>
        <w:right w:val="none" w:sz="0" w:space="0" w:color="auto"/>
      </w:divBdr>
    </w:div>
    <w:div w:id="1870022742">
      <w:bodyDiv w:val="1"/>
      <w:marLeft w:val="0"/>
      <w:marRight w:val="0"/>
      <w:marTop w:val="0"/>
      <w:marBottom w:val="0"/>
      <w:divBdr>
        <w:top w:val="none" w:sz="0" w:space="0" w:color="auto"/>
        <w:left w:val="none" w:sz="0" w:space="0" w:color="auto"/>
        <w:bottom w:val="none" w:sz="0" w:space="0" w:color="auto"/>
        <w:right w:val="none" w:sz="0" w:space="0" w:color="auto"/>
      </w:divBdr>
    </w:div>
    <w:div w:id="1897621061">
      <w:bodyDiv w:val="1"/>
      <w:marLeft w:val="0"/>
      <w:marRight w:val="0"/>
      <w:marTop w:val="0"/>
      <w:marBottom w:val="0"/>
      <w:divBdr>
        <w:top w:val="none" w:sz="0" w:space="0" w:color="auto"/>
        <w:left w:val="none" w:sz="0" w:space="0" w:color="auto"/>
        <w:bottom w:val="none" w:sz="0" w:space="0" w:color="auto"/>
        <w:right w:val="none" w:sz="0" w:space="0" w:color="auto"/>
      </w:divBdr>
    </w:div>
    <w:div w:id="1905876077">
      <w:bodyDiv w:val="1"/>
      <w:marLeft w:val="0"/>
      <w:marRight w:val="0"/>
      <w:marTop w:val="0"/>
      <w:marBottom w:val="0"/>
      <w:divBdr>
        <w:top w:val="none" w:sz="0" w:space="0" w:color="auto"/>
        <w:left w:val="none" w:sz="0" w:space="0" w:color="auto"/>
        <w:bottom w:val="none" w:sz="0" w:space="0" w:color="auto"/>
        <w:right w:val="none" w:sz="0" w:space="0" w:color="auto"/>
      </w:divBdr>
    </w:div>
    <w:div w:id="2042630111">
      <w:bodyDiv w:val="1"/>
      <w:marLeft w:val="0"/>
      <w:marRight w:val="0"/>
      <w:marTop w:val="0"/>
      <w:marBottom w:val="0"/>
      <w:divBdr>
        <w:top w:val="none" w:sz="0" w:space="0" w:color="auto"/>
        <w:left w:val="none" w:sz="0" w:space="0" w:color="auto"/>
        <w:bottom w:val="none" w:sz="0" w:space="0" w:color="auto"/>
        <w:right w:val="none" w:sz="0" w:space="0" w:color="auto"/>
      </w:divBdr>
    </w:div>
    <w:div w:id="210090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5.jfif"/><Relationship Id="rId39" Type="http://schemas.openxmlformats.org/officeDocument/2006/relationships/diagramLayout" Target="diagrams/layout3.xml"/><Relationship Id="rId21" Type="http://schemas.openxmlformats.org/officeDocument/2006/relationships/diagramData" Target="diagrams/data1.xml"/><Relationship Id="rId34" Type="http://schemas.openxmlformats.org/officeDocument/2006/relationships/image" Target="media/image8.png"/><Relationship Id="rId42" Type="http://schemas.microsoft.com/office/2007/relationships/diagramDrawing" Target="diagrams/drawing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diagramColors" Target="diagrams/colors1.xml"/><Relationship Id="rId32" Type="http://schemas.openxmlformats.org/officeDocument/2006/relationships/diagramColors" Target="diagrams/colors2.xml"/><Relationship Id="rId37" Type="http://schemas.openxmlformats.org/officeDocument/2006/relationships/chart" Target="charts/chart1.xml"/><Relationship Id="rId40" Type="http://schemas.openxmlformats.org/officeDocument/2006/relationships/diagramQuickStyle" Target="diagrams/quickStyle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image" Target="media/image7.png"/><Relationship Id="rId36" Type="http://schemas.openxmlformats.org/officeDocument/2006/relationships/image" Target="media/image10.jp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diagramQuickStyle" Target="diagrams/quickStyle2.xm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diagramLayout" Target="diagrams/layout1.xml"/><Relationship Id="rId27" Type="http://schemas.openxmlformats.org/officeDocument/2006/relationships/image" Target="media/image6.png"/><Relationship Id="rId30" Type="http://schemas.openxmlformats.org/officeDocument/2006/relationships/diagramLayout" Target="diagrams/layout2.xml"/><Relationship Id="rId35" Type="http://schemas.openxmlformats.org/officeDocument/2006/relationships/image" Target="media/image9.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5.xml"/><Relationship Id="rId25" Type="http://schemas.microsoft.com/office/2007/relationships/diagramDrawing" Target="diagrams/drawing1.xml"/><Relationship Id="rId33" Type="http://schemas.microsoft.com/office/2007/relationships/diagramDrawing" Target="diagrams/drawing2.xml"/><Relationship Id="rId38" Type="http://schemas.openxmlformats.org/officeDocument/2006/relationships/diagramData" Target="diagrams/data3.xml"/><Relationship Id="rId20" Type="http://schemas.openxmlformats.org/officeDocument/2006/relationships/image" Target="media/image4.png"/><Relationship Id="rId41" Type="http://schemas.openxmlformats.org/officeDocument/2006/relationships/diagramColors" Target="diagrams/colors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sta\Downloads\TMDEI_1516_Template_Dissertacao.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Split</a:t>
            </a:r>
            <a:r>
              <a:rPr lang="en-US" baseline="0"/>
              <a:t> Percentages of the different dataset types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bar"/>
        <c:grouping val="stacked"/>
        <c:varyColors val="0"/>
        <c:ser>
          <c:idx val="0"/>
          <c:order val="0"/>
          <c:tx>
            <c:strRef>
              <c:f>Planilha1!$B$1</c:f>
              <c:strCache>
                <c:ptCount val="1"/>
                <c:pt idx="0">
                  <c:v>Split Percentages (%)</c:v>
                </c:pt>
              </c:strCache>
            </c:strRef>
          </c:tx>
          <c:spPr>
            <a:solidFill>
              <a:schemeClr val="accent1"/>
            </a:solidFill>
            <a:ln>
              <a:noFill/>
            </a:ln>
            <a:effectLst/>
          </c:spPr>
          <c:invertIfNegative val="0"/>
          <c:cat>
            <c:strRef>
              <c:f>Planilha1!$A$2:$A$4</c:f>
              <c:strCache>
                <c:ptCount val="3"/>
                <c:pt idx="0">
                  <c:v>Training Dataset</c:v>
                </c:pt>
                <c:pt idx="1">
                  <c:v>Validation Dataset</c:v>
                </c:pt>
                <c:pt idx="2">
                  <c:v>Test Dataset</c:v>
                </c:pt>
              </c:strCache>
            </c:strRef>
          </c:cat>
          <c:val>
            <c:numRef>
              <c:f>Planilha1!$B$2:$B$4</c:f>
              <c:numCache>
                <c:formatCode>General</c:formatCode>
                <c:ptCount val="3"/>
                <c:pt idx="0">
                  <c:v>60</c:v>
                </c:pt>
                <c:pt idx="1">
                  <c:v>20</c:v>
                </c:pt>
                <c:pt idx="2">
                  <c:v>20</c:v>
                </c:pt>
              </c:numCache>
            </c:numRef>
          </c:val>
          <c:extLst>
            <c:ext xmlns:c16="http://schemas.microsoft.com/office/drawing/2014/chart" uri="{C3380CC4-5D6E-409C-BE32-E72D297353CC}">
              <c16:uniqueId val="{00000000-7550-44B2-975F-E724E0EA280E}"/>
            </c:ext>
          </c:extLst>
        </c:ser>
        <c:dLbls>
          <c:showLegendKey val="0"/>
          <c:showVal val="0"/>
          <c:showCatName val="0"/>
          <c:showSerName val="0"/>
          <c:showPercent val="0"/>
          <c:showBubbleSize val="0"/>
        </c:dLbls>
        <c:gapWidth val="150"/>
        <c:overlap val="100"/>
        <c:axId val="1901117296"/>
        <c:axId val="1901112304"/>
      </c:barChart>
      <c:catAx>
        <c:axId val="19011172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901112304"/>
        <c:crosses val="autoZero"/>
        <c:auto val="1"/>
        <c:lblAlgn val="ctr"/>
        <c:lblOffset val="100"/>
        <c:noMultiLvlLbl val="0"/>
      </c:catAx>
      <c:valAx>
        <c:axId val="1901112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901117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66DB84-303E-4446-91A2-EA79A207F45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PT"/>
        </a:p>
      </dgm:t>
    </dgm:pt>
    <dgm:pt modelId="{16AAC839-F970-4C91-98CA-4F851D46F30F}">
      <dgm:prSet phldrT="[Texto]"/>
      <dgm:spPr/>
      <dgm:t>
        <a:bodyPr/>
        <a:lstStyle/>
        <a:p>
          <a:r>
            <a:rPr lang="pt-PT"/>
            <a:t>Artificial Intelligence</a:t>
          </a:r>
        </a:p>
      </dgm:t>
    </dgm:pt>
    <dgm:pt modelId="{747179B6-DCE0-4B54-B27C-24B8D0D90722}" type="parTrans" cxnId="{51FB77A4-5010-4962-87A3-44E1543E1E7F}">
      <dgm:prSet/>
      <dgm:spPr/>
      <dgm:t>
        <a:bodyPr/>
        <a:lstStyle/>
        <a:p>
          <a:endParaRPr lang="pt-PT"/>
        </a:p>
      </dgm:t>
    </dgm:pt>
    <dgm:pt modelId="{ED125CA1-7E0F-49EF-9E48-40C17B6C65EA}" type="sibTrans" cxnId="{51FB77A4-5010-4962-87A3-44E1543E1E7F}">
      <dgm:prSet/>
      <dgm:spPr/>
      <dgm:t>
        <a:bodyPr/>
        <a:lstStyle/>
        <a:p>
          <a:endParaRPr lang="pt-PT"/>
        </a:p>
      </dgm:t>
    </dgm:pt>
    <dgm:pt modelId="{C6FA82A2-A4B0-43E0-9D48-0576E4079E00}">
      <dgm:prSet phldrT="[Texto]"/>
      <dgm:spPr/>
      <dgm:t>
        <a:bodyPr/>
        <a:lstStyle/>
        <a:p>
          <a:r>
            <a:rPr lang="pt-PT"/>
            <a:t>Robotic Process Automation</a:t>
          </a:r>
        </a:p>
      </dgm:t>
    </dgm:pt>
    <dgm:pt modelId="{C0414A2E-DC51-4AD2-B8BB-5AE6609769B9}" type="parTrans" cxnId="{3D82ACCD-216F-41E7-AB41-ACCEBF303DA4}">
      <dgm:prSet/>
      <dgm:spPr/>
      <dgm:t>
        <a:bodyPr/>
        <a:lstStyle/>
        <a:p>
          <a:endParaRPr lang="pt-PT"/>
        </a:p>
      </dgm:t>
    </dgm:pt>
    <dgm:pt modelId="{4F30377E-0DF6-46C5-B3A6-F6410823E19B}" type="sibTrans" cxnId="{3D82ACCD-216F-41E7-AB41-ACCEBF303DA4}">
      <dgm:prSet/>
      <dgm:spPr/>
      <dgm:t>
        <a:bodyPr/>
        <a:lstStyle/>
        <a:p>
          <a:endParaRPr lang="pt-PT"/>
        </a:p>
      </dgm:t>
    </dgm:pt>
    <dgm:pt modelId="{EE0FD4DB-957E-46DC-B54C-2723D2A30FD8}">
      <dgm:prSet phldrT="[Texto]"/>
      <dgm:spPr/>
      <dgm:t>
        <a:bodyPr/>
        <a:lstStyle/>
        <a:p>
          <a:r>
            <a:rPr lang="pt-PT"/>
            <a:t>Cognitive Computing</a:t>
          </a:r>
        </a:p>
      </dgm:t>
    </dgm:pt>
    <dgm:pt modelId="{788B217A-FF1B-4720-9727-8C0FA5CCA9E1}" type="parTrans" cxnId="{9E2BB740-BC78-429B-AD4D-049F3B8CBD5F}">
      <dgm:prSet/>
      <dgm:spPr/>
      <dgm:t>
        <a:bodyPr/>
        <a:lstStyle/>
        <a:p>
          <a:endParaRPr lang="pt-PT"/>
        </a:p>
      </dgm:t>
    </dgm:pt>
    <dgm:pt modelId="{16031652-0EE8-4C30-AE84-E974F702AFE0}" type="sibTrans" cxnId="{9E2BB740-BC78-429B-AD4D-049F3B8CBD5F}">
      <dgm:prSet/>
      <dgm:spPr/>
      <dgm:t>
        <a:bodyPr/>
        <a:lstStyle/>
        <a:p>
          <a:endParaRPr lang="pt-PT"/>
        </a:p>
      </dgm:t>
    </dgm:pt>
    <dgm:pt modelId="{0CFEA860-F767-483D-8D77-E2F6CF7301EB}">
      <dgm:prSet phldrT="[Texto]"/>
      <dgm:spPr/>
      <dgm:t>
        <a:bodyPr/>
        <a:lstStyle/>
        <a:p>
          <a:r>
            <a:rPr lang="pt-PT"/>
            <a:t>Machine Learning</a:t>
          </a:r>
        </a:p>
      </dgm:t>
    </dgm:pt>
    <dgm:pt modelId="{AE20DA6E-AB01-4D07-8A7D-08430A521EC7}" type="parTrans" cxnId="{60F829D3-33AE-4EC7-A6CF-E91FEEC9EC95}">
      <dgm:prSet/>
      <dgm:spPr/>
      <dgm:t>
        <a:bodyPr/>
        <a:lstStyle/>
        <a:p>
          <a:endParaRPr lang="pt-PT"/>
        </a:p>
      </dgm:t>
    </dgm:pt>
    <dgm:pt modelId="{67BA94A9-1005-4037-932C-F13C44B81073}" type="sibTrans" cxnId="{60F829D3-33AE-4EC7-A6CF-E91FEEC9EC95}">
      <dgm:prSet/>
      <dgm:spPr/>
      <dgm:t>
        <a:bodyPr/>
        <a:lstStyle/>
        <a:p>
          <a:endParaRPr lang="pt-PT"/>
        </a:p>
      </dgm:t>
    </dgm:pt>
    <dgm:pt modelId="{9FE3D06B-A9A6-4247-8454-E1BFD1BE8D58}">
      <dgm:prSet/>
      <dgm:spPr/>
      <dgm:t>
        <a:bodyPr/>
        <a:lstStyle/>
        <a:p>
          <a:r>
            <a:rPr lang="pt-PT"/>
            <a:t>Text to Speech</a:t>
          </a:r>
        </a:p>
      </dgm:t>
    </dgm:pt>
    <dgm:pt modelId="{C65B0667-F46A-4B35-8521-53D8CF476DE9}" type="parTrans" cxnId="{1A25E13E-912B-42DC-839B-6549C70C29D7}">
      <dgm:prSet/>
      <dgm:spPr/>
      <dgm:t>
        <a:bodyPr/>
        <a:lstStyle/>
        <a:p>
          <a:endParaRPr lang="pt-PT"/>
        </a:p>
      </dgm:t>
    </dgm:pt>
    <dgm:pt modelId="{B77C6D00-59F9-4021-9328-557605579CF3}" type="sibTrans" cxnId="{1A25E13E-912B-42DC-839B-6549C70C29D7}">
      <dgm:prSet/>
      <dgm:spPr/>
      <dgm:t>
        <a:bodyPr/>
        <a:lstStyle/>
        <a:p>
          <a:endParaRPr lang="pt-PT"/>
        </a:p>
      </dgm:t>
    </dgm:pt>
    <dgm:pt modelId="{21BFDCC3-A1E9-42BB-862F-A060E74957BF}">
      <dgm:prSet/>
      <dgm:spPr/>
      <dgm:t>
        <a:bodyPr/>
        <a:lstStyle/>
        <a:p>
          <a:r>
            <a:rPr lang="pt-PT"/>
            <a:t>Machine Vision</a:t>
          </a:r>
        </a:p>
      </dgm:t>
    </dgm:pt>
    <dgm:pt modelId="{9E202890-7E41-4F80-8EDC-69EBAFC23F5E}" type="parTrans" cxnId="{301A88C2-9051-44D0-A4F0-56B3B6A9CC97}">
      <dgm:prSet/>
      <dgm:spPr/>
      <dgm:t>
        <a:bodyPr/>
        <a:lstStyle/>
        <a:p>
          <a:endParaRPr lang="pt-PT"/>
        </a:p>
      </dgm:t>
    </dgm:pt>
    <dgm:pt modelId="{BD0B14EE-497C-4192-8CF1-EBA482D80C9B}" type="sibTrans" cxnId="{301A88C2-9051-44D0-A4F0-56B3B6A9CC97}">
      <dgm:prSet/>
      <dgm:spPr/>
      <dgm:t>
        <a:bodyPr/>
        <a:lstStyle/>
        <a:p>
          <a:endParaRPr lang="pt-PT"/>
        </a:p>
      </dgm:t>
    </dgm:pt>
    <dgm:pt modelId="{A30212A6-2B5E-4345-8E0A-6BEDD2A8FA96}">
      <dgm:prSet/>
      <dgm:spPr/>
      <dgm:t>
        <a:bodyPr/>
        <a:lstStyle/>
        <a:p>
          <a:r>
            <a:rPr lang="pt-PT"/>
            <a:t>Translation</a:t>
          </a:r>
        </a:p>
      </dgm:t>
    </dgm:pt>
    <dgm:pt modelId="{3E9B005D-B2AA-4D54-8625-56DA51217181}" type="parTrans" cxnId="{F1A01ACE-3BF7-41C9-83A5-2D294384EA1B}">
      <dgm:prSet/>
      <dgm:spPr/>
      <dgm:t>
        <a:bodyPr/>
        <a:lstStyle/>
        <a:p>
          <a:endParaRPr lang="pt-PT"/>
        </a:p>
      </dgm:t>
    </dgm:pt>
    <dgm:pt modelId="{35E6D677-A5C9-4442-93C6-4EEA1EEDC5EB}" type="sibTrans" cxnId="{F1A01ACE-3BF7-41C9-83A5-2D294384EA1B}">
      <dgm:prSet/>
      <dgm:spPr/>
      <dgm:t>
        <a:bodyPr/>
        <a:lstStyle/>
        <a:p>
          <a:endParaRPr lang="pt-PT"/>
        </a:p>
      </dgm:t>
    </dgm:pt>
    <dgm:pt modelId="{272DDB8B-6B67-486D-9A21-3D0AC7C10146}">
      <dgm:prSet phldrT="[Texto]"/>
      <dgm:spPr/>
      <dgm:t>
        <a:bodyPr/>
        <a:lstStyle/>
        <a:p>
          <a:r>
            <a:rPr lang="pt-PT"/>
            <a:t>Predictive Analytics</a:t>
          </a:r>
        </a:p>
      </dgm:t>
    </dgm:pt>
    <dgm:pt modelId="{E7E0CAE4-EE65-40BA-83E4-175186EB2A1E}" type="parTrans" cxnId="{F7C93176-611A-4F13-A5FD-06EA1F18E545}">
      <dgm:prSet/>
      <dgm:spPr/>
      <dgm:t>
        <a:bodyPr/>
        <a:lstStyle/>
        <a:p>
          <a:endParaRPr lang="pt-PT"/>
        </a:p>
      </dgm:t>
    </dgm:pt>
    <dgm:pt modelId="{BB968006-B4A3-4498-B7D0-17E9B01FF032}" type="sibTrans" cxnId="{F7C93176-611A-4F13-A5FD-06EA1F18E545}">
      <dgm:prSet/>
      <dgm:spPr/>
      <dgm:t>
        <a:bodyPr/>
        <a:lstStyle/>
        <a:p>
          <a:endParaRPr lang="pt-PT"/>
        </a:p>
      </dgm:t>
    </dgm:pt>
    <dgm:pt modelId="{16535882-C133-45D0-B953-09A805B0FC29}">
      <dgm:prSet phldrT="[Texto]"/>
      <dgm:spPr/>
      <dgm:t>
        <a:bodyPr/>
        <a:lstStyle/>
        <a:p>
          <a:r>
            <a:rPr lang="pt-PT"/>
            <a:t>Deep Learning</a:t>
          </a:r>
        </a:p>
      </dgm:t>
    </dgm:pt>
    <dgm:pt modelId="{B75D8F1C-A681-433A-B1F8-61FAF6B3C8A4}" type="parTrans" cxnId="{0AA155D3-61C2-4766-8623-F0A3359E35C8}">
      <dgm:prSet/>
      <dgm:spPr/>
      <dgm:t>
        <a:bodyPr/>
        <a:lstStyle/>
        <a:p>
          <a:endParaRPr lang="pt-PT"/>
        </a:p>
      </dgm:t>
    </dgm:pt>
    <dgm:pt modelId="{A345BF99-8245-4F1F-A90E-8199318016A2}" type="sibTrans" cxnId="{0AA155D3-61C2-4766-8623-F0A3359E35C8}">
      <dgm:prSet/>
      <dgm:spPr/>
      <dgm:t>
        <a:bodyPr/>
        <a:lstStyle/>
        <a:p>
          <a:endParaRPr lang="pt-PT"/>
        </a:p>
      </dgm:t>
    </dgm:pt>
    <dgm:pt modelId="{F329DEDD-624F-40ED-9E1D-453465689FEC}">
      <dgm:prSet/>
      <dgm:spPr/>
      <dgm:t>
        <a:bodyPr/>
        <a:lstStyle/>
        <a:p>
          <a:r>
            <a:rPr lang="pt-PT"/>
            <a:t>Speech</a:t>
          </a:r>
        </a:p>
      </dgm:t>
    </dgm:pt>
    <dgm:pt modelId="{6D0E4498-03FA-4710-A795-1D42146056E8}" type="parTrans" cxnId="{119D157E-3E62-4526-ABBC-2279BBD642C1}">
      <dgm:prSet/>
      <dgm:spPr/>
      <dgm:t>
        <a:bodyPr/>
        <a:lstStyle/>
        <a:p>
          <a:endParaRPr lang="pt-PT"/>
        </a:p>
      </dgm:t>
    </dgm:pt>
    <dgm:pt modelId="{CE2A3AAA-4007-445A-87BE-C5A32D499FA5}" type="sibTrans" cxnId="{119D157E-3E62-4526-ABBC-2279BBD642C1}">
      <dgm:prSet/>
      <dgm:spPr/>
      <dgm:t>
        <a:bodyPr/>
        <a:lstStyle/>
        <a:p>
          <a:endParaRPr lang="pt-PT"/>
        </a:p>
      </dgm:t>
    </dgm:pt>
    <dgm:pt modelId="{8D35890E-CEFF-43C0-85DA-A85AA2C78B0C}">
      <dgm:prSet/>
      <dgm:spPr/>
      <dgm:t>
        <a:bodyPr/>
        <a:lstStyle/>
        <a:p>
          <a:r>
            <a:rPr lang="pt-PT"/>
            <a:t>Sppech to Text</a:t>
          </a:r>
        </a:p>
      </dgm:t>
    </dgm:pt>
    <dgm:pt modelId="{68D04B22-DD15-477E-BF7B-7D1982EBE1DC}" type="parTrans" cxnId="{B8C41B93-A632-4043-AD03-DD99517EC5F3}">
      <dgm:prSet/>
      <dgm:spPr/>
      <dgm:t>
        <a:bodyPr/>
        <a:lstStyle/>
        <a:p>
          <a:endParaRPr lang="pt-PT"/>
        </a:p>
      </dgm:t>
    </dgm:pt>
    <dgm:pt modelId="{7076A13E-B0C6-4302-8E2F-C66775FED512}" type="sibTrans" cxnId="{B8C41B93-A632-4043-AD03-DD99517EC5F3}">
      <dgm:prSet/>
      <dgm:spPr/>
      <dgm:t>
        <a:bodyPr/>
        <a:lstStyle/>
        <a:p>
          <a:endParaRPr lang="pt-PT"/>
        </a:p>
      </dgm:t>
    </dgm:pt>
    <dgm:pt modelId="{1794A035-826E-48AD-BCDF-88855AD2BCD8}">
      <dgm:prSet/>
      <dgm:spPr/>
      <dgm:t>
        <a:bodyPr/>
        <a:lstStyle/>
        <a:p>
          <a:r>
            <a:rPr lang="pt-PT"/>
            <a:t>Vision</a:t>
          </a:r>
        </a:p>
      </dgm:t>
    </dgm:pt>
    <dgm:pt modelId="{70C2836C-169C-46BD-9A9A-998A0E2BDF83}" type="parTrans" cxnId="{33960BC5-E8A1-4BAF-8D48-B4295FFD6496}">
      <dgm:prSet/>
      <dgm:spPr/>
      <dgm:t>
        <a:bodyPr/>
        <a:lstStyle/>
        <a:p>
          <a:endParaRPr lang="pt-PT"/>
        </a:p>
      </dgm:t>
    </dgm:pt>
    <dgm:pt modelId="{DE216AF2-7EF9-4FCE-AF9D-192C7742B057}" type="sibTrans" cxnId="{33960BC5-E8A1-4BAF-8D48-B4295FFD6496}">
      <dgm:prSet/>
      <dgm:spPr/>
      <dgm:t>
        <a:bodyPr/>
        <a:lstStyle/>
        <a:p>
          <a:endParaRPr lang="pt-PT"/>
        </a:p>
      </dgm:t>
    </dgm:pt>
    <dgm:pt modelId="{8FBD1648-2579-4DE2-BD87-13F2FD2D8029}">
      <dgm:prSet/>
      <dgm:spPr/>
      <dgm:t>
        <a:bodyPr/>
        <a:lstStyle/>
        <a:p>
          <a:r>
            <a:rPr lang="pt-PT"/>
            <a:t>Image Recognition</a:t>
          </a:r>
        </a:p>
      </dgm:t>
    </dgm:pt>
    <dgm:pt modelId="{C8F70C4D-B818-4B2D-96D4-FBEAACBD2684}" type="parTrans" cxnId="{6AFBE2B7-BE62-44D2-8CD0-CB4E197491F3}">
      <dgm:prSet/>
      <dgm:spPr/>
      <dgm:t>
        <a:bodyPr/>
        <a:lstStyle/>
        <a:p>
          <a:endParaRPr lang="pt-PT"/>
        </a:p>
      </dgm:t>
    </dgm:pt>
    <dgm:pt modelId="{0213ADA8-6B21-44D8-A621-668E0AC39090}" type="sibTrans" cxnId="{6AFBE2B7-BE62-44D2-8CD0-CB4E197491F3}">
      <dgm:prSet/>
      <dgm:spPr/>
      <dgm:t>
        <a:bodyPr/>
        <a:lstStyle/>
        <a:p>
          <a:endParaRPr lang="pt-PT"/>
        </a:p>
      </dgm:t>
    </dgm:pt>
    <dgm:pt modelId="{94537218-09C4-435D-BDFA-5AF527B9F1C3}">
      <dgm:prSet/>
      <dgm:spPr/>
      <dgm:t>
        <a:bodyPr/>
        <a:lstStyle/>
        <a:p>
          <a:r>
            <a:rPr lang="pt-PT"/>
            <a:t>NLP</a:t>
          </a:r>
        </a:p>
      </dgm:t>
    </dgm:pt>
    <dgm:pt modelId="{7F2534BC-21B0-4C57-BA8F-ABE3A862807C}" type="parTrans" cxnId="{C83CEB06-A2D2-4D30-8874-F568213D384D}">
      <dgm:prSet/>
      <dgm:spPr/>
      <dgm:t>
        <a:bodyPr/>
        <a:lstStyle/>
        <a:p>
          <a:endParaRPr lang="pt-PT"/>
        </a:p>
      </dgm:t>
    </dgm:pt>
    <dgm:pt modelId="{FA9D38A0-F5CD-42BB-8653-44E4C02B740F}" type="sibTrans" cxnId="{C83CEB06-A2D2-4D30-8874-F568213D384D}">
      <dgm:prSet/>
      <dgm:spPr/>
      <dgm:t>
        <a:bodyPr/>
        <a:lstStyle/>
        <a:p>
          <a:endParaRPr lang="pt-PT"/>
        </a:p>
      </dgm:t>
    </dgm:pt>
    <dgm:pt modelId="{39A384D7-D9D6-4CB2-9C39-E099F7B8E6D1}">
      <dgm:prSet/>
      <dgm:spPr/>
      <dgm:t>
        <a:bodyPr/>
        <a:lstStyle/>
        <a:p>
          <a:r>
            <a:rPr lang="pt-PT"/>
            <a:t>Information Extraction</a:t>
          </a:r>
        </a:p>
      </dgm:t>
    </dgm:pt>
    <dgm:pt modelId="{EABAFA32-8735-4E7C-B63B-9D42D6B3DCC1}" type="parTrans" cxnId="{9C94EB61-FEC8-45F7-9117-7E6EC7302057}">
      <dgm:prSet/>
      <dgm:spPr/>
      <dgm:t>
        <a:bodyPr/>
        <a:lstStyle/>
        <a:p>
          <a:endParaRPr lang="pt-PT"/>
        </a:p>
      </dgm:t>
    </dgm:pt>
    <dgm:pt modelId="{050ED6AE-22D3-48CC-BA6C-FF8B46713B2E}" type="sibTrans" cxnId="{9C94EB61-FEC8-45F7-9117-7E6EC7302057}">
      <dgm:prSet/>
      <dgm:spPr/>
      <dgm:t>
        <a:bodyPr/>
        <a:lstStyle/>
        <a:p>
          <a:endParaRPr lang="pt-PT"/>
        </a:p>
      </dgm:t>
    </dgm:pt>
    <dgm:pt modelId="{47066BC6-3AEF-4822-AD1B-A6C9481BB7A4}" type="pres">
      <dgm:prSet presAssocID="{BD66DB84-303E-4446-91A2-EA79A207F45F}" presName="diagram" presStyleCnt="0">
        <dgm:presLayoutVars>
          <dgm:chPref val="1"/>
          <dgm:dir/>
          <dgm:animOne val="branch"/>
          <dgm:animLvl val="lvl"/>
          <dgm:resizeHandles val="exact"/>
        </dgm:presLayoutVars>
      </dgm:prSet>
      <dgm:spPr/>
    </dgm:pt>
    <dgm:pt modelId="{7BD31767-CE48-427F-AE3F-01EBF0AA83FF}" type="pres">
      <dgm:prSet presAssocID="{16AAC839-F970-4C91-98CA-4F851D46F30F}" presName="root1" presStyleCnt="0"/>
      <dgm:spPr/>
    </dgm:pt>
    <dgm:pt modelId="{67B704D2-273D-4CB2-BE3B-2B390ECAD3CD}" type="pres">
      <dgm:prSet presAssocID="{16AAC839-F970-4C91-98CA-4F851D46F30F}" presName="LevelOneTextNode" presStyleLbl="node0" presStyleIdx="0" presStyleCnt="1">
        <dgm:presLayoutVars>
          <dgm:chPref val="3"/>
        </dgm:presLayoutVars>
      </dgm:prSet>
      <dgm:spPr/>
    </dgm:pt>
    <dgm:pt modelId="{CD95D3C6-6509-4CB5-BCD9-35C5D255E58E}" type="pres">
      <dgm:prSet presAssocID="{16AAC839-F970-4C91-98CA-4F851D46F30F}" presName="level2hierChild" presStyleCnt="0"/>
      <dgm:spPr/>
    </dgm:pt>
    <dgm:pt modelId="{5CDB6BF4-9873-4F1E-ABBB-A73910DD58DD}" type="pres">
      <dgm:prSet presAssocID="{C0414A2E-DC51-4AD2-B8BB-5AE6609769B9}" presName="conn2-1" presStyleLbl="parChTrans1D2" presStyleIdx="0" presStyleCnt="2"/>
      <dgm:spPr/>
    </dgm:pt>
    <dgm:pt modelId="{5B289212-7115-4118-86E0-B93424F0EEC6}" type="pres">
      <dgm:prSet presAssocID="{C0414A2E-DC51-4AD2-B8BB-5AE6609769B9}" presName="connTx" presStyleLbl="parChTrans1D2" presStyleIdx="0" presStyleCnt="2"/>
      <dgm:spPr/>
    </dgm:pt>
    <dgm:pt modelId="{27263FCC-2FA2-4136-983E-61A39CD1D1B3}" type="pres">
      <dgm:prSet presAssocID="{C6FA82A2-A4B0-43E0-9D48-0576E4079E00}" presName="root2" presStyleCnt="0"/>
      <dgm:spPr/>
    </dgm:pt>
    <dgm:pt modelId="{374B75B6-500F-4E95-AD53-5B655285AB92}" type="pres">
      <dgm:prSet presAssocID="{C6FA82A2-A4B0-43E0-9D48-0576E4079E00}" presName="LevelTwoTextNode" presStyleLbl="node2" presStyleIdx="0" presStyleCnt="2">
        <dgm:presLayoutVars>
          <dgm:chPref val="3"/>
        </dgm:presLayoutVars>
      </dgm:prSet>
      <dgm:spPr/>
    </dgm:pt>
    <dgm:pt modelId="{B47FE414-7DDD-4840-9D20-615D1845C1B6}" type="pres">
      <dgm:prSet presAssocID="{C6FA82A2-A4B0-43E0-9D48-0576E4079E00}" presName="level3hierChild" presStyleCnt="0"/>
      <dgm:spPr/>
    </dgm:pt>
    <dgm:pt modelId="{9EA885CC-381A-4537-8869-A034978AD2B7}" type="pres">
      <dgm:prSet presAssocID="{788B217A-FF1B-4720-9727-8C0FA5CCA9E1}" presName="conn2-1" presStyleLbl="parChTrans1D2" presStyleIdx="1" presStyleCnt="2"/>
      <dgm:spPr/>
    </dgm:pt>
    <dgm:pt modelId="{5576CD3D-3E4A-4F01-A7E1-C946B604BDEF}" type="pres">
      <dgm:prSet presAssocID="{788B217A-FF1B-4720-9727-8C0FA5CCA9E1}" presName="connTx" presStyleLbl="parChTrans1D2" presStyleIdx="1" presStyleCnt="2"/>
      <dgm:spPr/>
    </dgm:pt>
    <dgm:pt modelId="{802CD426-B1D8-4237-8F1C-FD11222366E0}" type="pres">
      <dgm:prSet presAssocID="{EE0FD4DB-957E-46DC-B54C-2723D2A30FD8}" presName="root2" presStyleCnt="0"/>
      <dgm:spPr/>
    </dgm:pt>
    <dgm:pt modelId="{AE4779E7-3C95-4975-882C-376E81D52BF5}" type="pres">
      <dgm:prSet presAssocID="{EE0FD4DB-957E-46DC-B54C-2723D2A30FD8}" presName="LevelTwoTextNode" presStyleLbl="node2" presStyleIdx="1" presStyleCnt="2">
        <dgm:presLayoutVars>
          <dgm:chPref val="3"/>
        </dgm:presLayoutVars>
      </dgm:prSet>
      <dgm:spPr/>
    </dgm:pt>
    <dgm:pt modelId="{0270FE2C-B949-4573-87BE-A8F6AEB49B4A}" type="pres">
      <dgm:prSet presAssocID="{EE0FD4DB-957E-46DC-B54C-2723D2A30FD8}" presName="level3hierChild" presStyleCnt="0"/>
      <dgm:spPr/>
    </dgm:pt>
    <dgm:pt modelId="{9E78015B-8ECF-425E-B7CA-463BC644CD69}" type="pres">
      <dgm:prSet presAssocID="{AE20DA6E-AB01-4D07-8A7D-08430A521EC7}" presName="conn2-1" presStyleLbl="parChTrans1D3" presStyleIdx="0" presStyleCnt="4"/>
      <dgm:spPr/>
    </dgm:pt>
    <dgm:pt modelId="{912B30B4-471C-4EF8-BEC6-1AB34B37A482}" type="pres">
      <dgm:prSet presAssocID="{AE20DA6E-AB01-4D07-8A7D-08430A521EC7}" presName="connTx" presStyleLbl="parChTrans1D3" presStyleIdx="0" presStyleCnt="4"/>
      <dgm:spPr/>
    </dgm:pt>
    <dgm:pt modelId="{C54E662E-F316-4F6D-8F34-9558780A3ADF}" type="pres">
      <dgm:prSet presAssocID="{0CFEA860-F767-483D-8D77-E2F6CF7301EB}" presName="root2" presStyleCnt="0"/>
      <dgm:spPr/>
    </dgm:pt>
    <dgm:pt modelId="{830282A7-52A9-41C6-8B9B-B0C81B9EFE72}" type="pres">
      <dgm:prSet presAssocID="{0CFEA860-F767-483D-8D77-E2F6CF7301EB}" presName="LevelTwoTextNode" presStyleLbl="node3" presStyleIdx="0" presStyleCnt="4">
        <dgm:presLayoutVars>
          <dgm:chPref val="3"/>
        </dgm:presLayoutVars>
      </dgm:prSet>
      <dgm:spPr/>
    </dgm:pt>
    <dgm:pt modelId="{B34DC6D6-317B-48ED-B40F-ED8FF13344BB}" type="pres">
      <dgm:prSet presAssocID="{0CFEA860-F767-483D-8D77-E2F6CF7301EB}" presName="level3hierChild" presStyleCnt="0"/>
      <dgm:spPr/>
    </dgm:pt>
    <dgm:pt modelId="{1127947F-69D7-4B7C-9C2A-F536C51D8C84}" type="pres">
      <dgm:prSet presAssocID="{B75D8F1C-A681-433A-B1F8-61FAF6B3C8A4}" presName="conn2-1" presStyleLbl="parChTrans1D4" presStyleIdx="0" presStyleCnt="8"/>
      <dgm:spPr/>
    </dgm:pt>
    <dgm:pt modelId="{05BCD61B-AFAC-4CDC-902C-A4294026AAB4}" type="pres">
      <dgm:prSet presAssocID="{B75D8F1C-A681-433A-B1F8-61FAF6B3C8A4}" presName="connTx" presStyleLbl="parChTrans1D4" presStyleIdx="0" presStyleCnt="8"/>
      <dgm:spPr/>
    </dgm:pt>
    <dgm:pt modelId="{00B669BB-9A04-4D7B-9994-80AAFFD0397C}" type="pres">
      <dgm:prSet presAssocID="{16535882-C133-45D0-B953-09A805B0FC29}" presName="root2" presStyleCnt="0"/>
      <dgm:spPr/>
    </dgm:pt>
    <dgm:pt modelId="{FAB1EAB0-0443-4144-846B-85386B2D95E3}" type="pres">
      <dgm:prSet presAssocID="{16535882-C133-45D0-B953-09A805B0FC29}" presName="LevelTwoTextNode" presStyleLbl="node4" presStyleIdx="0" presStyleCnt="8">
        <dgm:presLayoutVars>
          <dgm:chPref val="3"/>
        </dgm:presLayoutVars>
      </dgm:prSet>
      <dgm:spPr/>
    </dgm:pt>
    <dgm:pt modelId="{BA86FA50-7E19-44E5-814C-026571DCE7B5}" type="pres">
      <dgm:prSet presAssocID="{16535882-C133-45D0-B953-09A805B0FC29}" presName="level3hierChild" presStyleCnt="0"/>
      <dgm:spPr/>
    </dgm:pt>
    <dgm:pt modelId="{AB42588C-58E9-4469-8865-54C45489CF86}" type="pres">
      <dgm:prSet presAssocID="{E7E0CAE4-EE65-40BA-83E4-175186EB2A1E}" presName="conn2-1" presStyleLbl="parChTrans1D4" presStyleIdx="1" presStyleCnt="8"/>
      <dgm:spPr/>
    </dgm:pt>
    <dgm:pt modelId="{CFA7D6E9-BD0A-4ADA-BDDA-6428958D52E4}" type="pres">
      <dgm:prSet presAssocID="{E7E0CAE4-EE65-40BA-83E4-175186EB2A1E}" presName="connTx" presStyleLbl="parChTrans1D4" presStyleIdx="1" presStyleCnt="8"/>
      <dgm:spPr/>
    </dgm:pt>
    <dgm:pt modelId="{9E83DD5E-F969-4A34-86DF-5C9B2F09317F}" type="pres">
      <dgm:prSet presAssocID="{272DDB8B-6B67-486D-9A21-3D0AC7C10146}" presName="root2" presStyleCnt="0"/>
      <dgm:spPr/>
    </dgm:pt>
    <dgm:pt modelId="{E8E8071B-E79B-4BA3-9D86-2E4C55B4991A}" type="pres">
      <dgm:prSet presAssocID="{272DDB8B-6B67-486D-9A21-3D0AC7C10146}" presName="LevelTwoTextNode" presStyleLbl="node4" presStyleIdx="1" presStyleCnt="8">
        <dgm:presLayoutVars>
          <dgm:chPref val="3"/>
        </dgm:presLayoutVars>
      </dgm:prSet>
      <dgm:spPr/>
    </dgm:pt>
    <dgm:pt modelId="{B1E3E38D-2C0B-4698-A543-5C7B6D9F7C0A}" type="pres">
      <dgm:prSet presAssocID="{272DDB8B-6B67-486D-9A21-3D0AC7C10146}" presName="level3hierChild" presStyleCnt="0"/>
      <dgm:spPr/>
    </dgm:pt>
    <dgm:pt modelId="{DB62B0E8-F942-4414-803B-98517DED5705}" type="pres">
      <dgm:prSet presAssocID="{6D0E4498-03FA-4710-A795-1D42146056E8}" presName="conn2-1" presStyleLbl="parChTrans1D3" presStyleIdx="1" presStyleCnt="4"/>
      <dgm:spPr/>
    </dgm:pt>
    <dgm:pt modelId="{8F84AC2F-AFBE-4A43-B930-DD18EE2CE71B}" type="pres">
      <dgm:prSet presAssocID="{6D0E4498-03FA-4710-A795-1D42146056E8}" presName="connTx" presStyleLbl="parChTrans1D3" presStyleIdx="1" presStyleCnt="4"/>
      <dgm:spPr/>
    </dgm:pt>
    <dgm:pt modelId="{8AB6E11C-A23A-404C-A7A7-E00487568040}" type="pres">
      <dgm:prSet presAssocID="{F329DEDD-624F-40ED-9E1D-453465689FEC}" presName="root2" presStyleCnt="0"/>
      <dgm:spPr/>
    </dgm:pt>
    <dgm:pt modelId="{7EAF95F8-0D3B-4DBB-AE69-67FE6986CF72}" type="pres">
      <dgm:prSet presAssocID="{F329DEDD-624F-40ED-9E1D-453465689FEC}" presName="LevelTwoTextNode" presStyleLbl="node3" presStyleIdx="1" presStyleCnt="4">
        <dgm:presLayoutVars>
          <dgm:chPref val="3"/>
        </dgm:presLayoutVars>
      </dgm:prSet>
      <dgm:spPr/>
    </dgm:pt>
    <dgm:pt modelId="{67A2341C-FD82-4E8B-B8B2-4496F3EE0D3E}" type="pres">
      <dgm:prSet presAssocID="{F329DEDD-624F-40ED-9E1D-453465689FEC}" presName="level3hierChild" presStyleCnt="0"/>
      <dgm:spPr/>
    </dgm:pt>
    <dgm:pt modelId="{19993547-FCD6-4B19-B960-AB79052C2CB1}" type="pres">
      <dgm:prSet presAssocID="{68D04B22-DD15-477E-BF7B-7D1982EBE1DC}" presName="conn2-1" presStyleLbl="parChTrans1D4" presStyleIdx="2" presStyleCnt="8"/>
      <dgm:spPr/>
    </dgm:pt>
    <dgm:pt modelId="{FCABC857-169F-4717-994F-372684C20A6E}" type="pres">
      <dgm:prSet presAssocID="{68D04B22-DD15-477E-BF7B-7D1982EBE1DC}" presName="connTx" presStyleLbl="parChTrans1D4" presStyleIdx="2" presStyleCnt="8"/>
      <dgm:spPr/>
    </dgm:pt>
    <dgm:pt modelId="{646FFD6D-EA89-42EF-A4BD-4461C994AF7B}" type="pres">
      <dgm:prSet presAssocID="{8D35890E-CEFF-43C0-85DA-A85AA2C78B0C}" presName="root2" presStyleCnt="0"/>
      <dgm:spPr/>
    </dgm:pt>
    <dgm:pt modelId="{D73E9EBE-5331-46A4-9D0B-A0F91E7C6856}" type="pres">
      <dgm:prSet presAssocID="{8D35890E-CEFF-43C0-85DA-A85AA2C78B0C}" presName="LevelTwoTextNode" presStyleLbl="node4" presStyleIdx="2" presStyleCnt="8">
        <dgm:presLayoutVars>
          <dgm:chPref val="3"/>
        </dgm:presLayoutVars>
      </dgm:prSet>
      <dgm:spPr/>
    </dgm:pt>
    <dgm:pt modelId="{2197DD94-E46F-48E9-B889-FFEE885AA1A3}" type="pres">
      <dgm:prSet presAssocID="{8D35890E-CEFF-43C0-85DA-A85AA2C78B0C}" presName="level3hierChild" presStyleCnt="0"/>
      <dgm:spPr/>
    </dgm:pt>
    <dgm:pt modelId="{FF7A32EC-1402-483A-B869-F9DEEF8BCFE8}" type="pres">
      <dgm:prSet presAssocID="{C65B0667-F46A-4B35-8521-53D8CF476DE9}" presName="conn2-1" presStyleLbl="parChTrans1D4" presStyleIdx="3" presStyleCnt="8"/>
      <dgm:spPr/>
    </dgm:pt>
    <dgm:pt modelId="{BFC49471-8423-4A78-AE8E-F45D0E97D032}" type="pres">
      <dgm:prSet presAssocID="{C65B0667-F46A-4B35-8521-53D8CF476DE9}" presName="connTx" presStyleLbl="parChTrans1D4" presStyleIdx="3" presStyleCnt="8"/>
      <dgm:spPr/>
    </dgm:pt>
    <dgm:pt modelId="{DC4F82C0-69F4-4635-BB8A-822C47FC817A}" type="pres">
      <dgm:prSet presAssocID="{9FE3D06B-A9A6-4247-8454-E1BFD1BE8D58}" presName="root2" presStyleCnt="0"/>
      <dgm:spPr/>
    </dgm:pt>
    <dgm:pt modelId="{DBB926EC-B702-4DC0-8CE7-CA96E7151510}" type="pres">
      <dgm:prSet presAssocID="{9FE3D06B-A9A6-4247-8454-E1BFD1BE8D58}" presName="LevelTwoTextNode" presStyleLbl="node4" presStyleIdx="3" presStyleCnt="8">
        <dgm:presLayoutVars>
          <dgm:chPref val="3"/>
        </dgm:presLayoutVars>
      </dgm:prSet>
      <dgm:spPr/>
    </dgm:pt>
    <dgm:pt modelId="{3B90CA1B-4FDC-481E-AADD-2125932E4548}" type="pres">
      <dgm:prSet presAssocID="{9FE3D06B-A9A6-4247-8454-E1BFD1BE8D58}" presName="level3hierChild" presStyleCnt="0"/>
      <dgm:spPr/>
    </dgm:pt>
    <dgm:pt modelId="{7C3FAC1B-F013-4083-8D52-C115BBBFBFB1}" type="pres">
      <dgm:prSet presAssocID="{70C2836C-169C-46BD-9A9A-998A0E2BDF83}" presName="conn2-1" presStyleLbl="parChTrans1D3" presStyleIdx="2" presStyleCnt="4"/>
      <dgm:spPr/>
    </dgm:pt>
    <dgm:pt modelId="{E37BCDE8-6D7E-4CB4-A223-CA836C4AA402}" type="pres">
      <dgm:prSet presAssocID="{70C2836C-169C-46BD-9A9A-998A0E2BDF83}" presName="connTx" presStyleLbl="parChTrans1D3" presStyleIdx="2" presStyleCnt="4"/>
      <dgm:spPr/>
    </dgm:pt>
    <dgm:pt modelId="{CA3D4888-184E-4B86-AF3B-4BFAA1294DAA}" type="pres">
      <dgm:prSet presAssocID="{1794A035-826E-48AD-BCDF-88855AD2BCD8}" presName="root2" presStyleCnt="0"/>
      <dgm:spPr/>
    </dgm:pt>
    <dgm:pt modelId="{E7930D3A-AE9D-4445-8D4E-6A44AD5F6F96}" type="pres">
      <dgm:prSet presAssocID="{1794A035-826E-48AD-BCDF-88855AD2BCD8}" presName="LevelTwoTextNode" presStyleLbl="node3" presStyleIdx="2" presStyleCnt="4">
        <dgm:presLayoutVars>
          <dgm:chPref val="3"/>
        </dgm:presLayoutVars>
      </dgm:prSet>
      <dgm:spPr/>
    </dgm:pt>
    <dgm:pt modelId="{D5A37F2F-5357-4365-A274-F0EE0FC01FE3}" type="pres">
      <dgm:prSet presAssocID="{1794A035-826E-48AD-BCDF-88855AD2BCD8}" presName="level3hierChild" presStyleCnt="0"/>
      <dgm:spPr/>
    </dgm:pt>
    <dgm:pt modelId="{EB0726D3-85E7-425D-B4A6-DC60340C8AA2}" type="pres">
      <dgm:prSet presAssocID="{C8F70C4D-B818-4B2D-96D4-FBEAACBD2684}" presName="conn2-1" presStyleLbl="parChTrans1D4" presStyleIdx="4" presStyleCnt="8"/>
      <dgm:spPr/>
    </dgm:pt>
    <dgm:pt modelId="{56820A06-D2EC-4B31-B0D7-A7CD53BD14D6}" type="pres">
      <dgm:prSet presAssocID="{C8F70C4D-B818-4B2D-96D4-FBEAACBD2684}" presName="connTx" presStyleLbl="parChTrans1D4" presStyleIdx="4" presStyleCnt="8"/>
      <dgm:spPr/>
    </dgm:pt>
    <dgm:pt modelId="{EEBA7835-0C93-43A4-A874-9E6D9366E178}" type="pres">
      <dgm:prSet presAssocID="{8FBD1648-2579-4DE2-BD87-13F2FD2D8029}" presName="root2" presStyleCnt="0"/>
      <dgm:spPr/>
    </dgm:pt>
    <dgm:pt modelId="{AB4CC84F-16F4-4C15-BC34-534340FEF030}" type="pres">
      <dgm:prSet presAssocID="{8FBD1648-2579-4DE2-BD87-13F2FD2D8029}" presName="LevelTwoTextNode" presStyleLbl="node4" presStyleIdx="4" presStyleCnt="8">
        <dgm:presLayoutVars>
          <dgm:chPref val="3"/>
        </dgm:presLayoutVars>
      </dgm:prSet>
      <dgm:spPr/>
    </dgm:pt>
    <dgm:pt modelId="{F65B894E-7748-499E-9FBC-A9A968416D29}" type="pres">
      <dgm:prSet presAssocID="{8FBD1648-2579-4DE2-BD87-13F2FD2D8029}" presName="level3hierChild" presStyleCnt="0"/>
      <dgm:spPr/>
    </dgm:pt>
    <dgm:pt modelId="{EAAA0B98-36F8-41CD-9FB0-ECC124B35B06}" type="pres">
      <dgm:prSet presAssocID="{9E202890-7E41-4F80-8EDC-69EBAFC23F5E}" presName="conn2-1" presStyleLbl="parChTrans1D4" presStyleIdx="5" presStyleCnt="8"/>
      <dgm:spPr/>
    </dgm:pt>
    <dgm:pt modelId="{A56BDA28-3748-42CF-8099-02957BC3AB92}" type="pres">
      <dgm:prSet presAssocID="{9E202890-7E41-4F80-8EDC-69EBAFC23F5E}" presName="connTx" presStyleLbl="parChTrans1D4" presStyleIdx="5" presStyleCnt="8"/>
      <dgm:spPr/>
    </dgm:pt>
    <dgm:pt modelId="{7207DD5F-FCDB-4691-8A35-0D4A04A8F978}" type="pres">
      <dgm:prSet presAssocID="{21BFDCC3-A1E9-42BB-862F-A060E74957BF}" presName="root2" presStyleCnt="0"/>
      <dgm:spPr/>
    </dgm:pt>
    <dgm:pt modelId="{7464FE46-A109-4B8F-8F8E-DB8C61BFBC45}" type="pres">
      <dgm:prSet presAssocID="{21BFDCC3-A1E9-42BB-862F-A060E74957BF}" presName="LevelTwoTextNode" presStyleLbl="node4" presStyleIdx="5" presStyleCnt="8">
        <dgm:presLayoutVars>
          <dgm:chPref val="3"/>
        </dgm:presLayoutVars>
      </dgm:prSet>
      <dgm:spPr/>
    </dgm:pt>
    <dgm:pt modelId="{0BA77522-2795-4D8B-90B1-23E0532BB0D3}" type="pres">
      <dgm:prSet presAssocID="{21BFDCC3-A1E9-42BB-862F-A060E74957BF}" presName="level3hierChild" presStyleCnt="0"/>
      <dgm:spPr/>
    </dgm:pt>
    <dgm:pt modelId="{2AC07514-0D23-4EA6-A544-47B4820DF22B}" type="pres">
      <dgm:prSet presAssocID="{7F2534BC-21B0-4C57-BA8F-ABE3A862807C}" presName="conn2-1" presStyleLbl="parChTrans1D3" presStyleIdx="3" presStyleCnt="4"/>
      <dgm:spPr/>
    </dgm:pt>
    <dgm:pt modelId="{DD12F746-EF14-46E5-A332-3248848C54C4}" type="pres">
      <dgm:prSet presAssocID="{7F2534BC-21B0-4C57-BA8F-ABE3A862807C}" presName="connTx" presStyleLbl="parChTrans1D3" presStyleIdx="3" presStyleCnt="4"/>
      <dgm:spPr/>
    </dgm:pt>
    <dgm:pt modelId="{8D2883C9-219C-42E0-8703-5F05175621AD}" type="pres">
      <dgm:prSet presAssocID="{94537218-09C4-435D-BDFA-5AF527B9F1C3}" presName="root2" presStyleCnt="0"/>
      <dgm:spPr/>
    </dgm:pt>
    <dgm:pt modelId="{FE04E8BB-B124-4557-A05C-3CBACEED013D}" type="pres">
      <dgm:prSet presAssocID="{94537218-09C4-435D-BDFA-5AF527B9F1C3}" presName="LevelTwoTextNode" presStyleLbl="node3" presStyleIdx="3" presStyleCnt="4">
        <dgm:presLayoutVars>
          <dgm:chPref val="3"/>
        </dgm:presLayoutVars>
      </dgm:prSet>
      <dgm:spPr/>
    </dgm:pt>
    <dgm:pt modelId="{C28E015B-93E2-4AE9-BEB4-BFABCFB08F2E}" type="pres">
      <dgm:prSet presAssocID="{94537218-09C4-435D-BDFA-5AF527B9F1C3}" presName="level3hierChild" presStyleCnt="0"/>
      <dgm:spPr/>
    </dgm:pt>
    <dgm:pt modelId="{B4DCB8FB-3399-48D7-8D78-F4D163B45B3B}" type="pres">
      <dgm:prSet presAssocID="{EABAFA32-8735-4E7C-B63B-9D42D6B3DCC1}" presName="conn2-1" presStyleLbl="parChTrans1D4" presStyleIdx="6" presStyleCnt="8"/>
      <dgm:spPr/>
    </dgm:pt>
    <dgm:pt modelId="{32AF4A9B-69A8-4794-BE80-517565CC5299}" type="pres">
      <dgm:prSet presAssocID="{EABAFA32-8735-4E7C-B63B-9D42D6B3DCC1}" presName="connTx" presStyleLbl="parChTrans1D4" presStyleIdx="6" presStyleCnt="8"/>
      <dgm:spPr/>
    </dgm:pt>
    <dgm:pt modelId="{37B6F490-C200-4073-9222-0E014280A6C4}" type="pres">
      <dgm:prSet presAssocID="{39A384D7-D9D6-4CB2-9C39-E099F7B8E6D1}" presName="root2" presStyleCnt="0"/>
      <dgm:spPr/>
    </dgm:pt>
    <dgm:pt modelId="{77117824-89F6-441E-96E8-E2EEA0FB114A}" type="pres">
      <dgm:prSet presAssocID="{39A384D7-D9D6-4CB2-9C39-E099F7B8E6D1}" presName="LevelTwoTextNode" presStyleLbl="node4" presStyleIdx="6" presStyleCnt="8">
        <dgm:presLayoutVars>
          <dgm:chPref val="3"/>
        </dgm:presLayoutVars>
      </dgm:prSet>
      <dgm:spPr/>
    </dgm:pt>
    <dgm:pt modelId="{84193D5A-07B5-4D5B-9DD4-1482C44B6C56}" type="pres">
      <dgm:prSet presAssocID="{39A384D7-D9D6-4CB2-9C39-E099F7B8E6D1}" presName="level3hierChild" presStyleCnt="0"/>
      <dgm:spPr/>
    </dgm:pt>
    <dgm:pt modelId="{4B45FD4D-9BC4-4FAD-BB74-7623157822A1}" type="pres">
      <dgm:prSet presAssocID="{3E9B005D-B2AA-4D54-8625-56DA51217181}" presName="conn2-1" presStyleLbl="parChTrans1D4" presStyleIdx="7" presStyleCnt="8"/>
      <dgm:spPr/>
    </dgm:pt>
    <dgm:pt modelId="{E8015FFD-D428-4177-8D1D-1F77968A81A5}" type="pres">
      <dgm:prSet presAssocID="{3E9B005D-B2AA-4D54-8625-56DA51217181}" presName="connTx" presStyleLbl="parChTrans1D4" presStyleIdx="7" presStyleCnt="8"/>
      <dgm:spPr/>
    </dgm:pt>
    <dgm:pt modelId="{57BD7AC2-2B7C-4A06-A759-9055473F89AD}" type="pres">
      <dgm:prSet presAssocID="{A30212A6-2B5E-4345-8E0A-6BEDD2A8FA96}" presName="root2" presStyleCnt="0"/>
      <dgm:spPr/>
    </dgm:pt>
    <dgm:pt modelId="{77F23B1D-4C67-4D7D-9C34-991A4E513F95}" type="pres">
      <dgm:prSet presAssocID="{A30212A6-2B5E-4345-8E0A-6BEDD2A8FA96}" presName="LevelTwoTextNode" presStyleLbl="node4" presStyleIdx="7" presStyleCnt="8">
        <dgm:presLayoutVars>
          <dgm:chPref val="3"/>
        </dgm:presLayoutVars>
      </dgm:prSet>
      <dgm:spPr/>
    </dgm:pt>
    <dgm:pt modelId="{7EEE8B5F-9733-49E3-B33C-5716C9B29BBB}" type="pres">
      <dgm:prSet presAssocID="{A30212A6-2B5E-4345-8E0A-6BEDD2A8FA96}" presName="level3hierChild" presStyleCnt="0"/>
      <dgm:spPr/>
    </dgm:pt>
  </dgm:ptLst>
  <dgm:cxnLst>
    <dgm:cxn modelId="{C83CEB06-A2D2-4D30-8874-F568213D384D}" srcId="{EE0FD4DB-957E-46DC-B54C-2723D2A30FD8}" destId="{94537218-09C4-435D-BDFA-5AF527B9F1C3}" srcOrd="3" destOrd="0" parTransId="{7F2534BC-21B0-4C57-BA8F-ABE3A862807C}" sibTransId="{FA9D38A0-F5CD-42BB-8653-44E4C02B740F}"/>
    <dgm:cxn modelId="{FADEE20B-03AE-42AF-9808-3EC0D27087DD}" type="presOf" srcId="{7F2534BC-21B0-4C57-BA8F-ABE3A862807C}" destId="{DD12F746-EF14-46E5-A332-3248848C54C4}" srcOrd="1" destOrd="0" presId="urn:microsoft.com/office/officeart/2005/8/layout/hierarchy2"/>
    <dgm:cxn modelId="{4C01B30F-BA16-49D9-BED4-90CE6FC9A973}" type="presOf" srcId="{68D04B22-DD15-477E-BF7B-7D1982EBE1DC}" destId="{FCABC857-169F-4717-994F-372684C20A6E}" srcOrd="1" destOrd="0" presId="urn:microsoft.com/office/officeart/2005/8/layout/hierarchy2"/>
    <dgm:cxn modelId="{E47E3513-A2CA-48CB-BDC5-707020D31B40}" type="presOf" srcId="{C8F70C4D-B818-4B2D-96D4-FBEAACBD2684}" destId="{EB0726D3-85E7-425D-B4A6-DC60340C8AA2}" srcOrd="0" destOrd="0" presId="urn:microsoft.com/office/officeart/2005/8/layout/hierarchy2"/>
    <dgm:cxn modelId="{BB988216-ABEA-407B-898E-D2491F746441}" type="presOf" srcId="{AE20DA6E-AB01-4D07-8A7D-08430A521EC7}" destId="{912B30B4-471C-4EF8-BEC6-1AB34B37A482}" srcOrd="1" destOrd="0" presId="urn:microsoft.com/office/officeart/2005/8/layout/hierarchy2"/>
    <dgm:cxn modelId="{50357E1A-25AE-4D71-ADE0-59C8484DE12C}" type="presOf" srcId="{7F2534BC-21B0-4C57-BA8F-ABE3A862807C}" destId="{2AC07514-0D23-4EA6-A544-47B4820DF22B}" srcOrd="0" destOrd="0" presId="urn:microsoft.com/office/officeart/2005/8/layout/hierarchy2"/>
    <dgm:cxn modelId="{A854CD1C-6F71-460E-A13A-CAA85BBAA65C}" type="presOf" srcId="{C0414A2E-DC51-4AD2-B8BB-5AE6609769B9}" destId="{5B289212-7115-4118-86E0-B93424F0EEC6}" srcOrd="1" destOrd="0" presId="urn:microsoft.com/office/officeart/2005/8/layout/hierarchy2"/>
    <dgm:cxn modelId="{3F869D1D-0A2B-4365-9066-B8A35D7556AD}" type="presOf" srcId="{C65B0667-F46A-4B35-8521-53D8CF476DE9}" destId="{BFC49471-8423-4A78-AE8E-F45D0E97D032}" srcOrd="1" destOrd="0" presId="urn:microsoft.com/office/officeart/2005/8/layout/hierarchy2"/>
    <dgm:cxn modelId="{CF5AD521-7A8E-4516-91A8-A02BB3CEF205}" type="presOf" srcId="{C6FA82A2-A4B0-43E0-9D48-0576E4079E00}" destId="{374B75B6-500F-4E95-AD53-5B655285AB92}" srcOrd="0" destOrd="0" presId="urn:microsoft.com/office/officeart/2005/8/layout/hierarchy2"/>
    <dgm:cxn modelId="{24549022-8C16-422F-86FE-D08109E4A53C}" type="presOf" srcId="{9E202890-7E41-4F80-8EDC-69EBAFC23F5E}" destId="{EAAA0B98-36F8-41CD-9FB0-ECC124B35B06}" srcOrd="0" destOrd="0" presId="urn:microsoft.com/office/officeart/2005/8/layout/hierarchy2"/>
    <dgm:cxn modelId="{51679829-FDB9-4120-A931-B6014A699366}" type="presOf" srcId="{B75D8F1C-A681-433A-B1F8-61FAF6B3C8A4}" destId="{1127947F-69D7-4B7C-9C2A-F536C51D8C84}" srcOrd="0" destOrd="0" presId="urn:microsoft.com/office/officeart/2005/8/layout/hierarchy2"/>
    <dgm:cxn modelId="{F474472D-BAEA-4845-8516-F3D084C41D46}" type="presOf" srcId="{AE20DA6E-AB01-4D07-8A7D-08430A521EC7}" destId="{9E78015B-8ECF-425E-B7CA-463BC644CD69}" srcOrd="0" destOrd="0" presId="urn:microsoft.com/office/officeart/2005/8/layout/hierarchy2"/>
    <dgm:cxn modelId="{66271B3B-53C1-4D6D-8947-764392DC956F}" type="presOf" srcId="{EABAFA32-8735-4E7C-B63B-9D42D6B3DCC1}" destId="{32AF4A9B-69A8-4794-BE80-517565CC5299}" srcOrd="1" destOrd="0" presId="urn:microsoft.com/office/officeart/2005/8/layout/hierarchy2"/>
    <dgm:cxn modelId="{2229C73B-8718-4CFB-84FD-C90AD56FC0B2}" type="presOf" srcId="{788B217A-FF1B-4720-9727-8C0FA5CCA9E1}" destId="{5576CD3D-3E4A-4F01-A7E1-C946B604BDEF}" srcOrd="1" destOrd="0" presId="urn:microsoft.com/office/officeart/2005/8/layout/hierarchy2"/>
    <dgm:cxn modelId="{1A25E13E-912B-42DC-839B-6549C70C29D7}" srcId="{F329DEDD-624F-40ED-9E1D-453465689FEC}" destId="{9FE3D06B-A9A6-4247-8454-E1BFD1BE8D58}" srcOrd="1" destOrd="0" parTransId="{C65B0667-F46A-4B35-8521-53D8CF476DE9}" sibTransId="{B77C6D00-59F9-4021-9328-557605579CF3}"/>
    <dgm:cxn modelId="{593C9A40-950E-479B-B243-120795DCFBE4}" type="presOf" srcId="{21BFDCC3-A1E9-42BB-862F-A060E74957BF}" destId="{7464FE46-A109-4B8F-8F8E-DB8C61BFBC45}" srcOrd="0" destOrd="0" presId="urn:microsoft.com/office/officeart/2005/8/layout/hierarchy2"/>
    <dgm:cxn modelId="{9E2BB740-BC78-429B-AD4D-049F3B8CBD5F}" srcId="{16AAC839-F970-4C91-98CA-4F851D46F30F}" destId="{EE0FD4DB-957E-46DC-B54C-2723D2A30FD8}" srcOrd="1" destOrd="0" parTransId="{788B217A-FF1B-4720-9727-8C0FA5CCA9E1}" sibTransId="{16031652-0EE8-4C30-AE84-E974F702AFE0}"/>
    <dgm:cxn modelId="{18D3095C-5B9D-4379-AA9B-5D885C3C9043}" type="presOf" srcId="{9E202890-7E41-4F80-8EDC-69EBAFC23F5E}" destId="{A56BDA28-3748-42CF-8099-02957BC3AB92}" srcOrd="1" destOrd="0" presId="urn:microsoft.com/office/officeart/2005/8/layout/hierarchy2"/>
    <dgm:cxn modelId="{9C94EB61-FEC8-45F7-9117-7E6EC7302057}" srcId="{94537218-09C4-435D-BDFA-5AF527B9F1C3}" destId="{39A384D7-D9D6-4CB2-9C39-E099F7B8E6D1}" srcOrd="0" destOrd="0" parTransId="{EABAFA32-8735-4E7C-B63B-9D42D6B3DCC1}" sibTransId="{050ED6AE-22D3-48CC-BA6C-FF8B46713B2E}"/>
    <dgm:cxn modelId="{27F08343-B74B-448F-88E1-E6AE204A755B}" type="presOf" srcId="{BD66DB84-303E-4446-91A2-EA79A207F45F}" destId="{47066BC6-3AEF-4822-AD1B-A6C9481BB7A4}" srcOrd="0" destOrd="0" presId="urn:microsoft.com/office/officeart/2005/8/layout/hierarchy2"/>
    <dgm:cxn modelId="{A032A543-6408-4A4C-8EE5-DAC5B8244AB3}" type="presOf" srcId="{8D35890E-CEFF-43C0-85DA-A85AA2C78B0C}" destId="{D73E9EBE-5331-46A4-9D0B-A0F91E7C6856}" srcOrd="0" destOrd="0" presId="urn:microsoft.com/office/officeart/2005/8/layout/hierarchy2"/>
    <dgm:cxn modelId="{281FD045-47D8-4BAD-BB05-87DA09B43C3B}" type="presOf" srcId="{68D04B22-DD15-477E-BF7B-7D1982EBE1DC}" destId="{19993547-FCD6-4B19-B960-AB79052C2CB1}" srcOrd="0" destOrd="0" presId="urn:microsoft.com/office/officeart/2005/8/layout/hierarchy2"/>
    <dgm:cxn modelId="{73F0CB4C-B55C-4FC2-A097-F49812EEE2D8}" type="presOf" srcId="{0CFEA860-F767-483D-8D77-E2F6CF7301EB}" destId="{830282A7-52A9-41C6-8B9B-B0C81B9EFE72}" srcOrd="0" destOrd="0" presId="urn:microsoft.com/office/officeart/2005/8/layout/hierarchy2"/>
    <dgm:cxn modelId="{C054594F-AF06-411B-91D3-B433BEFE7764}" type="presOf" srcId="{3E9B005D-B2AA-4D54-8625-56DA51217181}" destId="{E8015FFD-D428-4177-8D1D-1F77968A81A5}" srcOrd="1" destOrd="0" presId="urn:microsoft.com/office/officeart/2005/8/layout/hierarchy2"/>
    <dgm:cxn modelId="{7E214154-DC78-49A6-8B2F-219CBD566069}" type="presOf" srcId="{6D0E4498-03FA-4710-A795-1D42146056E8}" destId="{DB62B0E8-F942-4414-803B-98517DED5705}" srcOrd="0" destOrd="0" presId="urn:microsoft.com/office/officeart/2005/8/layout/hierarchy2"/>
    <dgm:cxn modelId="{E6D31275-046D-4863-8F8A-D949A950882F}" type="presOf" srcId="{C65B0667-F46A-4B35-8521-53D8CF476DE9}" destId="{FF7A32EC-1402-483A-B869-F9DEEF8BCFE8}" srcOrd="0" destOrd="0" presId="urn:microsoft.com/office/officeart/2005/8/layout/hierarchy2"/>
    <dgm:cxn modelId="{F7C93176-611A-4F13-A5FD-06EA1F18E545}" srcId="{0CFEA860-F767-483D-8D77-E2F6CF7301EB}" destId="{272DDB8B-6B67-486D-9A21-3D0AC7C10146}" srcOrd="1" destOrd="0" parTransId="{E7E0CAE4-EE65-40BA-83E4-175186EB2A1E}" sibTransId="{BB968006-B4A3-4498-B7D0-17E9B01FF032}"/>
    <dgm:cxn modelId="{21DA8758-CA06-4177-BF66-919A552038FE}" type="presOf" srcId="{70C2836C-169C-46BD-9A9A-998A0E2BDF83}" destId="{E37BCDE8-6D7E-4CB4-A223-CA836C4AA402}" srcOrd="1" destOrd="0" presId="urn:microsoft.com/office/officeart/2005/8/layout/hierarchy2"/>
    <dgm:cxn modelId="{8DABE17B-AAB2-49BD-B5A7-E7363C711FD5}" type="presOf" srcId="{788B217A-FF1B-4720-9727-8C0FA5CCA9E1}" destId="{9EA885CC-381A-4537-8869-A034978AD2B7}" srcOrd="0" destOrd="0" presId="urn:microsoft.com/office/officeart/2005/8/layout/hierarchy2"/>
    <dgm:cxn modelId="{119D157E-3E62-4526-ABBC-2279BBD642C1}" srcId="{EE0FD4DB-957E-46DC-B54C-2723D2A30FD8}" destId="{F329DEDD-624F-40ED-9E1D-453465689FEC}" srcOrd="1" destOrd="0" parTransId="{6D0E4498-03FA-4710-A795-1D42146056E8}" sibTransId="{CE2A3AAA-4007-445A-87BE-C5A32D499FA5}"/>
    <dgm:cxn modelId="{F27D1689-BD10-4E33-8EBA-F75FF1D2C5A6}" type="presOf" srcId="{8FBD1648-2579-4DE2-BD87-13F2FD2D8029}" destId="{AB4CC84F-16F4-4C15-BC34-534340FEF030}" srcOrd="0" destOrd="0" presId="urn:microsoft.com/office/officeart/2005/8/layout/hierarchy2"/>
    <dgm:cxn modelId="{8A50AE8D-F01A-46A7-8FBA-48E4D6EE6BE2}" type="presOf" srcId="{94537218-09C4-435D-BDFA-5AF527B9F1C3}" destId="{FE04E8BB-B124-4557-A05C-3CBACEED013D}" srcOrd="0" destOrd="0" presId="urn:microsoft.com/office/officeart/2005/8/layout/hierarchy2"/>
    <dgm:cxn modelId="{B8C41B93-A632-4043-AD03-DD99517EC5F3}" srcId="{F329DEDD-624F-40ED-9E1D-453465689FEC}" destId="{8D35890E-CEFF-43C0-85DA-A85AA2C78B0C}" srcOrd="0" destOrd="0" parTransId="{68D04B22-DD15-477E-BF7B-7D1982EBE1DC}" sibTransId="{7076A13E-B0C6-4302-8E2F-C66775FED512}"/>
    <dgm:cxn modelId="{D8CF6497-A91E-4486-A9F8-E17A84F953AF}" type="presOf" srcId="{16AAC839-F970-4C91-98CA-4F851D46F30F}" destId="{67B704D2-273D-4CB2-BE3B-2B390ECAD3CD}" srcOrd="0" destOrd="0" presId="urn:microsoft.com/office/officeart/2005/8/layout/hierarchy2"/>
    <dgm:cxn modelId="{56F1679B-BD7F-4F81-ABA8-F17F17FADF28}" type="presOf" srcId="{EE0FD4DB-957E-46DC-B54C-2723D2A30FD8}" destId="{AE4779E7-3C95-4975-882C-376E81D52BF5}" srcOrd="0" destOrd="0" presId="urn:microsoft.com/office/officeart/2005/8/layout/hierarchy2"/>
    <dgm:cxn modelId="{688180A1-7984-4D2E-A554-F7608029AD16}" type="presOf" srcId="{9FE3D06B-A9A6-4247-8454-E1BFD1BE8D58}" destId="{DBB926EC-B702-4DC0-8CE7-CA96E7151510}" srcOrd="0" destOrd="0" presId="urn:microsoft.com/office/officeart/2005/8/layout/hierarchy2"/>
    <dgm:cxn modelId="{CDA284A1-258F-4915-A1C5-059D2C4EE4E0}" type="presOf" srcId="{39A384D7-D9D6-4CB2-9C39-E099F7B8E6D1}" destId="{77117824-89F6-441E-96E8-E2EEA0FB114A}" srcOrd="0" destOrd="0" presId="urn:microsoft.com/office/officeart/2005/8/layout/hierarchy2"/>
    <dgm:cxn modelId="{51FB77A4-5010-4962-87A3-44E1543E1E7F}" srcId="{BD66DB84-303E-4446-91A2-EA79A207F45F}" destId="{16AAC839-F970-4C91-98CA-4F851D46F30F}" srcOrd="0" destOrd="0" parTransId="{747179B6-DCE0-4B54-B27C-24B8D0D90722}" sibTransId="{ED125CA1-7E0F-49EF-9E48-40C17B6C65EA}"/>
    <dgm:cxn modelId="{6A1BBCA4-61AF-4E55-A236-E962C1C5D95A}" type="presOf" srcId="{C0414A2E-DC51-4AD2-B8BB-5AE6609769B9}" destId="{5CDB6BF4-9873-4F1E-ABBB-A73910DD58DD}" srcOrd="0" destOrd="0" presId="urn:microsoft.com/office/officeart/2005/8/layout/hierarchy2"/>
    <dgm:cxn modelId="{231FF3A4-CEF7-4A44-94E7-EB59CF837086}" type="presOf" srcId="{F329DEDD-624F-40ED-9E1D-453465689FEC}" destId="{7EAF95F8-0D3B-4DBB-AE69-67FE6986CF72}" srcOrd="0" destOrd="0" presId="urn:microsoft.com/office/officeart/2005/8/layout/hierarchy2"/>
    <dgm:cxn modelId="{3CE132A7-B8CC-436C-8F07-CEAA11B32371}" type="presOf" srcId="{C8F70C4D-B818-4B2D-96D4-FBEAACBD2684}" destId="{56820A06-D2EC-4B31-B0D7-A7CD53BD14D6}" srcOrd="1" destOrd="0" presId="urn:microsoft.com/office/officeart/2005/8/layout/hierarchy2"/>
    <dgm:cxn modelId="{5EF41BAE-A27B-4EAD-8AA6-CB7E248888F2}" type="presOf" srcId="{272DDB8B-6B67-486D-9A21-3D0AC7C10146}" destId="{E8E8071B-E79B-4BA3-9D86-2E4C55B4991A}" srcOrd="0" destOrd="0" presId="urn:microsoft.com/office/officeart/2005/8/layout/hierarchy2"/>
    <dgm:cxn modelId="{F73221B2-F4DD-443E-B3CB-35E8ED471E8B}" type="presOf" srcId="{70C2836C-169C-46BD-9A9A-998A0E2BDF83}" destId="{7C3FAC1B-F013-4083-8D52-C115BBBFBFB1}" srcOrd="0" destOrd="0" presId="urn:microsoft.com/office/officeart/2005/8/layout/hierarchy2"/>
    <dgm:cxn modelId="{7A1BE0B2-7FBD-4ED8-84B7-FE0FCD998743}" type="presOf" srcId="{3E9B005D-B2AA-4D54-8625-56DA51217181}" destId="{4B45FD4D-9BC4-4FAD-BB74-7623157822A1}" srcOrd="0" destOrd="0" presId="urn:microsoft.com/office/officeart/2005/8/layout/hierarchy2"/>
    <dgm:cxn modelId="{6AFBE2B7-BE62-44D2-8CD0-CB4E197491F3}" srcId="{1794A035-826E-48AD-BCDF-88855AD2BCD8}" destId="{8FBD1648-2579-4DE2-BD87-13F2FD2D8029}" srcOrd="0" destOrd="0" parTransId="{C8F70C4D-B818-4B2D-96D4-FBEAACBD2684}" sibTransId="{0213ADA8-6B21-44D8-A621-668E0AC39090}"/>
    <dgm:cxn modelId="{00C200C2-6700-4DF8-85F6-5DB2C261691D}" type="presOf" srcId="{6D0E4498-03FA-4710-A795-1D42146056E8}" destId="{8F84AC2F-AFBE-4A43-B930-DD18EE2CE71B}" srcOrd="1" destOrd="0" presId="urn:microsoft.com/office/officeart/2005/8/layout/hierarchy2"/>
    <dgm:cxn modelId="{301A88C2-9051-44D0-A4F0-56B3B6A9CC97}" srcId="{1794A035-826E-48AD-BCDF-88855AD2BCD8}" destId="{21BFDCC3-A1E9-42BB-862F-A060E74957BF}" srcOrd="1" destOrd="0" parTransId="{9E202890-7E41-4F80-8EDC-69EBAFC23F5E}" sibTransId="{BD0B14EE-497C-4192-8CF1-EBA482D80C9B}"/>
    <dgm:cxn modelId="{33960BC5-E8A1-4BAF-8D48-B4295FFD6496}" srcId="{EE0FD4DB-957E-46DC-B54C-2723D2A30FD8}" destId="{1794A035-826E-48AD-BCDF-88855AD2BCD8}" srcOrd="2" destOrd="0" parTransId="{70C2836C-169C-46BD-9A9A-998A0E2BDF83}" sibTransId="{DE216AF2-7EF9-4FCE-AF9D-192C7742B057}"/>
    <dgm:cxn modelId="{464E36CD-1B2C-4A69-BD6C-46E9FEEE80BC}" type="presOf" srcId="{B75D8F1C-A681-433A-B1F8-61FAF6B3C8A4}" destId="{05BCD61B-AFAC-4CDC-902C-A4294026AAB4}" srcOrd="1" destOrd="0" presId="urn:microsoft.com/office/officeart/2005/8/layout/hierarchy2"/>
    <dgm:cxn modelId="{3D82ACCD-216F-41E7-AB41-ACCEBF303DA4}" srcId="{16AAC839-F970-4C91-98CA-4F851D46F30F}" destId="{C6FA82A2-A4B0-43E0-9D48-0576E4079E00}" srcOrd="0" destOrd="0" parTransId="{C0414A2E-DC51-4AD2-B8BB-5AE6609769B9}" sibTransId="{4F30377E-0DF6-46C5-B3A6-F6410823E19B}"/>
    <dgm:cxn modelId="{F1A01ACE-3BF7-41C9-83A5-2D294384EA1B}" srcId="{94537218-09C4-435D-BDFA-5AF527B9F1C3}" destId="{A30212A6-2B5E-4345-8E0A-6BEDD2A8FA96}" srcOrd="1" destOrd="0" parTransId="{3E9B005D-B2AA-4D54-8625-56DA51217181}" sibTransId="{35E6D677-A5C9-4442-93C6-4EEA1EEDC5EB}"/>
    <dgm:cxn modelId="{AE1403CF-185A-45DF-B448-EF02170A0351}" type="presOf" srcId="{1794A035-826E-48AD-BCDF-88855AD2BCD8}" destId="{E7930D3A-AE9D-4445-8D4E-6A44AD5F6F96}" srcOrd="0" destOrd="0" presId="urn:microsoft.com/office/officeart/2005/8/layout/hierarchy2"/>
    <dgm:cxn modelId="{60F829D3-33AE-4EC7-A6CF-E91FEEC9EC95}" srcId="{EE0FD4DB-957E-46DC-B54C-2723D2A30FD8}" destId="{0CFEA860-F767-483D-8D77-E2F6CF7301EB}" srcOrd="0" destOrd="0" parTransId="{AE20DA6E-AB01-4D07-8A7D-08430A521EC7}" sibTransId="{67BA94A9-1005-4037-932C-F13C44B81073}"/>
    <dgm:cxn modelId="{0AA155D3-61C2-4766-8623-F0A3359E35C8}" srcId="{0CFEA860-F767-483D-8D77-E2F6CF7301EB}" destId="{16535882-C133-45D0-B953-09A805B0FC29}" srcOrd="0" destOrd="0" parTransId="{B75D8F1C-A681-433A-B1F8-61FAF6B3C8A4}" sibTransId="{A345BF99-8245-4F1F-A90E-8199318016A2}"/>
    <dgm:cxn modelId="{0BC6D5E2-7487-44D1-B2CA-5674E8549E33}" type="presOf" srcId="{A30212A6-2B5E-4345-8E0A-6BEDD2A8FA96}" destId="{77F23B1D-4C67-4D7D-9C34-991A4E513F95}" srcOrd="0" destOrd="0" presId="urn:microsoft.com/office/officeart/2005/8/layout/hierarchy2"/>
    <dgm:cxn modelId="{C70EF0E5-6B50-42B1-A1B0-4D3A4D195D00}" type="presOf" srcId="{EABAFA32-8735-4E7C-B63B-9D42D6B3DCC1}" destId="{B4DCB8FB-3399-48D7-8D78-F4D163B45B3B}" srcOrd="0" destOrd="0" presId="urn:microsoft.com/office/officeart/2005/8/layout/hierarchy2"/>
    <dgm:cxn modelId="{4422C5EC-AAE7-4C48-963D-A7905BB996A4}" type="presOf" srcId="{16535882-C133-45D0-B953-09A805B0FC29}" destId="{FAB1EAB0-0443-4144-846B-85386B2D95E3}" srcOrd="0" destOrd="0" presId="urn:microsoft.com/office/officeart/2005/8/layout/hierarchy2"/>
    <dgm:cxn modelId="{2BFCB3F5-847D-430A-B662-7105527BC011}" type="presOf" srcId="{E7E0CAE4-EE65-40BA-83E4-175186EB2A1E}" destId="{AB42588C-58E9-4469-8865-54C45489CF86}" srcOrd="0" destOrd="0" presId="urn:microsoft.com/office/officeart/2005/8/layout/hierarchy2"/>
    <dgm:cxn modelId="{6BC119FD-7928-4F90-A850-DB9085F73AC1}" type="presOf" srcId="{E7E0CAE4-EE65-40BA-83E4-175186EB2A1E}" destId="{CFA7D6E9-BD0A-4ADA-BDDA-6428958D52E4}" srcOrd="1" destOrd="0" presId="urn:microsoft.com/office/officeart/2005/8/layout/hierarchy2"/>
    <dgm:cxn modelId="{68BE3EB5-78D9-4677-B7D9-F281DA207DA8}" type="presParOf" srcId="{47066BC6-3AEF-4822-AD1B-A6C9481BB7A4}" destId="{7BD31767-CE48-427F-AE3F-01EBF0AA83FF}" srcOrd="0" destOrd="0" presId="urn:microsoft.com/office/officeart/2005/8/layout/hierarchy2"/>
    <dgm:cxn modelId="{E1263016-D8B6-407F-975F-3ACC4439B725}" type="presParOf" srcId="{7BD31767-CE48-427F-AE3F-01EBF0AA83FF}" destId="{67B704D2-273D-4CB2-BE3B-2B390ECAD3CD}" srcOrd="0" destOrd="0" presId="urn:microsoft.com/office/officeart/2005/8/layout/hierarchy2"/>
    <dgm:cxn modelId="{4AF2BB9F-6C42-435D-98A8-10EAC1ADD3F8}" type="presParOf" srcId="{7BD31767-CE48-427F-AE3F-01EBF0AA83FF}" destId="{CD95D3C6-6509-4CB5-BCD9-35C5D255E58E}" srcOrd="1" destOrd="0" presId="urn:microsoft.com/office/officeart/2005/8/layout/hierarchy2"/>
    <dgm:cxn modelId="{CF0CED6C-F34F-44A9-80E9-88F2F5149D96}" type="presParOf" srcId="{CD95D3C6-6509-4CB5-BCD9-35C5D255E58E}" destId="{5CDB6BF4-9873-4F1E-ABBB-A73910DD58DD}" srcOrd="0" destOrd="0" presId="urn:microsoft.com/office/officeart/2005/8/layout/hierarchy2"/>
    <dgm:cxn modelId="{ADD7903D-8FA2-4FC4-8439-B24EABAA328F}" type="presParOf" srcId="{5CDB6BF4-9873-4F1E-ABBB-A73910DD58DD}" destId="{5B289212-7115-4118-86E0-B93424F0EEC6}" srcOrd="0" destOrd="0" presId="urn:microsoft.com/office/officeart/2005/8/layout/hierarchy2"/>
    <dgm:cxn modelId="{DF34BA25-E15B-46F0-B8CF-4FFFB5ED9763}" type="presParOf" srcId="{CD95D3C6-6509-4CB5-BCD9-35C5D255E58E}" destId="{27263FCC-2FA2-4136-983E-61A39CD1D1B3}" srcOrd="1" destOrd="0" presId="urn:microsoft.com/office/officeart/2005/8/layout/hierarchy2"/>
    <dgm:cxn modelId="{2B6D3D86-DCDC-413A-BE96-EBA0BA72BC36}" type="presParOf" srcId="{27263FCC-2FA2-4136-983E-61A39CD1D1B3}" destId="{374B75B6-500F-4E95-AD53-5B655285AB92}" srcOrd="0" destOrd="0" presId="urn:microsoft.com/office/officeart/2005/8/layout/hierarchy2"/>
    <dgm:cxn modelId="{706979BA-BD96-48F9-9575-A7DF9103C977}" type="presParOf" srcId="{27263FCC-2FA2-4136-983E-61A39CD1D1B3}" destId="{B47FE414-7DDD-4840-9D20-615D1845C1B6}" srcOrd="1" destOrd="0" presId="urn:microsoft.com/office/officeart/2005/8/layout/hierarchy2"/>
    <dgm:cxn modelId="{F3ACCCAE-2855-4236-B347-2D61DBF3C02A}" type="presParOf" srcId="{CD95D3C6-6509-4CB5-BCD9-35C5D255E58E}" destId="{9EA885CC-381A-4537-8869-A034978AD2B7}" srcOrd="2" destOrd="0" presId="urn:microsoft.com/office/officeart/2005/8/layout/hierarchy2"/>
    <dgm:cxn modelId="{FEEA8C0F-8A6C-4AC4-A4F0-259A54EAD91D}" type="presParOf" srcId="{9EA885CC-381A-4537-8869-A034978AD2B7}" destId="{5576CD3D-3E4A-4F01-A7E1-C946B604BDEF}" srcOrd="0" destOrd="0" presId="urn:microsoft.com/office/officeart/2005/8/layout/hierarchy2"/>
    <dgm:cxn modelId="{B88621E5-15F0-4BA0-B69F-80D46769EF19}" type="presParOf" srcId="{CD95D3C6-6509-4CB5-BCD9-35C5D255E58E}" destId="{802CD426-B1D8-4237-8F1C-FD11222366E0}" srcOrd="3" destOrd="0" presId="urn:microsoft.com/office/officeart/2005/8/layout/hierarchy2"/>
    <dgm:cxn modelId="{A41946FE-1A72-486A-9CA9-1871B62FE412}" type="presParOf" srcId="{802CD426-B1D8-4237-8F1C-FD11222366E0}" destId="{AE4779E7-3C95-4975-882C-376E81D52BF5}" srcOrd="0" destOrd="0" presId="urn:microsoft.com/office/officeart/2005/8/layout/hierarchy2"/>
    <dgm:cxn modelId="{927D8159-787C-4D6A-976F-9D6D1F3DD931}" type="presParOf" srcId="{802CD426-B1D8-4237-8F1C-FD11222366E0}" destId="{0270FE2C-B949-4573-87BE-A8F6AEB49B4A}" srcOrd="1" destOrd="0" presId="urn:microsoft.com/office/officeart/2005/8/layout/hierarchy2"/>
    <dgm:cxn modelId="{BF2E4041-59AC-4E50-8185-1D9EAE294970}" type="presParOf" srcId="{0270FE2C-B949-4573-87BE-A8F6AEB49B4A}" destId="{9E78015B-8ECF-425E-B7CA-463BC644CD69}" srcOrd="0" destOrd="0" presId="urn:microsoft.com/office/officeart/2005/8/layout/hierarchy2"/>
    <dgm:cxn modelId="{AEFE16DA-3EF7-4983-8913-F5595F85753E}" type="presParOf" srcId="{9E78015B-8ECF-425E-B7CA-463BC644CD69}" destId="{912B30B4-471C-4EF8-BEC6-1AB34B37A482}" srcOrd="0" destOrd="0" presId="urn:microsoft.com/office/officeart/2005/8/layout/hierarchy2"/>
    <dgm:cxn modelId="{E9ABD06C-AEA2-444B-A45C-C6F1FDBE5D74}" type="presParOf" srcId="{0270FE2C-B949-4573-87BE-A8F6AEB49B4A}" destId="{C54E662E-F316-4F6D-8F34-9558780A3ADF}" srcOrd="1" destOrd="0" presId="urn:microsoft.com/office/officeart/2005/8/layout/hierarchy2"/>
    <dgm:cxn modelId="{67C72706-CCB5-4305-AA89-5866FE563498}" type="presParOf" srcId="{C54E662E-F316-4F6D-8F34-9558780A3ADF}" destId="{830282A7-52A9-41C6-8B9B-B0C81B9EFE72}" srcOrd="0" destOrd="0" presId="urn:microsoft.com/office/officeart/2005/8/layout/hierarchy2"/>
    <dgm:cxn modelId="{8497A71E-DA96-4928-9AEC-7C86E46A23B6}" type="presParOf" srcId="{C54E662E-F316-4F6D-8F34-9558780A3ADF}" destId="{B34DC6D6-317B-48ED-B40F-ED8FF13344BB}" srcOrd="1" destOrd="0" presId="urn:microsoft.com/office/officeart/2005/8/layout/hierarchy2"/>
    <dgm:cxn modelId="{43CAACA6-888C-4650-AAD7-D699B59A8C63}" type="presParOf" srcId="{B34DC6D6-317B-48ED-B40F-ED8FF13344BB}" destId="{1127947F-69D7-4B7C-9C2A-F536C51D8C84}" srcOrd="0" destOrd="0" presId="urn:microsoft.com/office/officeart/2005/8/layout/hierarchy2"/>
    <dgm:cxn modelId="{0E69EB7F-2913-443E-963F-9E9AEEA26B2B}" type="presParOf" srcId="{1127947F-69D7-4B7C-9C2A-F536C51D8C84}" destId="{05BCD61B-AFAC-4CDC-902C-A4294026AAB4}" srcOrd="0" destOrd="0" presId="urn:microsoft.com/office/officeart/2005/8/layout/hierarchy2"/>
    <dgm:cxn modelId="{60ADA9C1-3DE6-4E1C-95CB-98601F5127AF}" type="presParOf" srcId="{B34DC6D6-317B-48ED-B40F-ED8FF13344BB}" destId="{00B669BB-9A04-4D7B-9994-80AAFFD0397C}" srcOrd="1" destOrd="0" presId="urn:microsoft.com/office/officeart/2005/8/layout/hierarchy2"/>
    <dgm:cxn modelId="{3FBAA671-09E9-4F66-8C18-75343E63D408}" type="presParOf" srcId="{00B669BB-9A04-4D7B-9994-80AAFFD0397C}" destId="{FAB1EAB0-0443-4144-846B-85386B2D95E3}" srcOrd="0" destOrd="0" presId="urn:microsoft.com/office/officeart/2005/8/layout/hierarchy2"/>
    <dgm:cxn modelId="{0628CF44-823C-44D5-895C-72096020CE83}" type="presParOf" srcId="{00B669BB-9A04-4D7B-9994-80AAFFD0397C}" destId="{BA86FA50-7E19-44E5-814C-026571DCE7B5}" srcOrd="1" destOrd="0" presId="urn:microsoft.com/office/officeart/2005/8/layout/hierarchy2"/>
    <dgm:cxn modelId="{FBB5DB06-D8FF-4C83-B6B5-568057174CCD}" type="presParOf" srcId="{B34DC6D6-317B-48ED-B40F-ED8FF13344BB}" destId="{AB42588C-58E9-4469-8865-54C45489CF86}" srcOrd="2" destOrd="0" presId="urn:microsoft.com/office/officeart/2005/8/layout/hierarchy2"/>
    <dgm:cxn modelId="{A4BF5464-C361-4622-BEE4-618C2B88BF5D}" type="presParOf" srcId="{AB42588C-58E9-4469-8865-54C45489CF86}" destId="{CFA7D6E9-BD0A-4ADA-BDDA-6428958D52E4}" srcOrd="0" destOrd="0" presId="urn:microsoft.com/office/officeart/2005/8/layout/hierarchy2"/>
    <dgm:cxn modelId="{5CB282DD-97F1-4A8F-8EFA-FD0B60D7B35A}" type="presParOf" srcId="{B34DC6D6-317B-48ED-B40F-ED8FF13344BB}" destId="{9E83DD5E-F969-4A34-86DF-5C9B2F09317F}" srcOrd="3" destOrd="0" presId="urn:microsoft.com/office/officeart/2005/8/layout/hierarchy2"/>
    <dgm:cxn modelId="{B7B6E600-343B-46BE-A6A0-AFA16C2C533B}" type="presParOf" srcId="{9E83DD5E-F969-4A34-86DF-5C9B2F09317F}" destId="{E8E8071B-E79B-4BA3-9D86-2E4C55B4991A}" srcOrd="0" destOrd="0" presId="urn:microsoft.com/office/officeart/2005/8/layout/hierarchy2"/>
    <dgm:cxn modelId="{505AC76C-28A4-41FA-9D13-57453F5742D5}" type="presParOf" srcId="{9E83DD5E-F969-4A34-86DF-5C9B2F09317F}" destId="{B1E3E38D-2C0B-4698-A543-5C7B6D9F7C0A}" srcOrd="1" destOrd="0" presId="urn:microsoft.com/office/officeart/2005/8/layout/hierarchy2"/>
    <dgm:cxn modelId="{DB8C9153-1482-46E8-A2D7-AEE3E2403A5A}" type="presParOf" srcId="{0270FE2C-B949-4573-87BE-A8F6AEB49B4A}" destId="{DB62B0E8-F942-4414-803B-98517DED5705}" srcOrd="2" destOrd="0" presId="urn:microsoft.com/office/officeart/2005/8/layout/hierarchy2"/>
    <dgm:cxn modelId="{BC09C4F2-FAB1-43F5-8E77-5BBCC75B9C69}" type="presParOf" srcId="{DB62B0E8-F942-4414-803B-98517DED5705}" destId="{8F84AC2F-AFBE-4A43-B930-DD18EE2CE71B}" srcOrd="0" destOrd="0" presId="urn:microsoft.com/office/officeart/2005/8/layout/hierarchy2"/>
    <dgm:cxn modelId="{12491E43-4A98-4265-B38E-6D3CD46A8C07}" type="presParOf" srcId="{0270FE2C-B949-4573-87BE-A8F6AEB49B4A}" destId="{8AB6E11C-A23A-404C-A7A7-E00487568040}" srcOrd="3" destOrd="0" presId="urn:microsoft.com/office/officeart/2005/8/layout/hierarchy2"/>
    <dgm:cxn modelId="{848A565B-3561-4BD2-BF1B-57EF14B3F3B6}" type="presParOf" srcId="{8AB6E11C-A23A-404C-A7A7-E00487568040}" destId="{7EAF95F8-0D3B-4DBB-AE69-67FE6986CF72}" srcOrd="0" destOrd="0" presId="urn:microsoft.com/office/officeart/2005/8/layout/hierarchy2"/>
    <dgm:cxn modelId="{480BCB8C-F3F9-4BA9-A517-B66FBF24A385}" type="presParOf" srcId="{8AB6E11C-A23A-404C-A7A7-E00487568040}" destId="{67A2341C-FD82-4E8B-B8B2-4496F3EE0D3E}" srcOrd="1" destOrd="0" presId="urn:microsoft.com/office/officeart/2005/8/layout/hierarchy2"/>
    <dgm:cxn modelId="{FDE8B638-1E4C-4C24-8726-AFC1C71E46B8}" type="presParOf" srcId="{67A2341C-FD82-4E8B-B8B2-4496F3EE0D3E}" destId="{19993547-FCD6-4B19-B960-AB79052C2CB1}" srcOrd="0" destOrd="0" presId="urn:microsoft.com/office/officeart/2005/8/layout/hierarchy2"/>
    <dgm:cxn modelId="{AF2664E8-2686-4FFC-BC22-A9EEB0D5F938}" type="presParOf" srcId="{19993547-FCD6-4B19-B960-AB79052C2CB1}" destId="{FCABC857-169F-4717-994F-372684C20A6E}" srcOrd="0" destOrd="0" presId="urn:microsoft.com/office/officeart/2005/8/layout/hierarchy2"/>
    <dgm:cxn modelId="{2517B449-172F-4B3A-91BC-72A12B026F1B}" type="presParOf" srcId="{67A2341C-FD82-4E8B-B8B2-4496F3EE0D3E}" destId="{646FFD6D-EA89-42EF-A4BD-4461C994AF7B}" srcOrd="1" destOrd="0" presId="urn:microsoft.com/office/officeart/2005/8/layout/hierarchy2"/>
    <dgm:cxn modelId="{1445CCE0-BCA0-4232-80DB-96E5328E578C}" type="presParOf" srcId="{646FFD6D-EA89-42EF-A4BD-4461C994AF7B}" destId="{D73E9EBE-5331-46A4-9D0B-A0F91E7C6856}" srcOrd="0" destOrd="0" presId="urn:microsoft.com/office/officeart/2005/8/layout/hierarchy2"/>
    <dgm:cxn modelId="{EEFC5194-D99A-44AF-96B8-3FD246A0B50E}" type="presParOf" srcId="{646FFD6D-EA89-42EF-A4BD-4461C994AF7B}" destId="{2197DD94-E46F-48E9-B889-FFEE885AA1A3}" srcOrd="1" destOrd="0" presId="urn:microsoft.com/office/officeart/2005/8/layout/hierarchy2"/>
    <dgm:cxn modelId="{88867863-04DF-4527-8A2C-8C91F476AF65}" type="presParOf" srcId="{67A2341C-FD82-4E8B-B8B2-4496F3EE0D3E}" destId="{FF7A32EC-1402-483A-B869-F9DEEF8BCFE8}" srcOrd="2" destOrd="0" presId="urn:microsoft.com/office/officeart/2005/8/layout/hierarchy2"/>
    <dgm:cxn modelId="{248D0539-3F2A-414F-B708-471577A26A52}" type="presParOf" srcId="{FF7A32EC-1402-483A-B869-F9DEEF8BCFE8}" destId="{BFC49471-8423-4A78-AE8E-F45D0E97D032}" srcOrd="0" destOrd="0" presId="urn:microsoft.com/office/officeart/2005/8/layout/hierarchy2"/>
    <dgm:cxn modelId="{AE4CDF45-ABAD-4B3C-9BBD-E45F25BD84C5}" type="presParOf" srcId="{67A2341C-FD82-4E8B-B8B2-4496F3EE0D3E}" destId="{DC4F82C0-69F4-4635-BB8A-822C47FC817A}" srcOrd="3" destOrd="0" presId="urn:microsoft.com/office/officeart/2005/8/layout/hierarchy2"/>
    <dgm:cxn modelId="{2EA44599-86EE-4EA0-B5D5-448FB68F5CCE}" type="presParOf" srcId="{DC4F82C0-69F4-4635-BB8A-822C47FC817A}" destId="{DBB926EC-B702-4DC0-8CE7-CA96E7151510}" srcOrd="0" destOrd="0" presId="urn:microsoft.com/office/officeart/2005/8/layout/hierarchy2"/>
    <dgm:cxn modelId="{559626D6-4E9D-4630-BB61-42464F42D94B}" type="presParOf" srcId="{DC4F82C0-69F4-4635-BB8A-822C47FC817A}" destId="{3B90CA1B-4FDC-481E-AADD-2125932E4548}" srcOrd="1" destOrd="0" presId="urn:microsoft.com/office/officeart/2005/8/layout/hierarchy2"/>
    <dgm:cxn modelId="{C882B181-1660-499A-9BBF-16E1C7FCAA9D}" type="presParOf" srcId="{0270FE2C-B949-4573-87BE-A8F6AEB49B4A}" destId="{7C3FAC1B-F013-4083-8D52-C115BBBFBFB1}" srcOrd="4" destOrd="0" presId="urn:microsoft.com/office/officeart/2005/8/layout/hierarchy2"/>
    <dgm:cxn modelId="{9E7AC71F-99A8-4698-AAC8-DBF1AE98ABB6}" type="presParOf" srcId="{7C3FAC1B-F013-4083-8D52-C115BBBFBFB1}" destId="{E37BCDE8-6D7E-4CB4-A223-CA836C4AA402}" srcOrd="0" destOrd="0" presId="urn:microsoft.com/office/officeart/2005/8/layout/hierarchy2"/>
    <dgm:cxn modelId="{C73F7436-5528-4293-8C9B-82A04E72379A}" type="presParOf" srcId="{0270FE2C-B949-4573-87BE-A8F6AEB49B4A}" destId="{CA3D4888-184E-4B86-AF3B-4BFAA1294DAA}" srcOrd="5" destOrd="0" presId="urn:microsoft.com/office/officeart/2005/8/layout/hierarchy2"/>
    <dgm:cxn modelId="{19722F55-EAC6-4E4D-B34F-48B8A8A5F237}" type="presParOf" srcId="{CA3D4888-184E-4B86-AF3B-4BFAA1294DAA}" destId="{E7930D3A-AE9D-4445-8D4E-6A44AD5F6F96}" srcOrd="0" destOrd="0" presId="urn:microsoft.com/office/officeart/2005/8/layout/hierarchy2"/>
    <dgm:cxn modelId="{B5F95D5F-A5DD-43BD-A785-60A2027572CA}" type="presParOf" srcId="{CA3D4888-184E-4B86-AF3B-4BFAA1294DAA}" destId="{D5A37F2F-5357-4365-A274-F0EE0FC01FE3}" srcOrd="1" destOrd="0" presId="urn:microsoft.com/office/officeart/2005/8/layout/hierarchy2"/>
    <dgm:cxn modelId="{19589B5E-8F7A-4881-93B8-AC1690DBFD3B}" type="presParOf" srcId="{D5A37F2F-5357-4365-A274-F0EE0FC01FE3}" destId="{EB0726D3-85E7-425D-B4A6-DC60340C8AA2}" srcOrd="0" destOrd="0" presId="urn:microsoft.com/office/officeart/2005/8/layout/hierarchy2"/>
    <dgm:cxn modelId="{B9F26673-05AB-4896-A306-C4C708588618}" type="presParOf" srcId="{EB0726D3-85E7-425D-B4A6-DC60340C8AA2}" destId="{56820A06-D2EC-4B31-B0D7-A7CD53BD14D6}" srcOrd="0" destOrd="0" presId="urn:microsoft.com/office/officeart/2005/8/layout/hierarchy2"/>
    <dgm:cxn modelId="{2A390BEB-9D3D-4EAD-A242-13E6BA18A467}" type="presParOf" srcId="{D5A37F2F-5357-4365-A274-F0EE0FC01FE3}" destId="{EEBA7835-0C93-43A4-A874-9E6D9366E178}" srcOrd="1" destOrd="0" presId="urn:microsoft.com/office/officeart/2005/8/layout/hierarchy2"/>
    <dgm:cxn modelId="{FBDB2ACE-363C-42E0-BE9B-03E8C47E9295}" type="presParOf" srcId="{EEBA7835-0C93-43A4-A874-9E6D9366E178}" destId="{AB4CC84F-16F4-4C15-BC34-534340FEF030}" srcOrd="0" destOrd="0" presId="urn:microsoft.com/office/officeart/2005/8/layout/hierarchy2"/>
    <dgm:cxn modelId="{02D4F33F-C02E-49A7-A1DC-5B57DA305B66}" type="presParOf" srcId="{EEBA7835-0C93-43A4-A874-9E6D9366E178}" destId="{F65B894E-7748-499E-9FBC-A9A968416D29}" srcOrd="1" destOrd="0" presId="urn:microsoft.com/office/officeart/2005/8/layout/hierarchy2"/>
    <dgm:cxn modelId="{4BE7C5FF-C70D-4F39-9BA0-6339C1264451}" type="presParOf" srcId="{D5A37F2F-5357-4365-A274-F0EE0FC01FE3}" destId="{EAAA0B98-36F8-41CD-9FB0-ECC124B35B06}" srcOrd="2" destOrd="0" presId="urn:microsoft.com/office/officeart/2005/8/layout/hierarchy2"/>
    <dgm:cxn modelId="{7D2D5726-6815-4986-B028-2BCFA6716A65}" type="presParOf" srcId="{EAAA0B98-36F8-41CD-9FB0-ECC124B35B06}" destId="{A56BDA28-3748-42CF-8099-02957BC3AB92}" srcOrd="0" destOrd="0" presId="urn:microsoft.com/office/officeart/2005/8/layout/hierarchy2"/>
    <dgm:cxn modelId="{7412E627-9024-437B-A87E-D4C064F137C9}" type="presParOf" srcId="{D5A37F2F-5357-4365-A274-F0EE0FC01FE3}" destId="{7207DD5F-FCDB-4691-8A35-0D4A04A8F978}" srcOrd="3" destOrd="0" presId="urn:microsoft.com/office/officeart/2005/8/layout/hierarchy2"/>
    <dgm:cxn modelId="{0687E162-E793-41E0-BC4D-1B1A1BBA506B}" type="presParOf" srcId="{7207DD5F-FCDB-4691-8A35-0D4A04A8F978}" destId="{7464FE46-A109-4B8F-8F8E-DB8C61BFBC45}" srcOrd="0" destOrd="0" presId="urn:microsoft.com/office/officeart/2005/8/layout/hierarchy2"/>
    <dgm:cxn modelId="{582A3708-6AA2-45B2-B024-494A050B4637}" type="presParOf" srcId="{7207DD5F-FCDB-4691-8A35-0D4A04A8F978}" destId="{0BA77522-2795-4D8B-90B1-23E0532BB0D3}" srcOrd="1" destOrd="0" presId="urn:microsoft.com/office/officeart/2005/8/layout/hierarchy2"/>
    <dgm:cxn modelId="{220C6704-714E-4544-BFF5-F9E6CA79A386}" type="presParOf" srcId="{0270FE2C-B949-4573-87BE-A8F6AEB49B4A}" destId="{2AC07514-0D23-4EA6-A544-47B4820DF22B}" srcOrd="6" destOrd="0" presId="urn:microsoft.com/office/officeart/2005/8/layout/hierarchy2"/>
    <dgm:cxn modelId="{6777475B-8BAF-4D89-BA91-6E5C8B385775}" type="presParOf" srcId="{2AC07514-0D23-4EA6-A544-47B4820DF22B}" destId="{DD12F746-EF14-46E5-A332-3248848C54C4}" srcOrd="0" destOrd="0" presId="urn:microsoft.com/office/officeart/2005/8/layout/hierarchy2"/>
    <dgm:cxn modelId="{306A27ED-CFA1-402A-BFA2-5DC7CD697CAC}" type="presParOf" srcId="{0270FE2C-B949-4573-87BE-A8F6AEB49B4A}" destId="{8D2883C9-219C-42E0-8703-5F05175621AD}" srcOrd="7" destOrd="0" presId="urn:microsoft.com/office/officeart/2005/8/layout/hierarchy2"/>
    <dgm:cxn modelId="{9A1AFDFB-FEEB-498F-B75D-6D1A3D929BA3}" type="presParOf" srcId="{8D2883C9-219C-42E0-8703-5F05175621AD}" destId="{FE04E8BB-B124-4557-A05C-3CBACEED013D}" srcOrd="0" destOrd="0" presId="urn:microsoft.com/office/officeart/2005/8/layout/hierarchy2"/>
    <dgm:cxn modelId="{C713DD34-BCA5-4058-B353-9DEB425A963C}" type="presParOf" srcId="{8D2883C9-219C-42E0-8703-5F05175621AD}" destId="{C28E015B-93E2-4AE9-BEB4-BFABCFB08F2E}" srcOrd="1" destOrd="0" presId="urn:microsoft.com/office/officeart/2005/8/layout/hierarchy2"/>
    <dgm:cxn modelId="{D9AC78E1-F814-4F10-8206-271D788FF402}" type="presParOf" srcId="{C28E015B-93E2-4AE9-BEB4-BFABCFB08F2E}" destId="{B4DCB8FB-3399-48D7-8D78-F4D163B45B3B}" srcOrd="0" destOrd="0" presId="urn:microsoft.com/office/officeart/2005/8/layout/hierarchy2"/>
    <dgm:cxn modelId="{8D5B9959-9284-4314-A09C-78B5C79FAA6D}" type="presParOf" srcId="{B4DCB8FB-3399-48D7-8D78-F4D163B45B3B}" destId="{32AF4A9B-69A8-4794-BE80-517565CC5299}" srcOrd="0" destOrd="0" presId="urn:microsoft.com/office/officeart/2005/8/layout/hierarchy2"/>
    <dgm:cxn modelId="{3BAD43F9-C75C-43EC-BE34-7AE85060A0CA}" type="presParOf" srcId="{C28E015B-93E2-4AE9-BEB4-BFABCFB08F2E}" destId="{37B6F490-C200-4073-9222-0E014280A6C4}" srcOrd="1" destOrd="0" presId="urn:microsoft.com/office/officeart/2005/8/layout/hierarchy2"/>
    <dgm:cxn modelId="{FD34B005-76A1-496C-A6BF-67A675E80F3F}" type="presParOf" srcId="{37B6F490-C200-4073-9222-0E014280A6C4}" destId="{77117824-89F6-441E-96E8-E2EEA0FB114A}" srcOrd="0" destOrd="0" presId="urn:microsoft.com/office/officeart/2005/8/layout/hierarchy2"/>
    <dgm:cxn modelId="{10CEF708-EC2E-4E3A-BF28-4504F3D6870C}" type="presParOf" srcId="{37B6F490-C200-4073-9222-0E014280A6C4}" destId="{84193D5A-07B5-4D5B-9DD4-1482C44B6C56}" srcOrd="1" destOrd="0" presId="urn:microsoft.com/office/officeart/2005/8/layout/hierarchy2"/>
    <dgm:cxn modelId="{96267E0D-E478-4790-B614-626028AED216}" type="presParOf" srcId="{C28E015B-93E2-4AE9-BEB4-BFABCFB08F2E}" destId="{4B45FD4D-9BC4-4FAD-BB74-7623157822A1}" srcOrd="2" destOrd="0" presId="urn:microsoft.com/office/officeart/2005/8/layout/hierarchy2"/>
    <dgm:cxn modelId="{E60B1450-8332-410A-9547-A6D47B4AE937}" type="presParOf" srcId="{4B45FD4D-9BC4-4FAD-BB74-7623157822A1}" destId="{E8015FFD-D428-4177-8D1D-1F77968A81A5}" srcOrd="0" destOrd="0" presId="urn:microsoft.com/office/officeart/2005/8/layout/hierarchy2"/>
    <dgm:cxn modelId="{B5D40F10-423B-4485-8C0A-381C365B3C47}" type="presParOf" srcId="{C28E015B-93E2-4AE9-BEB4-BFABCFB08F2E}" destId="{57BD7AC2-2B7C-4A06-A759-9055473F89AD}" srcOrd="3" destOrd="0" presId="urn:microsoft.com/office/officeart/2005/8/layout/hierarchy2"/>
    <dgm:cxn modelId="{522ECD33-6FA4-49D3-8668-BD95EC468A99}" type="presParOf" srcId="{57BD7AC2-2B7C-4A06-A759-9055473F89AD}" destId="{77F23B1D-4C67-4D7D-9C34-991A4E513F95}" srcOrd="0" destOrd="0" presId="urn:microsoft.com/office/officeart/2005/8/layout/hierarchy2"/>
    <dgm:cxn modelId="{FC69BB56-28D2-4FF2-8ADA-22202B365E5C}" type="presParOf" srcId="{57BD7AC2-2B7C-4A06-A759-9055473F89AD}" destId="{7EEE8B5F-9733-49E3-B33C-5716C9B29BBB}" srcOrd="1" destOrd="0" presId="urn:microsoft.com/office/officeart/2005/8/layout/hierarchy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549397-E782-4405-AB43-0FE9FFAB0CFF}" type="doc">
      <dgm:prSet loTypeId="urn:microsoft.com/office/officeart/2005/8/layout/venn2" loCatId="relationship" qsTypeId="urn:microsoft.com/office/officeart/2005/8/quickstyle/simple1" qsCatId="simple" csTypeId="urn:microsoft.com/office/officeart/2005/8/colors/accent0_1" csCatId="mainScheme" phldr="1"/>
      <dgm:spPr/>
      <dgm:t>
        <a:bodyPr/>
        <a:lstStyle/>
        <a:p>
          <a:endParaRPr lang="pt-PT"/>
        </a:p>
      </dgm:t>
    </dgm:pt>
    <dgm:pt modelId="{57179ED3-FE90-4696-BEB3-53E5F1564905}">
      <dgm:prSet phldrT="[Texto]"/>
      <dgm:spPr/>
      <dgm:t>
        <a:bodyPr/>
        <a:lstStyle/>
        <a:p>
          <a:r>
            <a:rPr lang="pt-PT"/>
            <a:t>Artificial Intelligence</a:t>
          </a:r>
        </a:p>
      </dgm:t>
    </dgm:pt>
    <dgm:pt modelId="{3EBBF3D0-7703-4E2E-B4C3-86E06549BE1D}" type="parTrans" cxnId="{0DB91342-1436-4066-AA05-EF4AD6BD3FDF}">
      <dgm:prSet/>
      <dgm:spPr/>
      <dgm:t>
        <a:bodyPr/>
        <a:lstStyle/>
        <a:p>
          <a:endParaRPr lang="pt-PT"/>
        </a:p>
      </dgm:t>
    </dgm:pt>
    <dgm:pt modelId="{534A3EAB-1595-4F01-A861-BF59256BC6AE}" type="sibTrans" cxnId="{0DB91342-1436-4066-AA05-EF4AD6BD3FDF}">
      <dgm:prSet/>
      <dgm:spPr/>
      <dgm:t>
        <a:bodyPr/>
        <a:lstStyle/>
        <a:p>
          <a:endParaRPr lang="pt-PT"/>
        </a:p>
      </dgm:t>
    </dgm:pt>
    <dgm:pt modelId="{D8C3A23C-6434-4731-A082-41122047CF41}">
      <dgm:prSet phldrT="[Texto]"/>
      <dgm:spPr/>
      <dgm:t>
        <a:bodyPr/>
        <a:lstStyle/>
        <a:p>
          <a:r>
            <a:rPr lang="pt-PT"/>
            <a:t>Machine Learning</a:t>
          </a:r>
        </a:p>
      </dgm:t>
    </dgm:pt>
    <dgm:pt modelId="{A1770102-403A-4439-A06F-7E4923F9C1E7}" type="parTrans" cxnId="{D07BCB11-79BD-4116-9CA4-C4EBB0BFB1D5}">
      <dgm:prSet/>
      <dgm:spPr/>
      <dgm:t>
        <a:bodyPr/>
        <a:lstStyle/>
        <a:p>
          <a:endParaRPr lang="pt-PT"/>
        </a:p>
      </dgm:t>
    </dgm:pt>
    <dgm:pt modelId="{6C8BBA33-D81C-4789-A085-8F844069C546}" type="sibTrans" cxnId="{D07BCB11-79BD-4116-9CA4-C4EBB0BFB1D5}">
      <dgm:prSet/>
      <dgm:spPr/>
      <dgm:t>
        <a:bodyPr/>
        <a:lstStyle/>
        <a:p>
          <a:endParaRPr lang="pt-PT"/>
        </a:p>
      </dgm:t>
    </dgm:pt>
    <dgm:pt modelId="{5AE42AE5-A800-4107-A82D-DA14E9A29368}">
      <dgm:prSet phldrT="[Texto]"/>
      <dgm:spPr/>
      <dgm:t>
        <a:bodyPr/>
        <a:lstStyle/>
        <a:p>
          <a:pPr algn="ctr"/>
          <a:r>
            <a:rPr lang="pt-PT"/>
            <a:t>Deep Learning</a:t>
          </a:r>
        </a:p>
      </dgm:t>
    </dgm:pt>
    <dgm:pt modelId="{A1FD367B-601B-4595-A5A3-4A624EAC013D}" type="parTrans" cxnId="{BE2CCBDB-9B1F-436B-B77E-A44B3E401276}">
      <dgm:prSet/>
      <dgm:spPr/>
      <dgm:t>
        <a:bodyPr/>
        <a:lstStyle/>
        <a:p>
          <a:endParaRPr lang="pt-PT"/>
        </a:p>
      </dgm:t>
    </dgm:pt>
    <dgm:pt modelId="{49656FB7-87A8-4AB3-AE53-E2B4F21AD38F}" type="sibTrans" cxnId="{BE2CCBDB-9B1F-436B-B77E-A44B3E401276}">
      <dgm:prSet/>
      <dgm:spPr/>
      <dgm:t>
        <a:bodyPr/>
        <a:lstStyle/>
        <a:p>
          <a:endParaRPr lang="pt-PT"/>
        </a:p>
      </dgm:t>
    </dgm:pt>
    <dgm:pt modelId="{C7D7BA1A-6BF5-4E49-9424-11BF94DFB442}">
      <dgm:prSet phldrT="[Texto]"/>
      <dgm:spPr/>
      <dgm:t>
        <a:bodyPr/>
        <a:lstStyle/>
        <a:p>
          <a:r>
            <a:rPr lang="pt-PT"/>
            <a:t>Machine Listening</a:t>
          </a:r>
        </a:p>
      </dgm:t>
    </dgm:pt>
    <dgm:pt modelId="{C18B35C6-AD15-4D21-9C74-86C859974E3F}" type="parTrans" cxnId="{6E5BD9E3-E8ED-4FE9-B504-89CC0C42E6B1}">
      <dgm:prSet/>
      <dgm:spPr/>
      <dgm:t>
        <a:bodyPr/>
        <a:lstStyle/>
        <a:p>
          <a:endParaRPr lang="pt-PT"/>
        </a:p>
      </dgm:t>
    </dgm:pt>
    <dgm:pt modelId="{FA336EFC-2098-478B-8CD5-E69E816189F6}" type="sibTrans" cxnId="{6E5BD9E3-E8ED-4FE9-B504-89CC0C42E6B1}">
      <dgm:prSet/>
      <dgm:spPr/>
      <dgm:t>
        <a:bodyPr/>
        <a:lstStyle/>
        <a:p>
          <a:endParaRPr lang="pt-PT"/>
        </a:p>
      </dgm:t>
    </dgm:pt>
    <dgm:pt modelId="{E715FABA-9B10-4E28-9055-6263F0C6B3F1}" type="pres">
      <dgm:prSet presAssocID="{A6549397-E782-4405-AB43-0FE9FFAB0CFF}" presName="Name0" presStyleCnt="0">
        <dgm:presLayoutVars>
          <dgm:chMax val="7"/>
          <dgm:resizeHandles val="exact"/>
        </dgm:presLayoutVars>
      </dgm:prSet>
      <dgm:spPr/>
    </dgm:pt>
    <dgm:pt modelId="{FD8CAB87-290A-4812-B63A-57DE3B83F53C}" type="pres">
      <dgm:prSet presAssocID="{A6549397-E782-4405-AB43-0FE9FFAB0CFF}" presName="comp1" presStyleCnt="0"/>
      <dgm:spPr/>
    </dgm:pt>
    <dgm:pt modelId="{9D48E141-D352-4DB6-A74A-1B155929062A}" type="pres">
      <dgm:prSet presAssocID="{A6549397-E782-4405-AB43-0FE9FFAB0CFF}" presName="circle1" presStyleLbl="node1" presStyleIdx="0" presStyleCnt="4"/>
      <dgm:spPr/>
    </dgm:pt>
    <dgm:pt modelId="{33D802A6-3048-4618-A001-5092F89AAC6B}" type="pres">
      <dgm:prSet presAssocID="{A6549397-E782-4405-AB43-0FE9FFAB0CFF}" presName="c1text" presStyleLbl="node1" presStyleIdx="0" presStyleCnt="4">
        <dgm:presLayoutVars>
          <dgm:bulletEnabled val="1"/>
        </dgm:presLayoutVars>
      </dgm:prSet>
      <dgm:spPr/>
    </dgm:pt>
    <dgm:pt modelId="{7B73D504-490F-491D-A53A-64D0F6D1889F}" type="pres">
      <dgm:prSet presAssocID="{A6549397-E782-4405-AB43-0FE9FFAB0CFF}" presName="comp2" presStyleCnt="0"/>
      <dgm:spPr/>
    </dgm:pt>
    <dgm:pt modelId="{E091CE0B-4594-4C97-93C4-AEF3E18B267E}" type="pres">
      <dgm:prSet presAssocID="{A6549397-E782-4405-AB43-0FE9FFAB0CFF}" presName="circle2" presStyleLbl="node1" presStyleIdx="1" presStyleCnt="4"/>
      <dgm:spPr/>
    </dgm:pt>
    <dgm:pt modelId="{4264ED68-92D7-4514-B95C-548C7B6D7859}" type="pres">
      <dgm:prSet presAssocID="{A6549397-E782-4405-AB43-0FE9FFAB0CFF}" presName="c2text" presStyleLbl="node1" presStyleIdx="1" presStyleCnt="4">
        <dgm:presLayoutVars>
          <dgm:bulletEnabled val="1"/>
        </dgm:presLayoutVars>
      </dgm:prSet>
      <dgm:spPr/>
    </dgm:pt>
    <dgm:pt modelId="{049238B3-D616-4E74-8221-1DFC59F1722B}" type="pres">
      <dgm:prSet presAssocID="{A6549397-E782-4405-AB43-0FE9FFAB0CFF}" presName="comp3" presStyleCnt="0"/>
      <dgm:spPr/>
    </dgm:pt>
    <dgm:pt modelId="{4A2036D1-78FE-4086-9C51-AA6236EBE29D}" type="pres">
      <dgm:prSet presAssocID="{A6549397-E782-4405-AB43-0FE9FFAB0CFF}" presName="circle3" presStyleLbl="node1" presStyleIdx="2" presStyleCnt="4"/>
      <dgm:spPr/>
    </dgm:pt>
    <dgm:pt modelId="{CF045584-D60A-43D8-9A38-B7BB5C133C41}" type="pres">
      <dgm:prSet presAssocID="{A6549397-E782-4405-AB43-0FE9FFAB0CFF}" presName="c3text" presStyleLbl="node1" presStyleIdx="2" presStyleCnt="4">
        <dgm:presLayoutVars>
          <dgm:bulletEnabled val="1"/>
        </dgm:presLayoutVars>
      </dgm:prSet>
      <dgm:spPr/>
    </dgm:pt>
    <dgm:pt modelId="{2D2FBAA8-9F3E-41B7-BBD0-749A56440E08}" type="pres">
      <dgm:prSet presAssocID="{A6549397-E782-4405-AB43-0FE9FFAB0CFF}" presName="comp4" presStyleCnt="0"/>
      <dgm:spPr/>
    </dgm:pt>
    <dgm:pt modelId="{98278994-5AE3-45EE-8DBF-C4959AE854FC}" type="pres">
      <dgm:prSet presAssocID="{A6549397-E782-4405-AB43-0FE9FFAB0CFF}" presName="circle4" presStyleLbl="node1" presStyleIdx="3" presStyleCnt="4"/>
      <dgm:spPr/>
    </dgm:pt>
    <dgm:pt modelId="{41A314EF-A85A-4A01-AE2A-BF6FC639C4B0}" type="pres">
      <dgm:prSet presAssocID="{A6549397-E782-4405-AB43-0FE9FFAB0CFF}" presName="c4text" presStyleLbl="node1" presStyleIdx="3" presStyleCnt="4">
        <dgm:presLayoutVars>
          <dgm:bulletEnabled val="1"/>
        </dgm:presLayoutVars>
      </dgm:prSet>
      <dgm:spPr/>
    </dgm:pt>
  </dgm:ptLst>
  <dgm:cxnLst>
    <dgm:cxn modelId="{C9F87F0D-92CF-4774-985C-A0827E2AA4F2}" type="presOf" srcId="{A6549397-E782-4405-AB43-0FE9FFAB0CFF}" destId="{E715FABA-9B10-4E28-9055-6263F0C6B3F1}" srcOrd="0" destOrd="0" presId="urn:microsoft.com/office/officeart/2005/8/layout/venn2"/>
    <dgm:cxn modelId="{4D460711-1ABA-44F5-8D37-AF89B9EE73BA}" type="presOf" srcId="{5AE42AE5-A800-4107-A82D-DA14E9A29368}" destId="{CF045584-D60A-43D8-9A38-B7BB5C133C41}" srcOrd="1" destOrd="0" presId="urn:microsoft.com/office/officeart/2005/8/layout/venn2"/>
    <dgm:cxn modelId="{D07BCB11-79BD-4116-9CA4-C4EBB0BFB1D5}" srcId="{A6549397-E782-4405-AB43-0FE9FFAB0CFF}" destId="{D8C3A23C-6434-4731-A082-41122047CF41}" srcOrd="1" destOrd="0" parTransId="{A1770102-403A-4439-A06F-7E4923F9C1E7}" sibTransId="{6C8BBA33-D81C-4789-A085-8F844069C546}"/>
    <dgm:cxn modelId="{28BD2A13-B09E-4331-ADB0-CB7D43B47F23}" type="presOf" srcId="{C7D7BA1A-6BF5-4E49-9424-11BF94DFB442}" destId="{98278994-5AE3-45EE-8DBF-C4959AE854FC}" srcOrd="0" destOrd="0" presId="urn:microsoft.com/office/officeart/2005/8/layout/venn2"/>
    <dgm:cxn modelId="{FFDE2B16-3566-4DAB-BF14-AC8949E31EAC}" type="presOf" srcId="{57179ED3-FE90-4696-BEB3-53E5F1564905}" destId="{33D802A6-3048-4618-A001-5092F89AAC6B}" srcOrd="1" destOrd="0" presId="urn:microsoft.com/office/officeart/2005/8/layout/venn2"/>
    <dgm:cxn modelId="{F71A0221-B3A6-4AAC-838E-69EBA433F51A}" type="presOf" srcId="{D8C3A23C-6434-4731-A082-41122047CF41}" destId="{4264ED68-92D7-4514-B95C-548C7B6D7859}" srcOrd="1" destOrd="0" presId="urn:microsoft.com/office/officeart/2005/8/layout/venn2"/>
    <dgm:cxn modelId="{0DB91342-1436-4066-AA05-EF4AD6BD3FDF}" srcId="{A6549397-E782-4405-AB43-0FE9FFAB0CFF}" destId="{57179ED3-FE90-4696-BEB3-53E5F1564905}" srcOrd="0" destOrd="0" parTransId="{3EBBF3D0-7703-4E2E-B4C3-86E06549BE1D}" sibTransId="{534A3EAB-1595-4F01-A861-BF59256BC6AE}"/>
    <dgm:cxn modelId="{C6428C8F-4ACB-4BDD-AB4B-9A254039A37A}" type="presOf" srcId="{C7D7BA1A-6BF5-4E49-9424-11BF94DFB442}" destId="{41A314EF-A85A-4A01-AE2A-BF6FC639C4B0}" srcOrd="1" destOrd="0" presId="urn:microsoft.com/office/officeart/2005/8/layout/venn2"/>
    <dgm:cxn modelId="{B4160BC4-C272-4FD7-9E26-6375B67E6706}" type="presOf" srcId="{D8C3A23C-6434-4731-A082-41122047CF41}" destId="{E091CE0B-4594-4C97-93C4-AEF3E18B267E}" srcOrd="0" destOrd="0" presId="urn:microsoft.com/office/officeart/2005/8/layout/venn2"/>
    <dgm:cxn modelId="{BE2CCBDB-9B1F-436B-B77E-A44B3E401276}" srcId="{A6549397-E782-4405-AB43-0FE9FFAB0CFF}" destId="{5AE42AE5-A800-4107-A82D-DA14E9A29368}" srcOrd="2" destOrd="0" parTransId="{A1FD367B-601B-4595-A5A3-4A624EAC013D}" sibTransId="{49656FB7-87A8-4AB3-AE53-E2B4F21AD38F}"/>
    <dgm:cxn modelId="{6E5BD9E3-E8ED-4FE9-B504-89CC0C42E6B1}" srcId="{A6549397-E782-4405-AB43-0FE9FFAB0CFF}" destId="{C7D7BA1A-6BF5-4E49-9424-11BF94DFB442}" srcOrd="3" destOrd="0" parTransId="{C18B35C6-AD15-4D21-9C74-86C859974E3F}" sibTransId="{FA336EFC-2098-478B-8CD5-E69E816189F6}"/>
    <dgm:cxn modelId="{29EA4EEA-EA95-4206-895B-C68ABCBD1791}" type="presOf" srcId="{5AE42AE5-A800-4107-A82D-DA14E9A29368}" destId="{4A2036D1-78FE-4086-9C51-AA6236EBE29D}" srcOrd="0" destOrd="0" presId="urn:microsoft.com/office/officeart/2005/8/layout/venn2"/>
    <dgm:cxn modelId="{DD4298F5-9228-4C38-A04A-4CB208F24A6F}" type="presOf" srcId="{57179ED3-FE90-4696-BEB3-53E5F1564905}" destId="{9D48E141-D352-4DB6-A74A-1B155929062A}" srcOrd="0" destOrd="0" presId="urn:microsoft.com/office/officeart/2005/8/layout/venn2"/>
    <dgm:cxn modelId="{02C61EF2-FA83-4372-8358-E751E6B91B59}" type="presParOf" srcId="{E715FABA-9B10-4E28-9055-6263F0C6B3F1}" destId="{FD8CAB87-290A-4812-B63A-57DE3B83F53C}" srcOrd="0" destOrd="0" presId="urn:microsoft.com/office/officeart/2005/8/layout/venn2"/>
    <dgm:cxn modelId="{281C683C-1BBC-413B-BF70-9C9A2BBC20EC}" type="presParOf" srcId="{FD8CAB87-290A-4812-B63A-57DE3B83F53C}" destId="{9D48E141-D352-4DB6-A74A-1B155929062A}" srcOrd="0" destOrd="0" presId="urn:microsoft.com/office/officeart/2005/8/layout/venn2"/>
    <dgm:cxn modelId="{E02664A4-8924-4EAB-B906-6C3666A8FD20}" type="presParOf" srcId="{FD8CAB87-290A-4812-B63A-57DE3B83F53C}" destId="{33D802A6-3048-4618-A001-5092F89AAC6B}" srcOrd="1" destOrd="0" presId="urn:microsoft.com/office/officeart/2005/8/layout/venn2"/>
    <dgm:cxn modelId="{78B187FE-5F82-4BD7-A2D8-4E10E8B44376}" type="presParOf" srcId="{E715FABA-9B10-4E28-9055-6263F0C6B3F1}" destId="{7B73D504-490F-491D-A53A-64D0F6D1889F}" srcOrd="1" destOrd="0" presId="urn:microsoft.com/office/officeart/2005/8/layout/venn2"/>
    <dgm:cxn modelId="{301953CF-F6DC-4AE4-8258-33615A5D14CE}" type="presParOf" srcId="{7B73D504-490F-491D-A53A-64D0F6D1889F}" destId="{E091CE0B-4594-4C97-93C4-AEF3E18B267E}" srcOrd="0" destOrd="0" presId="urn:microsoft.com/office/officeart/2005/8/layout/venn2"/>
    <dgm:cxn modelId="{60D42816-8771-4E99-BCC5-E064F88B983D}" type="presParOf" srcId="{7B73D504-490F-491D-A53A-64D0F6D1889F}" destId="{4264ED68-92D7-4514-B95C-548C7B6D7859}" srcOrd="1" destOrd="0" presId="urn:microsoft.com/office/officeart/2005/8/layout/venn2"/>
    <dgm:cxn modelId="{295036D7-9922-4846-AAF2-EBBF86005FB8}" type="presParOf" srcId="{E715FABA-9B10-4E28-9055-6263F0C6B3F1}" destId="{049238B3-D616-4E74-8221-1DFC59F1722B}" srcOrd="2" destOrd="0" presId="urn:microsoft.com/office/officeart/2005/8/layout/venn2"/>
    <dgm:cxn modelId="{55401D83-7000-45A0-91BB-759BF2649BCF}" type="presParOf" srcId="{049238B3-D616-4E74-8221-1DFC59F1722B}" destId="{4A2036D1-78FE-4086-9C51-AA6236EBE29D}" srcOrd="0" destOrd="0" presId="urn:microsoft.com/office/officeart/2005/8/layout/venn2"/>
    <dgm:cxn modelId="{E0865937-3FE7-445D-A8F0-36879ECB9DD9}" type="presParOf" srcId="{049238B3-D616-4E74-8221-1DFC59F1722B}" destId="{CF045584-D60A-43D8-9A38-B7BB5C133C41}" srcOrd="1" destOrd="0" presId="urn:microsoft.com/office/officeart/2005/8/layout/venn2"/>
    <dgm:cxn modelId="{37E03E4D-6C56-4D30-B546-96E8E1577762}" type="presParOf" srcId="{E715FABA-9B10-4E28-9055-6263F0C6B3F1}" destId="{2D2FBAA8-9F3E-41B7-BBD0-749A56440E08}" srcOrd="3" destOrd="0" presId="urn:microsoft.com/office/officeart/2005/8/layout/venn2"/>
    <dgm:cxn modelId="{73A2C9FF-7233-4900-882D-8EB3870F954F}" type="presParOf" srcId="{2D2FBAA8-9F3E-41B7-BBD0-749A56440E08}" destId="{98278994-5AE3-45EE-8DBF-C4959AE854FC}" srcOrd="0" destOrd="0" presId="urn:microsoft.com/office/officeart/2005/8/layout/venn2"/>
    <dgm:cxn modelId="{87CFBC3B-5076-4922-824F-779BF3C850F9}" type="presParOf" srcId="{2D2FBAA8-9F3E-41B7-BBD0-749A56440E08}" destId="{41A314EF-A85A-4A01-AE2A-BF6FC639C4B0}" srcOrd="1" destOrd="0" presId="urn:microsoft.com/office/officeart/2005/8/layout/venn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2C414A5-070C-4100-98F2-5E351AB68B08}"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pt-PT"/>
        </a:p>
      </dgm:t>
    </dgm:pt>
    <dgm:pt modelId="{27F4EB9E-D7FB-4DE4-A4EB-A5EFC1D2A1B7}">
      <dgm:prSet phldrT="[Texto]"/>
      <dgm:spPr/>
      <dgm:t>
        <a:bodyPr/>
        <a:lstStyle/>
        <a:p>
          <a:r>
            <a:rPr lang="pt-PT"/>
            <a:t>Training Datset</a:t>
          </a:r>
        </a:p>
      </dgm:t>
    </dgm:pt>
    <dgm:pt modelId="{1F325070-C448-4D1E-A583-EC73DC57309C}" type="parTrans" cxnId="{6EF546F7-E7E9-4F02-99A5-916564E6712D}">
      <dgm:prSet/>
      <dgm:spPr/>
      <dgm:t>
        <a:bodyPr/>
        <a:lstStyle/>
        <a:p>
          <a:endParaRPr lang="pt-PT"/>
        </a:p>
      </dgm:t>
    </dgm:pt>
    <dgm:pt modelId="{30FD4206-FCC6-44C4-9CDC-DAE37677046F}" type="sibTrans" cxnId="{6EF546F7-E7E9-4F02-99A5-916564E6712D}">
      <dgm:prSet/>
      <dgm:spPr/>
      <dgm:t>
        <a:bodyPr/>
        <a:lstStyle/>
        <a:p>
          <a:endParaRPr lang="pt-PT"/>
        </a:p>
      </dgm:t>
    </dgm:pt>
    <dgm:pt modelId="{CC207B45-C4C6-4717-81F3-255748CA67DB}">
      <dgm:prSet phldrT="[Texto]"/>
      <dgm:spPr/>
      <dgm:t>
        <a:bodyPr/>
        <a:lstStyle/>
        <a:p>
          <a:r>
            <a:rPr lang="pt-PT"/>
            <a:t>Used to train the model.</a:t>
          </a:r>
        </a:p>
      </dgm:t>
    </dgm:pt>
    <dgm:pt modelId="{0F04470B-557B-4809-BF5B-24AF9A8AE76F}" type="parTrans" cxnId="{325136EE-E437-4DE3-BD2E-18D9609397C5}">
      <dgm:prSet/>
      <dgm:spPr/>
      <dgm:t>
        <a:bodyPr/>
        <a:lstStyle/>
        <a:p>
          <a:endParaRPr lang="pt-PT"/>
        </a:p>
      </dgm:t>
    </dgm:pt>
    <dgm:pt modelId="{0560B01B-357B-4979-9BE3-490683B453BC}" type="sibTrans" cxnId="{325136EE-E437-4DE3-BD2E-18D9609397C5}">
      <dgm:prSet/>
      <dgm:spPr/>
      <dgm:t>
        <a:bodyPr/>
        <a:lstStyle/>
        <a:p>
          <a:endParaRPr lang="pt-PT"/>
        </a:p>
      </dgm:t>
    </dgm:pt>
    <dgm:pt modelId="{44ABD69B-2107-4812-B4FA-59FBF4AB61B1}">
      <dgm:prSet phldrT="[Texto]"/>
      <dgm:spPr/>
      <dgm:t>
        <a:bodyPr/>
        <a:lstStyle/>
        <a:p>
          <a:r>
            <a:rPr lang="pt-PT"/>
            <a:t>Model learns from here.</a:t>
          </a:r>
        </a:p>
      </dgm:t>
    </dgm:pt>
    <dgm:pt modelId="{A333493E-8BF6-4443-8B33-E5DE135653CB}" type="parTrans" cxnId="{8947C3D6-D6DC-4104-95E5-DF6A938897DB}">
      <dgm:prSet/>
      <dgm:spPr/>
      <dgm:t>
        <a:bodyPr/>
        <a:lstStyle/>
        <a:p>
          <a:endParaRPr lang="pt-PT"/>
        </a:p>
      </dgm:t>
    </dgm:pt>
    <dgm:pt modelId="{B61EE851-7514-4B4E-8CBF-55079B8D2090}" type="sibTrans" cxnId="{8947C3D6-D6DC-4104-95E5-DF6A938897DB}">
      <dgm:prSet/>
      <dgm:spPr/>
      <dgm:t>
        <a:bodyPr/>
        <a:lstStyle/>
        <a:p>
          <a:endParaRPr lang="pt-PT"/>
        </a:p>
      </dgm:t>
    </dgm:pt>
    <dgm:pt modelId="{70375C94-4E18-4F0F-9C6D-8938AC16B60E}">
      <dgm:prSet phldrT="[Texto]"/>
      <dgm:spPr/>
      <dgm:t>
        <a:bodyPr/>
        <a:lstStyle/>
        <a:p>
          <a:r>
            <a:rPr lang="pt-PT"/>
            <a:t>Validation Dataset</a:t>
          </a:r>
        </a:p>
      </dgm:t>
    </dgm:pt>
    <dgm:pt modelId="{5BEE2580-C388-49DE-9868-323281DEEEFD}" type="parTrans" cxnId="{6EA411D2-9271-4F7E-A0A0-53AE1FF91730}">
      <dgm:prSet/>
      <dgm:spPr/>
      <dgm:t>
        <a:bodyPr/>
        <a:lstStyle/>
        <a:p>
          <a:endParaRPr lang="pt-PT"/>
        </a:p>
      </dgm:t>
    </dgm:pt>
    <dgm:pt modelId="{4BBBD743-5ED8-4B9F-BA03-52C26E0416D9}" type="sibTrans" cxnId="{6EA411D2-9271-4F7E-A0A0-53AE1FF91730}">
      <dgm:prSet/>
      <dgm:spPr/>
      <dgm:t>
        <a:bodyPr/>
        <a:lstStyle/>
        <a:p>
          <a:endParaRPr lang="pt-PT"/>
        </a:p>
      </dgm:t>
    </dgm:pt>
    <dgm:pt modelId="{55473DA4-E337-4D56-9426-63DD95774C2E}">
      <dgm:prSet phldrT="[Texto]"/>
      <dgm:spPr/>
      <dgm:t>
        <a:bodyPr/>
        <a:lstStyle/>
        <a:p>
          <a:r>
            <a:rPr lang="pt-PT"/>
            <a:t>Provides unbiased evaluation.</a:t>
          </a:r>
        </a:p>
      </dgm:t>
    </dgm:pt>
    <dgm:pt modelId="{F1F28F0A-B9A1-4E93-BFA0-408B401BE09B}" type="parTrans" cxnId="{1636097F-49A7-48A2-901A-493E977F0B4F}">
      <dgm:prSet/>
      <dgm:spPr/>
      <dgm:t>
        <a:bodyPr/>
        <a:lstStyle/>
        <a:p>
          <a:endParaRPr lang="pt-PT"/>
        </a:p>
      </dgm:t>
    </dgm:pt>
    <dgm:pt modelId="{F34A3B3A-ED0E-41CE-9AC2-2E4340F47214}" type="sibTrans" cxnId="{1636097F-49A7-48A2-901A-493E977F0B4F}">
      <dgm:prSet/>
      <dgm:spPr/>
      <dgm:t>
        <a:bodyPr/>
        <a:lstStyle/>
        <a:p>
          <a:endParaRPr lang="pt-PT"/>
        </a:p>
      </dgm:t>
    </dgm:pt>
    <dgm:pt modelId="{35C7A350-D7A2-43C6-B262-C41850AEAA16}">
      <dgm:prSet phldrT="[Texto]"/>
      <dgm:spPr/>
      <dgm:t>
        <a:bodyPr/>
        <a:lstStyle/>
        <a:p>
          <a:r>
            <a:rPr lang="pt-PT"/>
            <a:t>Helps tuning hyperparameters</a:t>
          </a:r>
        </a:p>
      </dgm:t>
    </dgm:pt>
    <dgm:pt modelId="{EF5119AB-2135-46BD-BCC2-1CC72D157ED5}" type="parTrans" cxnId="{36EE87F1-17A6-4084-842C-C878370C4689}">
      <dgm:prSet/>
      <dgm:spPr/>
      <dgm:t>
        <a:bodyPr/>
        <a:lstStyle/>
        <a:p>
          <a:endParaRPr lang="pt-PT"/>
        </a:p>
      </dgm:t>
    </dgm:pt>
    <dgm:pt modelId="{EC693BF2-3210-4759-8BBB-5D5FD26E8920}" type="sibTrans" cxnId="{36EE87F1-17A6-4084-842C-C878370C4689}">
      <dgm:prSet/>
      <dgm:spPr/>
      <dgm:t>
        <a:bodyPr/>
        <a:lstStyle/>
        <a:p>
          <a:endParaRPr lang="pt-PT"/>
        </a:p>
      </dgm:t>
    </dgm:pt>
    <dgm:pt modelId="{B7E0B670-1C23-48FB-90FE-6E1DBD2794A5}">
      <dgm:prSet phldrT="[Texto]"/>
      <dgm:spPr/>
      <dgm:t>
        <a:bodyPr/>
        <a:lstStyle/>
        <a:p>
          <a:r>
            <a:rPr lang="pt-PT"/>
            <a:t>Test Dataset</a:t>
          </a:r>
        </a:p>
      </dgm:t>
    </dgm:pt>
    <dgm:pt modelId="{C982168F-DA49-4E03-9463-9869570A5F7C}" type="parTrans" cxnId="{0E385270-6442-4104-9F08-F7BADEF3214F}">
      <dgm:prSet/>
      <dgm:spPr/>
      <dgm:t>
        <a:bodyPr/>
        <a:lstStyle/>
        <a:p>
          <a:endParaRPr lang="pt-PT"/>
        </a:p>
      </dgm:t>
    </dgm:pt>
    <dgm:pt modelId="{2F38B10F-CDF6-43F8-A278-B042B8C2B312}" type="sibTrans" cxnId="{0E385270-6442-4104-9F08-F7BADEF3214F}">
      <dgm:prSet/>
      <dgm:spPr/>
      <dgm:t>
        <a:bodyPr/>
        <a:lstStyle/>
        <a:p>
          <a:endParaRPr lang="pt-PT"/>
        </a:p>
      </dgm:t>
    </dgm:pt>
    <dgm:pt modelId="{C33F263F-3F56-450C-8E6B-8BAF09063D6A}">
      <dgm:prSet phldrT="[Texto]"/>
      <dgm:spPr/>
      <dgm:t>
        <a:bodyPr/>
        <a:lstStyle/>
        <a:p>
          <a:r>
            <a:rPr lang="pt-PT"/>
            <a:t>Used after training is complete</a:t>
          </a:r>
        </a:p>
      </dgm:t>
    </dgm:pt>
    <dgm:pt modelId="{A0379F08-DA35-462C-9A5F-7E154119DE89}" type="parTrans" cxnId="{5C2BDFB8-3DB7-46CE-A1FC-236C3310C4C7}">
      <dgm:prSet/>
      <dgm:spPr/>
      <dgm:t>
        <a:bodyPr/>
        <a:lstStyle/>
        <a:p>
          <a:endParaRPr lang="pt-PT"/>
        </a:p>
      </dgm:t>
    </dgm:pt>
    <dgm:pt modelId="{B66EC616-ABC6-4FE9-B684-BF201019B754}" type="sibTrans" cxnId="{5C2BDFB8-3DB7-46CE-A1FC-236C3310C4C7}">
      <dgm:prSet/>
      <dgm:spPr/>
      <dgm:t>
        <a:bodyPr/>
        <a:lstStyle/>
        <a:p>
          <a:endParaRPr lang="pt-PT"/>
        </a:p>
      </dgm:t>
    </dgm:pt>
    <dgm:pt modelId="{2E7F4AFF-5533-48AC-B408-5C71A9E71D29}">
      <dgm:prSet phldrT="[Texto]"/>
      <dgm:spPr/>
      <dgm:t>
        <a:bodyPr/>
        <a:lstStyle/>
        <a:p>
          <a:r>
            <a:rPr lang="pt-PT"/>
            <a:t>Provides a real evaluation of the model.</a:t>
          </a:r>
        </a:p>
      </dgm:t>
    </dgm:pt>
    <dgm:pt modelId="{4F1B6438-9DDA-40EA-8AB1-37DD03EFEBAD}" type="parTrans" cxnId="{43CB923F-6A5E-4F8D-9226-FD1AD7877B8C}">
      <dgm:prSet/>
      <dgm:spPr/>
      <dgm:t>
        <a:bodyPr/>
        <a:lstStyle/>
        <a:p>
          <a:endParaRPr lang="pt-PT"/>
        </a:p>
      </dgm:t>
    </dgm:pt>
    <dgm:pt modelId="{14BA19F0-C56A-42FD-9513-3F9916CBD5F6}" type="sibTrans" cxnId="{43CB923F-6A5E-4F8D-9226-FD1AD7877B8C}">
      <dgm:prSet/>
      <dgm:spPr/>
      <dgm:t>
        <a:bodyPr/>
        <a:lstStyle/>
        <a:p>
          <a:endParaRPr lang="pt-PT"/>
        </a:p>
      </dgm:t>
    </dgm:pt>
    <dgm:pt modelId="{C71882E5-869E-4833-A6BD-D7A326403F78}" type="pres">
      <dgm:prSet presAssocID="{92C414A5-070C-4100-98F2-5E351AB68B08}" presName="Name0" presStyleCnt="0">
        <dgm:presLayoutVars>
          <dgm:dir/>
          <dgm:animLvl val="lvl"/>
          <dgm:resizeHandles val="exact"/>
        </dgm:presLayoutVars>
      </dgm:prSet>
      <dgm:spPr/>
    </dgm:pt>
    <dgm:pt modelId="{C42C35DE-4E00-4EFB-8B3C-93860C089B94}" type="pres">
      <dgm:prSet presAssocID="{27F4EB9E-D7FB-4DE4-A4EB-A5EFC1D2A1B7}" presName="linNode" presStyleCnt="0"/>
      <dgm:spPr/>
    </dgm:pt>
    <dgm:pt modelId="{20C5F350-80C0-4B13-ACCF-EFCCA836D0B8}" type="pres">
      <dgm:prSet presAssocID="{27F4EB9E-D7FB-4DE4-A4EB-A5EFC1D2A1B7}" presName="parentText" presStyleLbl="node1" presStyleIdx="0" presStyleCnt="3">
        <dgm:presLayoutVars>
          <dgm:chMax val="1"/>
          <dgm:bulletEnabled val="1"/>
        </dgm:presLayoutVars>
      </dgm:prSet>
      <dgm:spPr/>
    </dgm:pt>
    <dgm:pt modelId="{8DC7018B-465A-4EE1-9109-1E125C37178B}" type="pres">
      <dgm:prSet presAssocID="{27F4EB9E-D7FB-4DE4-A4EB-A5EFC1D2A1B7}" presName="descendantText" presStyleLbl="alignAccFollowNode1" presStyleIdx="0" presStyleCnt="3">
        <dgm:presLayoutVars>
          <dgm:bulletEnabled val="1"/>
        </dgm:presLayoutVars>
      </dgm:prSet>
      <dgm:spPr/>
    </dgm:pt>
    <dgm:pt modelId="{E8A771BA-85B3-4FE7-A667-3C9451123782}" type="pres">
      <dgm:prSet presAssocID="{30FD4206-FCC6-44C4-9CDC-DAE37677046F}" presName="sp" presStyleCnt="0"/>
      <dgm:spPr/>
    </dgm:pt>
    <dgm:pt modelId="{63368B1A-0198-492B-B7A7-FD12C114D331}" type="pres">
      <dgm:prSet presAssocID="{70375C94-4E18-4F0F-9C6D-8938AC16B60E}" presName="linNode" presStyleCnt="0"/>
      <dgm:spPr/>
    </dgm:pt>
    <dgm:pt modelId="{4F115C5B-C6FF-4E10-BF71-A1E376B0713A}" type="pres">
      <dgm:prSet presAssocID="{70375C94-4E18-4F0F-9C6D-8938AC16B60E}" presName="parentText" presStyleLbl="node1" presStyleIdx="1" presStyleCnt="3">
        <dgm:presLayoutVars>
          <dgm:chMax val="1"/>
          <dgm:bulletEnabled val="1"/>
        </dgm:presLayoutVars>
      </dgm:prSet>
      <dgm:spPr/>
    </dgm:pt>
    <dgm:pt modelId="{DFAC1298-08C3-41B1-A661-5284E9FF0C1D}" type="pres">
      <dgm:prSet presAssocID="{70375C94-4E18-4F0F-9C6D-8938AC16B60E}" presName="descendantText" presStyleLbl="alignAccFollowNode1" presStyleIdx="1" presStyleCnt="3">
        <dgm:presLayoutVars>
          <dgm:bulletEnabled val="1"/>
        </dgm:presLayoutVars>
      </dgm:prSet>
      <dgm:spPr/>
    </dgm:pt>
    <dgm:pt modelId="{033BC329-07B2-4C5C-8C1F-DF5F9FD54F62}" type="pres">
      <dgm:prSet presAssocID="{4BBBD743-5ED8-4B9F-BA03-52C26E0416D9}" presName="sp" presStyleCnt="0"/>
      <dgm:spPr/>
    </dgm:pt>
    <dgm:pt modelId="{63A184E6-C76E-4F75-9DD7-819F53F5DCBC}" type="pres">
      <dgm:prSet presAssocID="{B7E0B670-1C23-48FB-90FE-6E1DBD2794A5}" presName="linNode" presStyleCnt="0"/>
      <dgm:spPr/>
    </dgm:pt>
    <dgm:pt modelId="{624A2A13-BC43-43D9-B82D-3804F0C934FC}" type="pres">
      <dgm:prSet presAssocID="{B7E0B670-1C23-48FB-90FE-6E1DBD2794A5}" presName="parentText" presStyleLbl="node1" presStyleIdx="2" presStyleCnt="3">
        <dgm:presLayoutVars>
          <dgm:chMax val="1"/>
          <dgm:bulletEnabled val="1"/>
        </dgm:presLayoutVars>
      </dgm:prSet>
      <dgm:spPr/>
    </dgm:pt>
    <dgm:pt modelId="{A510D0D1-2EFF-45F7-A1BA-DC68CE229BB8}" type="pres">
      <dgm:prSet presAssocID="{B7E0B670-1C23-48FB-90FE-6E1DBD2794A5}" presName="descendantText" presStyleLbl="alignAccFollowNode1" presStyleIdx="2" presStyleCnt="3">
        <dgm:presLayoutVars>
          <dgm:bulletEnabled val="1"/>
        </dgm:presLayoutVars>
      </dgm:prSet>
      <dgm:spPr/>
    </dgm:pt>
  </dgm:ptLst>
  <dgm:cxnLst>
    <dgm:cxn modelId="{BB0AB614-C50E-4CFF-8DAE-DA1A75D6F580}" type="presOf" srcId="{44ABD69B-2107-4812-B4FA-59FBF4AB61B1}" destId="{8DC7018B-465A-4EE1-9109-1E125C37178B}" srcOrd="0" destOrd="1" presId="urn:microsoft.com/office/officeart/2005/8/layout/vList5"/>
    <dgm:cxn modelId="{CCA1C239-2FC9-48F8-BE37-A2C9E9F0DC2C}" type="presOf" srcId="{27F4EB9E-D7FB-4DE4-A4EB-A5EFC1D2A1B7}" destId="{20C5F350-80C0-4B13-ACCF-EFCCA836D0B8}" srcOrd="0" destOrd="0" presId="urn:microsoft.com/office/officeart/2005/8/layout/vList5"/>
    <dgm:cxn modelId="{645DB53A-B8D8-492C-B183-710BDF5E9E32}" type="presOf" srcId="{CC207B45-C4C6-4717-81F3-255748CA67DB}" destId="{8DC7018B-465A-4EE1-9109-1E125C37178B}" srcOrd="0" destOrd="0" presId="urn:microsoft.com/office/officeart/2005/8/layout/vList5"/>
    <dgm:cxn modelId="{43CB923F-6A5E-4F8D-9226-FD1AD7877B8C}" srcId="{B7E0B670-1C23-48FB-90FE-6E1DBD2794A5}" destId="{2E7F4AFF-5533-48AC-B408-5C71A9E71D29}" srcOrd="1" destOrd="0" parTransId="{4F1B6438-9DDA-40EA-8AB1-37DD03EFEBAD}" sibTransId="{14BA19F0-C56A-42FD-9513-3F9916CBD5F6}"/>
    <dgm:cxn modelId="{53A81A5D-33EB-45AC-AA59-50113E8CE6FD}" type="presOf" srcId="{35C7A350-D7A2-43C6-B262-C41850AEAA16}" destId="{DFAC1298-08C3-41B1-A661-5284E9FF0C1D}" srcOrd="0" destOrd="1" presId="urn:microsoft.com/office/officeart/2005/8/layout/vList5"/>
    <dgm:cxn modelId="{5611AB5E-1F86-4B17-99EE-0B328F8B5712}" type="presOf" srcId="{70375C94-4E18-4F0F-9C6D-8938AC16B60E}" destId="{4F115C5B-C6FF-4E10-BF71-A1E376B0713A}" srcOrd="0" destOrd="0" presId="urn:microsoft.com/office/officeart/2005/8/layout/vList5"/>
    <dgm:cxn modelId="{CA652A62-F28A-4A6C-91B9-4E0F54540CAA}" type="presOf" srcId="{55473DA4-E337-4D56-9426-63DD95774C2E}" destId="{DFAC1298-08C3-41B1-A661-5284E9FF0C1D}" srcOrd="0" destOrd="0" presId="urn:microsoft.com/office/officeart/2005/8/layout/vList5"/>
    <dgm:cxn modelId="{0E385270-6442-4104-9F08-F7BADEF3214F}" srcId="{92C414A5-070C-4100-98F2-5E351AB68B08}" destId="{B7E0B670-1C23-48FB-90FE-6E1DBD2794A5}" srcOrd="2" destOrd="0" parTransId="{C982168F-DA49-4E03-9463-9869570A5F7C}" sibTransId="{2F38B10F-CDF6-43F8-A278-B042B8C2B312}"/>
    <dgm:cxn modelId="{1636097F-49A7-48A2-901A-493E977F0B4F}" srcId="{70375C94-4E18-4F0F-9C6D-8938AC16B60E}" destId="{55473DA4-E337-4D56-9426-63DD95774C2E}" srcOrd="0" destOrd="0" parTransId="{F1F28F0A-B9A1-4E93-BFA0-408B401BE09B}" sibTransId="{F34A3B3A-ED0E-41CE-9AC2-2E4340F47214}"/>
    <dgm:cxn modelId="{BBC70DA2-F33F-4BEA-A3BF-EB7A38FC1422}" type="presOf" srcId="{B7E0B670-1C23-48FB-90FE-6E1DBD2794A5}" destId="{624A2A13-BC43-43D9-B82D-3804F0C934FC}" srcOrd="0" destOrd="0" presId="urn:microsoft.com/office/officeart/2005/8/layout/vList5"/>
    <dgm:cxn modelId="{003428AD-B765-4F1A-B7FA-3AAD84D9DBDE}" type="presOf" srcId="{C33F263F-3F56-450C-8E6B-8BAF09063D6A}" destId="{A510D0D1-2EFF-45F7-A1BA-DC68CE229BB8}" srcOrd="0" destOrd="0" presId="urn:microsoft.com/office/officeart/2005/8/layout/vList5"/>
    <dgm:cxn modelId="{5C2BDFB8-3DB7-46CE-A1FC-236C3310C4C7}" srcId="{B7E0B670-1C23-48FB-90FE-6E1DBD2794A5}" destId="{C33F263F-3F56-450C-8E6B-8BAF09063D6A}" srcOrd="0" destOrd="0" parTransId="{A0379F08-DA35-462C-9A5F-7E154119DE89}" sibTransId="{B66EC616-ABC6-4FE9-B684-BF201019B754}"/>
    <dgm:cxn modelId="{6EA411D2-9271-4F7E-A0A0-53AE1FF91730}" srcId="{92C414A5-070C-4100-98F2-5E351AB68B08}" destId="{70375C94-4E18-4F0F-9C6D-8938AC16B60E}" srcOrd="1" destOrd="0" parTransId="{5BEE2580-C388-49DE-9868-323281DEEEFD}" sibTransId="{4BBBD743-5ED8-4B9F-BA03-52C26E0416D9}"/>
    <dgm:cxn modelId="{8947C3D6-D6DC-4104-95E5-DF6A938897DB}" srcId="{27F4EB9E-D7FB-4DE4-A4EB-A5EFC1D2A1B7}" destId="{44ABD69B-2107-4812-B4FA-59FBF4AB61B1}" srcOrd="1" destOrd="0" parTransId="{A333493E-8BF6-4443-8B33-E5DE135653CB}" sibTransId="{B61EE851-7514-4B4E-8CBF-55079B8D2090}"/>
    <dgm:cxn modelId="{1AB89FE1-9FE0-457D-BD2A-65CB297705D5}" type="presOf" srcId="{2E7F4AFF-5533-48AC-B408-5C71A9E71D29}" destId="{A510D0D1-2EFF-45F7-A1BA-DC68CE229BB8}" srcOrd="0" destOrd="1" presId="urn:microsoft.com/office/officeart/2005/8/layout/vList5"/>
    <dgm:cxn modelId="{C53FF8EC-068E-4F51-B782-D7E7F3A1BC61}" type="presOf" srcId="{92C414A5-070C-4100-98F2-5E351AB68B08}" destId="{C71882E5-869E-4833-A6BD-D7A326403F78}" srcOrd="0" destOrd="0" presId="urn:microsoft.com/office/officeart/2005/8/layout/vList5"/>
    <dgm:cxn modelId="{325136EE-E437-4DE3-BD2E-18D9609397C5}" srcId="{27F4EB9E-D7FB-4DE4-A4EB-A5EFC1D2A1B7}" destId="{CC207B45-C4C6-4717-81F3-255748CA67DB}" srcOrd="0" destOrd="0" parTransId="{0F04470B-557B-4809-BF5B-24AF9A8AE76F}" sibTransId="{0560B01B-357B-4979-9BE3-490683B453BC}"/>
    <dgm:cxn modelId="{36EE87F1-17A6-4084-842C-C878370C4689}" srcId="{70375C94-4E18-4F0F-9C6D-8938AC16B60E}" destId="{35C7A350-D7A2-43C6-B262-C41850AEAA16}" srcOrd="1" destOrd="0" parTransId="{EF5119AB-2135-46BD-BCC2-1CC72D157ED5}" sibTransId="{EC693BF2-3210-4759-8BBB-5D5FD26E8920}"/>
    <dgm:cxn modelId="{6EF546F7-E7E9-4F02-99A5-916564E6712D}" srcId="{92C414A5-070C-4100-98F2-5E351AB68B08}" destId="{27F4EB9E-D7FB-4DE4-A4EB-A5EFC1D2A1B7}" srcOrd="0" destOrd="0" parTransId="{1F325070-C448-4D1E-A583-EC73DC57309C}" sibTransId="{30FD4206-FCC6-44C4-9CDC-DAE37677046F}"/>
    <dgm:cxn modelId="{82457D4F-8719-4DDB-BDA4-D719F0CC020E}" type="presParOf" srcId="{C71882E5-869E-4833-A6BD-D7A326403F78}" destId="{C42C35DE-4E00-4EFB-8B3C-93860C089B94}" srcOrd="0" destOrd="0" presId="urn:microsoft.com/office/officeart/2005/8/layout/vList5"/>
    <dgm:cxn modelId="{A893B5B6-1B45-4237-8D31-B45B1BB0C80A}" type="presParOf" srcId="{C42C35DE-4E00-4EFB-8B3C-93860C089B94}" destId="{20C5F350-80C0-4B13-ACCF-EFCCA836D0B8}" srcOrd="0" destOrd="0" presId="urn:microsoft.com/office/officeart/2005/8/layout/vList5"/>
    <dgm:cxn modelId="{142B02D6-4054-4633-8B14-5E64BAC5DC2C}" type="presParOf" srcId="{C42C35DE-4E00-4EFB-8B3C-93860C089B94}" destId="{8DC7018B-465A-4EE1-9109-1E125C37178B}" srcOrd="1" destOrd="0" presId="urn:microsoft.com/office/officeart/2005/8/layout/vList5"/>
    <dgm:cxn modelId="{3B0B215D-6C5B-4357-9156-23FA2B760678}" type="presParOf" srcId="{C71882E5-869E-4833-A6BD-D7A326403F78}" destId="{E8A771BA-85B3-4FE7-A667-3C9451123782}" srcOrd="1" destOrd="0" presId="urn:microsoft.com/office/officeart/2005/8/layout/vList5"/>
    <dgm:cxn modelId="{94195F5B-AB96-4D51-A456-2D8B13A510AC}" type="presParOf" srcId="{C71882E5-869E-4833-A6BD-D7A326403F78}" destId="{63368B1A-0198-492B-B7A7-FD12C114D331}" srcOrd="2" destOrd="0" presId="urn:microsoft.com/office/officeart/2005/8/layout/vList5"/>
    <dgm:cxn modelId="{8454357D-C070-4AD1-9425-0FCEB2981D7A}" type="presParOf" srcId="{63368B1A-0198-492B-B7A7-FD12C114D331}" destId="{4F115C5B-C6FF-4E10-BF71-A1E376B0713A}" srcOrd="0" destOrd="0" presId="urn:microsoft.com/office/officeart/2005/8/layout/vList5"/>
    <dgm:cxn modelId="{955030DD-F1CC-4BA1-8706-186C9C05FF85}" type="presParOf" srcId="{63368B1A-0198-492B-B7A7-FD12C114D331}" destId="{DFAC1298-08C3-41B1-A661-5284E9FF0C1D}" srcOrd="1" destOrd="0" presId="urn:microsoft.com/office/officeart/2005/8/layout/vList5"/>
    <dgm:cxn modelId="{69E0A0AD-8258-4C9C-9AB8-2A9A09EAE10A}" type="presParOf" srcId="{C71882E5-869E-4833-A6BD-D7A326403F78}" destId="{033BC329-07B2-4C5C-8C1F-DF5F9FD54F62}" srcOrd="3" destOrd="0" presId="urn:microsoft.com/office/officeart/2005/8/layout/vList5"/>
    <dgm:cxn modelId="{B028E7B4-70F5-4B86-944B-F4E63A037ED7}" type="presParOf" srcId="{C71882E5-869E-4833-A6BD-D7A326403F78}" destId="{63A184E6-C76E-4F75-9DD7-819F53F5DCBC}" srcOrd="4" destOrd="0" presId="urn:microsoft.com/office/officeart/2005/8/layout/vList5"/>
    <dgm:cxn modelId="{C4784E2A-D143-4320-951D-E045F6DCDC62}" type="presParOf" srcId="{63A184E6-C76E-4F75-9DD7-819F53F5DCBC}" destId="{624A2A13-BC43-43D9-B82D-3804F0C934FC}" srcOrd="0" destOrd="0" presId="urn:microsoft.com/office/officeart/2005/8/layout/vList5"/>
    <dgm:cxn modelId="{E06CAD99-D353-4411-87BD-542AD50B1116}" type="presParOf" srcId="{63A184E6-C76E-4F75-9DD7-819F53F5DCBC}" destId="{A510D0D1-2EFF-45F7-A1BA-DC68CE229BB8}" srcOrd="1" destOrd="0" presId="urn:microsoft.com/office/officeart/2005/8/layout/vList5"/>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B704D2-273D-4CB2-BE3B-2B390ECAD3CD}">
      <dsp:nvSpPr>
        <dsp:cNvPr id="0" name=""/>
        <dsp:cNvSpPr/>
      </dsp:nvSpPr>
      <dsp:spPr>
        <a:xfrm>
          <a:off x="884632" y="1192767"/>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Artificial Intelligence</a:t>
          </a:r>
        </a:p>
      </dsp:txBody>
      <dsp:txXfrm>
        <a:off x="894755" y="1202890"/>
        <a:ext cx="671019" cy="325386"/>
      </dsp:txXfrm>
    </dsp:sp>
    <dsp:sp modelId="{5CDB6BF4-9873-4F1E-ABBB-A73910DD58DD}">
      <dsp:nvSpPr>
        <dsp:cNvPr id="0" name=""/>
        <dsp:cNvSpPr/>
      </dsp:nvSpPr>
      <dsp:spPr>
        <a:xfrm rot="19457599">
          <a:off x="1543891" y="1256271"/>
          <a:ext cx="340518" cy="19885"/>
        </a:xfrm>
        <a:custGeom>
          <a:avLst/>
          <a:gdLst/>
          <a:ahLst/>
          <a:cxnLst/>
          <a:rect l="0" t="0" r="0" b="0"/>
          <a:pathLst>
            <a:path>
              <a:moveTo>
                <a:pt x="0" y="9942"/>
              </a:moveTo>
              <a:lnTo>
                <a:pt x="340518" y="9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1705637" y="1257701"/>
        <a:ext cx="17025" cy="17025"/>
      </dsp:txXfrm>
    </dsp:sp>
    <dsp:sp modelId="{374B75B6-500F-4E95-AD53-5B655285AB92}">
      <dsp:nvSpPr>
        <dsp:cNvPr id="0" name=""/>
        <dsp:cNvSpPr/>
      </dsp:nvSpPr>
      <dsp:spPr>
        <a:xfrm>
          <a:off x="1852403" y="994028"/>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Robotic Process Automation</a:t>
          </a:r>
        </a:p>
      </dsp:txBody>
      <dsp:txXfrm>
        <a:off x="1862526" y="1004151"/>
        <a:ext cx="671019" cy="325386"/>
      </dsp:txXfrm>
    </dsp:sp>
    <dsp:sp modelId="{9EA885CC-381A-4537-8869-A034978AD2B7}">
      <dsp:nvSpPr>
        <dsp:cNvPr id="0" name=""/>
        <dsp:cNvSpPr/>
      </dsp:nvSpPr>
      <dsp:spPr>
        <a:xfrm rot="2142401">
          <a:off x="1543891" y="1455010"/>
          <a:ext cx="340518" cy="19885"/>
        </a:xfrm>
        <a:custGeom>
          <a:avLst/>
          <a:gdLst/>
          <a:ahLst/>
          <a:cxnLst/>
          <a:rect l="0" t="0" r="0" b="0"/>
          <a:pathLst>
            <a:path>
              <a:moveTo>
                <a:pt x="0" y="9942"/>
              </a:moveTo>
              <a:lnTo>
                <a:pt x="340518" y="9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1705637" y="1456440"/>
        <a:ext cx="17025" cy="17025"/>
      </dsp:txXfrm>
    </dsp:sp>
    <dsp:sp modelId="{AE4779E7-3C95-4975-882C-376E81D52BF5}">
      <dsp:nvSpPr>
        <dsp:cNvPr id="0" name=""/>
        <dsp:cNvSpPr/>
      </dsp:nvSpPr>
      <dsp:spPr>
        <a:xfrm>
          <a:off x="1852403" y="1391506"/>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Cognitive Computing</a:t>
          </a:r>
        </a:p>
      </dsp:txBody>
      <dsp:txXfrm>
        <a:off x="1862526" y="1401629"/>
        <a:ext cx="671019" cy="325386"/>
      </dsp:txXfrm>
    </dsp:sp>
    <dsp:sp modelId="{9E78015B-8ECF-425E-B7CA-463BC644CD69}">
      <dsp:nvSpPr>
        <dsp:cNvPr id="0" name=""/>
        <dsp:cNvSpPr/>
      </dsp:nvSpPr>
      <dsp:spPr>
        <a:xfrm rot="16983315">
          <a:off x="2069886" y="958163"/>
          <a:ext cx="1224072" cy="19885"/>
        </a:xfrm>
        <a:custGeom>
          <a:avLst/>
          <a:gdLst/>
          <a:ahLst/>
          <a:cxnLst/>
          <a:rect l="0" t="0" r="0" b="0"/>
          <a:pathLst>
            <a:path>
              <a:moveTo>
                <a:pt x="0" y="9942"/>
              </a:moveTo>
              <a:lnTo>
                <a:pt x="1224072"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2651320" y="937504"/>
        <a:ext cx="61203" cy="61203"/>
      </dsp:txXfrm>
    </dsp:sp>
    <dsp:sp modelId="{830282A7-52A9-41C6-8B9B-B0C81B9EFE72}">
      <dsp:nvSpPr>
        <dsp:cNvPr id="0" name=""/>
        <dsp:cNvSpPr/>
      </dsp:nvSpPr>
      <dsp:spPr>
        <a:xfrm>
          <a:off x="2820175" y="199073"/>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Machine Learning</a:t>
          </a:r>
        </a:p>
      </dsp:txBody>
      <dsp:txXfrm>
        <a:off x="2830298" y="209196"/>
        <a:ext cx="671019" cy="325386"/>
      </dsp:txXfrm>
    </dsp:sp>
    <dsp:sp modelId="{1127947F-69D7-4B7C-9C2A-F536C51D8C84}">
      <dsp:nvSpPr>
        <dsp:cNvPr id="0" name=""/>
        <dsp:cNvSpPr/>
      </dsp:nvSpPr>
      <dsp:spPr>
        <a:xfrm rot="19457599">
          <a:off x="3479435" y="262577"/>
          <a:ext cx="340518" cy="19885"/>
        </a:xfrm>
        <a:custGeom>
          <a:avLst/>
          <a:gdLst/>
          <a:ahLst/>
          <a:cxnLst/>
          <a:rect l="0" t="0" r="0" b="0"/>
          <a:pathLst>
            <a:path>
              <a:moveTo>
                <a:pt x="0" y="9942"/>
              </a:moveTo>
              <a:lnTo>
                <a:pt x="340518"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641181" y="264007"/>
        <a:ext cx="17025" cy="17025"/>
      </dsp:txXfrm>
    </dsp:sp>
    <dsp:sp modelId="{FAB1EAB0-0443-4144-846B-85386B2D95E3}">
      <dsp:nvSpPr>
        <dsp:cNvPr id="0" name=""/>
        <dsp:cNvSpPr/>
      </dsp:nvSpPr>
      <dsp:spPr>
        <a:xfrm>
          <a:off x="3787947" y="334"/>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Deep Learning</a:t>
          </a:r>
        </a:p>
      </dsp:txBody>
      <dsp:txXfrm>
        <a:off x="3798070" y="10457"/>
        <a:ext cx="671019" cy="325386"/>
      </dsp:txXfrm>
    </dsp:sp>
    <dsp:sp modelId="{AB42588C-58E9-4469-8865-54C45489CF86}">
      <dsp:nvSpPr>
        <dsp:cNvPr id="0" name=""/>
        <dsp:cNvSpPr/>
      </dsp:nvSpPr>
      <dsp:spPr>
        <a:xfrm rot="2142401">
          <a:off x="3479435" y="461316"/>
          <a:ext cx="340518" cy="19885"/>
        </a:xfrm>
        <a:custGeom>
          <a:avLst/>
          <a:gdLst/>
          <a:ahLst/>
          <a:cxnLst/>
          <a:rect l="0" t="0" r="0" b="0"/>
          <a:pathLst>
            <a:path>
              <a:moveTo>
                <a:pt x="0" y="9942"/>
              </a:moveTo>
              <a:lnTo>
                <a:pt x="340518"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641181" y="462745"/>
        <a:ext cx="17025" cy="17025"/>
      </dsp:txXfrm>
    </dsp:sp>
    <dsp:sp modelId="{E8E8071B-E79B-4BA3-9D86-2E4C55B4991A}">
      <dsp:nvSpPr>
        <dsp:cNvPr id="0" name=""/>
        <dsp:cNvSpPr/>
      </dsp:nvSpPr>
      <dsp:spPr>
        <a:xfrm>
          <a:off x="3787947" y="397811"/>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Predictive Analytics</a:t>
          </a:r>
        </a:p>
      </dsp:txBody>
      <dsp:txXfrm>
        <a:off x="3798070" y="407934"/>
        <a:ext cx="671019" cy="325386"/>
      </dsp:txXfrm>
    </dsp:sp>
    <dsp:sp modelId="{DB62B0E8-F942-4414-803B-98517DED5705}">
      <dsp:nvSpPr>
        <dsp:cNvPr id="0" name=""/>
        <dsp:cNvSpPr/>
      </dsp:nvSpPr>
      <dsp:spPr>
        <a:xfrm rot="18289469">
          <a:off x="2439825" y="1355641"/>
          <a:ext cx="484194" cy="19885"/>
        </a:xfrm>
        <a:custGeom>
          <a:avLst/>
          <a:gdLst/>
          <a:ahLst/>
          <a:cxnLst/>
          <a:rect l="0" t="0" r="0" b="0"/>
          <a:pathLst>
            <a:path>
              <a:moveTo>
                <a:pt x="0" y="9942"/>
              </a:moveTo>
              <a:lnTo>
                <a:pt x="484194"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2669817" y="1353478"/>
        <a:ext cx="24209" cy="24209"/>
      </dsp:txXfrm>
    </dsp:sp>
    <dsp:sp modelId="{7EAF95F8-0D3B-4DBB-AE69-67FE6986CF72}">
      <dsp:nvSpPr>
        <dsp:cNvPr id="0" name=""/>
        <dsp:cNvSpPr/>
      </dsp:nvSpPr>
      <dsp:spPr>
        <a:xfrm>
          <a:off x="2820175" y="994028"/>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Speech</a:t>
          </a:r>
        </a:p>
      </dsp:txBody>
      <dsp:txXfrm>
        <a:off x="2830298" y="1004151"/>
        <a:ext cx="671019" cy="325386"/>
      </dsp:txXfrm>
    </dsp:sp>
    <dsp:sp modelId="{19993547-FCD6-4B19-B960-AB79052C2CB1}">
      <dsp:nvSpPr>
        <dsp:cNvPr id="0" name=""/>
        <dsp:cNvSpPr/>
      </dsp:nvSpPr>
      <dsp:spPr>
        <a:xfrm rot="19457599">
          <a:off x="3479435" y="1057532"/>
          <a:ext cx="340518" cy="19885"/>
        </a:xfrm>
        <a:custGeom>
          <a:avLst/>
          <a:gdLst/>
          <a:ahLst/>
          <a:cxnLst/>
          <a:rect l="0" t="0" r="0" b="0"/>
          <a:pathLst>
            <a:path>
              <a:moveTo>
                <a:pt x="0" y="9942"/>
              </a:moveTo>
              <a:lnTo>
                <a:pt x="340518"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641181" y="1058962"/>
        <a:ext cx="17025" cy="17025"/>
      </dsp:txXfrm>
    </dsp:sp>
    <dsp:sp modelId="{D73E9EBE-5331-46A4-9D0B-A0F91E7C6856}">
      <dsp:nvSpPr>
        <dsp:cNvPr id="0" name=""/>
        <dsp:cNvSpPr/>
      </dsp:nvSpPr>
      <dsp:spPr>
        <a:xfrm>
          <a:off x="3787947" y="795289"/>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Sppech to Text</a:t>
          </a:r>
        </a:p>
      </dsp:txBody>
      <dsp:txXfrm>
        <a:off x="3798070" y="805412"/>
        <a:ext cx="671019" cy="325386"/>
      </dsp:txXfrm>
    </dsp:sp>
    <dsp:sp modelId="{FF7A32EC-1402-483A-B869-F9DEEF8BCFE8}">
      <dsp:nvSpPr>
        <dsp:cNvPr id="0" name=""/>
        <dsp:cNvSpPr/>
      </dsp:nvSpPr>
      <dsp:spPr>
        <a:xfrm rot="2142401">
          <a:off x="3479435" y="1256271"/>
          <a:ext cx="340518" cy="19885"/>
        </a:xfrm>
        <a:custGeom>
          <a:avLst/>
          <a:gdLst/>
          <a:ahLst/>
          <a:cxnLst/>
          <a:rect l="0" t="0" r="0" b="0"/>
          <a:pathLst>
            <a:path>
              <a:moveTo>
                <a:pt x="0" y="9942"/>
              </a:moveTo>
              <a:lnTo>
                <a:pt x="340518"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641181" y="1257701"/>
        <a:ext cx="17025" cy="17025"/>
      </dsp:txXfrm>
    </dsp:sp>
    <dsp:sp modelId="{DBB926EC-B702-4DC0-8CE7-CA96E7151510}">
      <dsp:nvSpPr>
        <dsp:cNvPr id="0" name=""/>
        <dsp:cNvSpPr/>
      </dsp:nvSpPr>
      <dsp:spPr>
        <a:xfrm>
          <a:off x="3787947" y="1192767"/>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Text to Speech</a:t>
          </a:r>
        </a:p>
      </dsp:txBody>
      <dsp:txXfrm>
        <a:off x="3798070" y="1202890"/>
        <a:ext cx="671019" cy="325386"/>
      </dsp:txXfrm>
    </dsp:sp>
    <dsp:sp modelId="{7C3FAC1B-F013-4083-8D52-C115BBBFBFB1}">
      <dsp:nvSpPr>
        <dsp:cNvPr id="0" name=""/>
        <dsp:cNvSpPr/>
      </dsp:nvSpPr>
      <dsp:spPr>
        <a:xfrm rot="3310531">
          <a:off x="2439825" y="1753118"/>
          <a:ext cx="484194" cy="19885"/>
        </a:xfrm>
        <a:custGeom>
          <a:avLst/>
          <a:gdLst/>
          <a:ahLst/>
          <a:cxnLst/>
          <a:rect l="0" t="0" r="0" b="0"/>
          <a:pathLst>
            <a:path>
              <a:moveTo>
                <a:pt x="0" y="9942"/>
              </a:moveTo>
              <a:lnTo>
                <a:pt x="484194"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2669817" y="1750956"/>
        <a:ext cx="24209" cy="24209"/>
      </dsp:txXfrm>
    </dsp:sp>
    <dsp:sp modelId="{E7930D3A-AE9D-4445-8D4E-6A44AD5F6F96}">
      <dsp:nvSpPr>
        <dsp:cNvPr id="0" name=""/>
        <dsp:cNvSpPr/>
      </dsp:nvSpPr>
      <dsp:spPr>
        <a:xfrm>
          <a:off x="2820175" y="1788983"/>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Vision</a:t>
          </a:r>
        </a:p>
      </dsp:txBody>
      <dsp:txXfrm>
        <a:off x="2830298" y="1799106"/>
        <a:ext cx="671019" cy="325386"/>
      </dsp:txXfrm>
    </dsp:sp>
    <dsp:sp modelId="{EB0726D3-85E7-425D-B4A6-DC60340C8AA2}">
      <dsp:nvSpPr>
        <dsp:cNvPr id="0" name=""/>
        <dsp:cNvSpPr/>
      </dsp:nvSpPr>
      <dsp:spPr>
        <a:xfrm rot="19457599">
          <a:off x="3479435" y="1852488"/>
          <a:ext cx="340518" cy="19885"/>
        </a:xfrm>
        <a:custGeom>
          <a:avLst/>
          <a:gdLst/>
          <a:ahLst/>
          <a:cxnLst/>
          <a:rect l="0" t="0" r="0" b="0"/>
          <a:pathLst>
            <a:path>
              <a:moveTo>
                <a:pt x="0" y="9942"/>
              </a:moveTo>
              <a:lnTo>
                <a:pt x="340518"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641181" y="1853917"/>
        <a:ext cx="17025" cy="17025"/>
      </dsp:txXfrm>
    </dsp:sp>
    <dsp:sp modelId="{AB4CC84F-16F4-4C15-BC34-534340FEF030}">
      <dsp:nvSpPr>
        <dsp:cNvPr id="0" name=""/>
        <dsp:cNvSpPr/>
      </dsp:nvSpPr>
      <dsp:spPr>
        <a:xfrm>
          <a:off x="3787947" y="1590244"/>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Image Recognition</a:t>
          </a:r>
        </a:p>
      </dsp:txBody>
      <dsp:txXfrm>
        <a:off x="3798070" y="1600367"/>
        <a:ext cx="671019" cy="325386"/>
      </dsp:txXfrm>
    </dsp:sp>
    <dsp:sp modelId="{EAAA0B98-36F8-41CD-9FB0-ECC124B35B06}">
      <dsp:nvSpPr>
        <dsp:cNvPr id="0" name=""/>
        <dsp:cNvSpPr/>
      </dsp:nvSpPr>
      <dsp:spPr>
        <a:xfrm rot="2142401">
          <a:off x="3479435" y="2051226"/>
          <a:ext cx="340518" cy="19885"/>
        </a:xfrm>
        <a:custGeom>
          <a:avLst/>
          <a:gdLst/>
          <a:ahLst/>
          <a:cxnLst/>
          <a:rect l="0" t="0" r="0" b="0"/>
          <a:pathLst>
            <a:path>
              <a:moveTo>
                <a:pt x="0" y="9942"/>
              </a:moveTo>
              <a:lnTo>
                <a:pt x="340518"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641181" y="2052656"/>
        <a:ext cx="17025" cy="17025"/>
      </dsp:txXfrm>
    </dsp:sp>
    <dsp:sp modelId="{7464FE46-A109-4B8F-8F8E-DB8C61BFBC45}">
      <dsp:nvSpPr>
        <dsp:cNvPr id="0" name=""/>
        <dsp:cNvSpPr/>
      </dsp:nvSpPr>
      <dsp:spPr>
        <a:xfrm>
          <a:off x="3787947" y="1987722"/>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Machine Vision</a:t>
          </a:r>
        </a:p>
      </dsp:txBody>
      <dsp:txXfrm>
        <a:off x="3798070" y="1997845"/>
        <a:ext cx="671019" cy="325386"/>
      </dsp:txXfrm>
    </dsp:sp>
    <dsp:sp modelId="{2AC07514-0D23-4EA6-A544-47B4820DF22B}">
      <dsp:nvSpPr>
        <dsp:cNvPr id="0" name=""/>
        <dsp:cNvSpPr/>
      </dsp:nvSpPr>
      <dsp:spPr>
        <a:xfrm rot="4616685">
          <a:off x="2069886" y="2150596"/>
          <a:ext cx="1224072" cy="19885"/>
        </a:xfrm>
        <a:custGeom>
          <a:avLst/>
          <a:gdLst/>
          <a:ahLst/>
          <a:cxnLst/>
          <a:rect l="0" t="0" r="0" b="0"/>
          <a:pathLst>
            <a:path>
              <a:moveTo>
                <a:pt x="0" y="9942"/>
              </a:moveTo>
              <a:lnTo>
                <a:pt x="1224072"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2651320" y="2129937"/>
        <a:ext cx="61203" cy="61203"/>
      </dsp:txXfrm>
    </dsp:sp>
    <dsp:sp modelId="{FE04E8BB-B124-4557-A05C-3CBACEED013D}">
      <dsp:nvSpPr>
        <dsp:cNvPr id="0" name=""/>
        <dsp:cNvSpPr/>
      </dsp:nvSpPr>
      <dsp:spPr>
        <a:xfrm>
          <a:off x="2820175" y="2583939"/>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NLP</a:t>
          </a:r>
        </a:p>
      </dsp:txBody>
      <dsp:txXfrm>
        <a:off x="2830298" y="2594062"/>
        <a:ext cx="671019" cy="325386"/>
      </dsp:txXfrm>
    </dsp:sp>
    <dsp:sp modelId="{B4DCB8FB-3399-48D7-8D78-F4D163B45B3B}">
      <dsp:nvSpPr>
        <dsp:cNvPr id="0" name=""/>
        <dsp:cNvSpPr/>
      </dsp:nvSpPr>
      <dsp:spPr>
        <a:xfrm rot="19457599">
          <a:off x="3479435" y="2647443"/>
          <a:ext cx="340518" cy="19885"/>
        </a:xfrm>
        <a:custGeom>
          <a:avLst/>
          <a:gdLst/>
          <a:ahLst/>
          <a:cxnLst/>
          <a:rect l="0" t="0" r="0" b="0"/>
          <a:pathLst>
            <a:path>
              <a:moveTo>
                <a:pt x="0" y="9942"/>
              </a:moveTo>
              <a:lnTo>
                <a:pt x="340518"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641181" y="2648873"/>
        <a:ext cx="17025" cy="17025"/>
      </dsp:txXfrm>
    </dsp:sp>
    <dsp:sp modelId="{77117824-89F6-441E-96E8-E2EEA0FB114A}">
      <dsp:nvSpPr>
        <dsp:cNvPr id="0" name=""/>
        <dsp:cNvSpPr/>
      </dsp:nvSpPr>
      <dsp:spPr>
        <a:xfrm>
          <a:off x="3787947" y="2385200"/>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Information Extraction</a:t>
          </a:r>
        </a:p>
      </dsp:txBody>
      <dsp:txXfrm>
        <a:off x="3798070" y="2395323"/>
        <a:ext cx="671019" cy="325386"/>
      </dsp:txXfrm>
    </dsp:sp>
    <dsp:sp modelId="{4B45FD4D-9BC4-4FAD-BB74-7623157822A1}">
      <dsp:nvSpPr>
        <dsp:cNvPr id="0" name=""/>
        <dsp:cNvSpPr/>
      </dsp:nvSpPr>
      <dsp:spPr>
        <a:xfrm rot="2142401">
          <a:off x="3479435" y="2846182"/>
          <a:ext cx="340518" cy="19885"/>
        </a:xfrm>
        <a:custGeom>
          <a:avLst/>
          <a:gdLst/>
          <a:ahLst/>
          <a:cxnLst/>
          <a:rect l="0" t="0" r="0" b="0"/>
          <a:pathLst>
            <a:path>
              <a:moveTo>
                <a:pt x="0" y="9942"/>
              </a:moveTo>
              <a:lnTo>
                <a:pt x="340518" y="99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641181" y="2847612"/>
        <a:ext cx="17025" cy="17025"/>
      </dsp:txXfrm>
    </dsp:sp>
    <dsp:sp modelId="{77F23B1D-4C67-4D7D-9C34-991A4E513F95}">
      <dsp:nvSpPr>
        <dsp:cNvPr id="0" name=""/>
        <dsp:cNvSpPr/>
      </dsp:nvSpPr>
      <dsp:spPr>
        <a:xfrm>
          <a:off x="3787947" y="2782678"/>
          <a:ext cx="691265" cy="34563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Translation</a:t>
          </a:r>
        </a:p>
      </dsp:txBody>
      <dsp:txXfrm>
        <a:off x="3798070" y="2792801"/>
        <a:ext cx="671019" cy="3253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48E141-D352-4DB6-A74A-1B155929062A}">
      <dsp:nvSpPr>
        <dsp:cNvPr id="0" name=""/>
        <dsp:cNvSpPr/>
      </dsp:nvSpPr>
      <dsp:spPr>
        <a:xfrm>
          <a:off x="1117600" y="0"/>
          <a:ext cx="3128644" cy="3128644"/>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pt-PT" sz="1000" kern="1200"/>
            <a:t>Artificial Intelligence</a:t>
          </a:r>
        </a:p>
      </dsp:txBody>
      <dsp:txXfrm>
        <a:off x="2244537" y="156432"/>
        <a:ext cx="874769" cy="469296"/>
      </dsp:txXfrm>
    </dsp:sp>
    <dsp:sp modelId="{E091CE0B-4594-4C97-93C4-AEF3E18B267E}">
      <dsp:nvSpPr>
        <dsp:cNvPr id="0" name=""/>
        <dsp:cNvSpPr/>
      </dsp:nvSpPr>
      <dsp:spPr>
        <a:xfrm>
          <a:off x="1430464" y="625728"/>
          <a:ext cx="2502916" cy="2502916"/>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pt-PT" sz="1000" kern="1200"/>
            <a:t>Machine Learning</a:t>
          </a:r>
        </a:p>
      </dsp:txBody>
      <dsp:txXfrm>
        <a:off x="2244537" y="775903"/>
        <a:ext cx="874769" cy="450524"/>
      </dsp:txXfrm>
    </dsp:sp>
    <dsp:sp modelId="{4A2036D1-78FE-4086-9C51-AA6236EBE29D}">
      <dsp:nvSpPr>
        <dsp:cNvPr id="0" name=""/>
        <dsp:cNvSpPr/>
      </dsp:nvSpPr>
      <dsp:spPr>
        <a:xfrm>
          <a:off x="1743329" y="1251457"/>
          <a:ext cx="1877187" cy="1877187"/>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pt-PT" sz="1000" kern="1200"/>
            <a:t>Deep Learning</a:t>
          </a:r>
        </a:p>
      </dsp:txBody>
      <dsp:txXfrm>
        <a:off x="2244537" y="1392247"/>
        <a:ext cx="874769" cy="422367"/>
      </dsp:txXfrm>
    </dsp:sp>
    <dsp:sp modelId="{98278994-5AE3-45EE-8DBF-C4959AE854FC}">
      <dsp:nvSpPr>
        <dsp:cNvPr id="0" name=""/>
        <dsp:cNvSpPr/>
      </dsp:nvSpPr>
      <dsp:spPr>
        <a:xfrm>
          <a:off x="2056193" y="1877186"/>
          <a:ext cx="1251458" cy="1251458"/>
        </a:xfrm>
        <a:prstGeom prst="ellipse">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pt-PT" sz="1000" kern="1200"/>
            <a:t>Machine Listening</a:t>
          </a:r>
        </a:p>
      </dsp:txBody>
      <dsp:txXfrm>
        <a:off x="2239465" y="2190051"/>
        <a:ext cx="884914" cy="62572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C7018B-465A-4EE1-9109-1E125C37178B}">
      <dsp:nvSpPr>
        <dsp:cNvPr id="0" name=""/>
        <dsp:cNvSpPr/>
      </dsp:nvSpPr>
      <dsp:spPr>
        <a:xfrm rot="5400000">
          <a:off x="3244112" y="-1210775"/>
          <a:ext cx="806603" cy="34328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28575" rIns="57150" bIns="28575" numCol="1" spcCol="1270" anchor="ctr" anchorCtr="0">
          <a:noAutofit/>
        </a:bodyPr>
        <a:lstStyle/>
        <a:p>
          <a:pPr marL="114300" lvl="1" indent="-114300" algn="l" defTabSz="666750">
            <a:lnSpc>
              <a:spcPct val="90000"/>
            </a:lnSpc>
            <a:spcBef>
              <a:spcPct val="0"/>
            </a:spcBef>
            <a:spcAft>
              <a:spcPct val="15000"/>
            </a:spcAft>
            <a:buChar char="•"/>
          </a:pPr>
          <a:r>
            <a:rPr lang="pt-PT" sz="1500" kern="1200"/>
            <a:t>Used to train the model.</a:t>
          </a:r>
        </a:p>
        <a:p>
          <a:pPr marL="114300" lvl="1" indent="-114300" algn="l" defTabSz="666750">
            <a:lnSpc>
              <a:spcPct val="90000"/>
            </a:lnSpc>
            <a:spcBef>
              <a:spcPct val="0"/>
            </a:spcBef>
            <a:spcAft>
              <a:spcPct val="15000"/>
            </a:spcAft>
            <a:buChar char="•"/>
          </a:pPr>
          <a:r>
            <a:rPr lang="pt-PT" sz="1500" kern="1200"/>
            <a:t>Model learns from here.</a:t>
          </a:r>
        </a:p>
      </dsp:txBody>
      <dsp:txXfrm rot="-5400000">
        <a:off x="1930984" y="141728"/>
        <a:ext cx="3393485" cy="727853"/>
      </dsp:txXfrm>
    </dsp:sp>
    <dsp:sp modelId="{20C5F350-80C0-4B13-ACCF-EFCCA836D0B8}">
      <dsp:nvSpPr>
        <dsp:cNvPr id="0" name=""/>
        <dsp:cNvSpPr/>
      </dsp:nvSpPr>
      <dsp:spPr>
        <a:xfrm>
          <a:off x="0" y="1527"/>
          <a:ext cx="1930984" cy="100825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53340" rIns="106680" bIns="53340" numCol="1" spcCol="1270" anchor="ctr" anchorCtr="0">
          <a:noAutofit/>
        </a:bodyPr>
        <a:lstStyle/>
        <a:p>
          <a:pPr marL="0" lvl="0" indent="0" algn="ctr" defTabSz="1244600">
            <a:lnSpc>
              <a:spcPct val="90000"/>
            </a:lnSpc>
            <a:spcBef>
              <a:spcPct val="0"/>
            </a:spcBef>
            <a:spcAft>
              <a:spcPct val="35000"/>
            </a:spcAft>
            <a:buNone/>
          </a:pPr>
          <a:r>
            <a:rPr lang="pt-PT" sz="2800" kern="1200"/>
            <a:t>Training Datset</a:t>
          </a:r>
        </a:p>
      </dsp:txBody>
      <dsp:txXfrm>
        <a:off x="49219" y="50746"/>
        <a:ext cx="1832546" cy="909816"/>
      </dsp:txXfrm>
    </dsp:sp>
    <dsp:sp modelId="{DFAC1298-08C3-41B1-A661-5284E9FF0C1D}">
      <dsp:nvSpPr>
        <dsp:cNvPr id="0" name=""/>
        <dsp:cNvSpPr/>
      </dsp:nvSpPr>
      <dsp:spPr>
        <a:xfrm rot="5400000">
          <a:off x="3244112" y="-152107"/>
          <a:ext cx="806603" cy="34328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28575" rIns="57150" bIns="28575" numCol="1" spcCol="1270" anchor="ctr" anchorCtr="0">
          <a:noAutofit/>
        </a:bodyPr>
        <a:lstStyle/>
        <a:p>
          <a:pPr marL="114300" lvl="1" indent="-114300" algn="l" defTabSz="666750">
            <a:lnSpc>
              <a:spcPct val="90000"/>
            </a:lnSpc>
            <a:spcBef>
              <a:spcPct val="0"/>
            </a:spcBef>
            <a:spcAft>
              <a:spcPct val="15000"/>
            </a:spcAft>
            <a:buChar char="•"/>
          </a:pPr>
          <a:r>
            <a:rPr lang="pt-PT" sz="1500" kern="1200"/>
            <a:t>Provides unbiased evaluation.</a:t>
          </a:r>
        </a:p>
        <a:p>
          <a:pPr marL="114300" lvl="1" indent="-114300" algn="l" defTabSz="666750">
            <a:lnSpc>
              <a:spcPct val="90000"/>
            </a:lnSpc>
            <a:spcBef>
              <a:spcPct val="0"/>
            </a:spcBef>
            <a:spcAft>
              <a:spcPct val="15000"/>
            </a:spcAft>
            <a:buChar char="•"/>
          </a:pPr>
          <a:r>
            <a:rPr lang="pt-PT" sz="1500" kern="1200"/>
            <a:t>Helps tuning hyperparameters</a:t>
          </a:r>
        </a:p>
      </dsp:txBody>
      <dsp:txXfrm rot="-5400000">
        <a:off x="1930984" y="1200396"/>
        <a:ext cx="3393485" cy="727853"/>
      </dsp:txXfrm>
    </dsp:sp>
    <dsp:sp modelId="{4F115C5B-C6FF-4E10-BF71-A1E376B0713A}">
      <dsp:nvSpPr>
        <dsp:cNvPr id="0" name=""/>
        <dsp:cNvSpPr/>
      </dsp:nvSpPr>
      <dsp:spPr>
        <a:xfrm>
          <a:off x="0" y="1060195"/>
          <a:ext cx="1930984" cy="100825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53340" rIns="106680" bIns="53340" numCol="1" spcCol="1270" anchor="ctr" anchorCtr="0">
          <a:noAutofit/>
        </a:bodyPr>
        <a:lstStyle/>
        <a:p>
          <a:pPr marL="0" lvl="0" indent="0" algn="ctr" defTabSz="1244600">
            <a:lnSpc>
              <a:spcPct val="90000"/>
            </a:lnSpc>
            <a:spcBef>
              <a:spcPct val="0"/>
            </a:spcBef>
            <a:spcAft>
              <a:spcPct val="35000"/>
            </a:spcAft>
            <a:buNone/>
          </a:pPr>
          <a:r>
            <a:rPr lang="pt-PT" sz="2800" kern="1200"/>
            <a:t>Validation Dataset</a:t>
          </a:r>
        </a:p>
      </dsp:txBody>
      <dsp:txXfrm>
        <a:off x="49219" y="1109414"/>
        <a:ext cx="1832546" cy="909816"/>
      </dsp:txXfrm>
    </dsp:sp>
    <dsp:sp modelId="{A510D0D1-2EFF-45F7-A1BA-DC68CE229BB8}">
      <dsp:nvSpPr>
        <dsp:cNvPr id="0" name=""/>
        <dsp:cNvSpPr/>
      </dsp:nvSpPr>
      <dsp:spPr>
        <a:xfrm rot="5400000">
          <a:off x="3244112" y="906559"/>
          <a:ext cx="806603" cy="343286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7150" tIns="28575" rIns="57150" bIns="28575" numCol="1" spcCol="1270" anchor="ctr" anchorCtr="0">
          <a:noAutofit/>
        </a:bodyPr>
        <a:lstStyle/>
        <a:p>
          <a:pPr marL="114300" lvl="1" indent="-114300" algn="l" defTabSz="666750">
            <a:lnSpc>
              <a:spcPct val="90000"/>
            </a:lnSpc>
            <a:spcBef>
              <a:spcPct val="0"/>
            </a:spcBef>
            <a:spcAft>
              <a:spcPct val="15000"/>
            </a:spcAft>
            <a:buChar char="•"/>
          </a:pPr>
          <a:r>
            <a:rPr lang="pt-PT" sz="1500" kern="1200"/>
            <a:t>Used after training is complete</a:t>
          </a:r>
        </a:p>
        <a:p>
          <a:pPr marL="114300" lvl="1" indent="-114300" algn="l" defTabSz="666750">
            <a:lnSpc>
              <a:spcPct val="90000"/>
            </a:lnSpc>
            <a:spcBef>
              <a:spcPct val="0"/>
            </a:spcBef>
            <a:spcAft>
              <a:spcPct val="15000"/>
            </a:spcAft>
            <a:buChar char="•"/>
          </a:pPr>
          <a:r>
            <a:rPr lang="pt-PT" sz="1500" kern="1200"/>
            <a:t>Provides a real evaluation of the model.</a:t>
          </a:r>
        </a:p>
      </dsp:txBody>
      <dsp:txXfrm rot="-5400000">
        <a:off x="1930984" y="2259063"/>
        <a:ext cx="3393485" cy="727853"/>
      </dsp:txXfrm>
    </dsp:sp>
    <dsp:sp modelId="{624A2A13-BC43-43D9-B82D-3804F0C934FC}">
      <dsp:nvSpPr>
        <dsp:cNvPr id="0" name=""/>
        <dsp:cNvSpPr/>
      </dsp:nvSpPr>
      <dsp:spPr>
        <a:xfrm>
          <a:off x="0" y="2118862"/>
          <a:ext cx="1930984" cy="100825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53340" rIns="106680" bIns="53340" numCol="1" spcCol="1270" anchor="ctr" anchorCtr="0">
          <a:noAutofit/>
        </a:bodyPr>
        <a:lstStyle/>
        <a:p>
          <a:pPr marL="0" lvl="0" indent="0" algn="ctr" defTabSz="1244600">
            <a:lnSpc>
              <a:spcPct val="90000"/>
            </a:lnSpc>
            <a:spcBef>
              <a:spcPct val="0"/>
            </a:spcBef>
            <a:spcAft>
              <a:spcPct val="35000"/>
            </a:spcAft>
            <a:buNone/>
          </a:pPr>
          <a:r>
            <a:rPr lang="pt-PT" sz="2800" kern="1200"/>
            <a:t>Test Dataset</a:t>
          </a:r>
        </a:p>
      </dsp:txBody>
      <dsp:txXfrm>
        <a:off x="49219" y="2168081"/>
        <a:ext cx="1832546" cy="9098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Tim19</b:Tag>
    <b:SourceType>DocumentFromInternetSite</b:SourceType>
    <b:Guid>{B647EB93-152E-4932-9F3C-5746CD58962D}</b:Guid>
    <b:Title>NEARLY 40,000 TRACKS ARE NOW BEING ADDED TO SPOTIFY EVERY SINGLE DAY</b:Title>
    <b:Year>2019</b:Year>
    <b:Author>
      <b:Author>
        <b:NameList>
          <b:Person>
            <b:Last>Hingham</b:Last>
            <b:First>Tim</b:First>
          </b:Person>
        </b:NameList>
      </b:Author>
    </b:Author>
    <b:InternetSiteTitle>Music Business Worldwide</b:InternetSiteTitle>
    <b:URL>https://www.musicbusinessworldwide.com/nearly-40000-tracks-are-now-being-added-to-spotify-every-single-day/</b:URL>
    <b:RefOrder>1</b:RefOrder>
  </b:Source>
  <b:Source>
    <b:Tag>Kel15</b:Tag>
    <b:SourceType>DocumentFromInternetSite</b:SourceType>
    <b:Guid>{13517383-3DB0-4422-8DBE-FB3B6751BDC7}</b:Guid>
    <b:Author>
      <b:Author>
        <b:NameList>
          <b:Person>
            <b:Last>McKinney</b:Last>
            <b:First>Kelsey</b:First>
          </b:Person>
        </b:NameList>
      </b:Author>
    </b:Author>
    <b:Title>Why are songs 3 minutes long</b:Title>
    <b:InternetSiteTitle>Vox</b:InternetSiteTitle>
    <b:Year>2015</b:Year>
    <b:URL>https://www.vox.com/2014/8/18/6003271/why-are-songs-3-minutes-long</b:URL>
    <b:RefOrder>2</b:RefOrder>
  </b:Source>
  <b:Source>
    <b:Tag>Ben19</b:Tag>
    <b:SourceType>DocumentFromInternetSite</b:SourceType>
    <b:Guid>{43836751-BC17-4E31-91B0-2E3558D3ED92}</b:Guid>
    <b:Author>
      <b:Author>
        <b:NameList>
          <b:Person>
            <b:Last>Yoss</b:Last>
            <b:First>Ben</b:First>
          </b:Person>
        </b:NameList>
      </b:Author>
    </b:Author>
    <b:Title>The importance of frameworks</b:Title>
    <b:InternetSiteTitle>Medium</b:InternetSiteTitle>
    <b:Year>2019</b:Year>
    <b:URL>https://medium.com/@benyoss4/the-importance-of-frameworks-2c4a04d20ac5</b:URL>
    <b:RefOrder>3</b:RefOrder>
  </b:Source>
  <b:Source>
    <b:Tag>Jef</b:Tag>
    <b:SourceType>DocumentFromInternetSite</b:SourceType>
    <b:Guid>{1D2993A1-9D45-4798-98FE-B691EA9E1834}</b:Guid>
    <b:Author>
      <b:Author>
        <b:NameList>
          <b:Person>
            <b:Last>Giangiullo</b:Last>
            <b:First>Jeff</b:First>
          </b:Person>
        </b:NameList>
      </b:Author>
    </b:Author>
    <b:Title>2017</b:Title>
    <b:URL>https://social.msdn.microsoft.com/Forums/exchange/en-US/eab8b6b1-c4cf-4a75-9dfd-a95139bbd3e8/artificial-intelligence-hierarchy?forum=MachineLearning</b:URL>
    <b:RefOrder>4</b:RefOrder>
  </b:Source>
  <b:Source>
    <b:Tag>Mar</b:Tag>
    <b:SourceType>DocumentFromInternetSite</b:SourceType>
    <b:Guid>{009825BA-3940-438B-BEBE-1AD94CB275FF}</b:Guid>
    <b:Author>
      <b:Author>
        <b:NameList>
          <b:Person>
            <b:Last>Schimtt</b:Last>
            <b:First>Markus</b:First>
          </b:Person>
        </b:NameList>
      </b:Author>
    </b:Author>
    <b:Title>Machine Learning Project Architecture</b:Title>
    <b:InternetSiteTitle>Data Revenue</b:InternetSiteTitle>
    <b:URL>https://www.datarevenue.com/en-blog/machine-learning-project-architecture</b:URL>
    <b:RefOrder>5</b:RefOrder>
  </b:Source>
  <b:Source>
    <b:Tag>Nik17</b:Tag>
    <b:SourceType>DocumentFromInternetSite</b:SourceType>
    <b:Guid>{8F9726E6-53C9-4DDC-8D33-720D2E59387A}</b:Guid>
    <b:Author>
      <b:Author>
        <b:NameList>
          <b:Person>
            <b:Last>Gupta</b:Last>
            <b:First>Nikhil</b:First>
          </b:Person>
        </b:NameList>
      </b:Author>
    </b:Author>
    <b:Title>Top benefits of mahcine learning in business</b:Title>
    <b:InternetSiteTitle>Hackernoon</b:InternetSiteTitle>
    <b:Year>2017</b:Year>
    <b:URL>https://hackernoon.com/top-benefits-of-machine-learning-in-business-lu3o422ig</b:URL>
    <b:RefOrder>6</b:RefOrder>
  </b:Source>
  <b:Source>
    <b:Tag>Art19</b:Tag>
    <b:SourceType>DocumentFromInternetSite</b:SourceType>
    <b:Guid>{044A5192-A76F-4C14-9732-37694E74233B}</b:Guid>
    <b:Author>
      <b:Author>
        <b:NameList>
          <b:Person>
            <b:Last>Opperman</b:Last>
            <b:First>Artem</b:First>
          </b:Person>
        </b:NameList>
      </b:Author>
    </b:Author>
    <b:Title>What is deep learning and how does it work</b:Title>
    <b:InternetSiteTitle>Towards Data Science</b:InternetSiteTitle>
    <b:Year>2019</b:Year>
    <b:URL>https://towardsdatascience.com/what-is-deep-learning-and-how-does-it-work-2ce44bb692ac</b:URL>
    <b:RefOrder>7</b:RefOrder>
  </b:Source>
  <b:Source>
    <b:Tag>Eug17</b:Tag>
    <b:SourceType>DocumentFromInternetSite</b:SourceType>
    <b:Guid>{F506289E-7F02-4E98-9AE2-14D9856AB415}</b:Guid>
    <b:Author>
      <b:Author>
        <b:NameList>
          <b:Person>
            <b:Last>Culerciello</b:Last>
            <b:First>Eugenio</b:First>
          </b:Person>
        </b:NameList>
      </b:Author>
    </b:Author>
    <b:Title>Neural Network Architectures</b:Title>
    <b:InternetSiteTitle>Towards Data Science</b:InternetSiteTitle>
    <b:Year>2017</b:Year>
    <b:URL>https://towardsdatascience.com/neural-network-architectures-156e5bad51ba</b:URL>
    <b:RefOrder>8</b:RefOrder>
  </b:Source>
  <b:Source>
    <b:Tag>Pie19</b:Tag>
    <b:SourceType>DocumentFromInternetSite</b:SourceType>
    <b:Guid>{11A9677C-72CB-4D36-A1BF-E35CA3F9F6E3}</b:Guid>
    <b:Author>
      <b:Author>
        <b:NameList>
          <b:Person>
            <b:Last>Ippolito</b:Last>
            <b:First>Pier</b:First>
          </b:Person>
        </b:NameList>
      </b:Author>
    </b:Author>
    <b:Title>Feature Extraction Techniques</b:Title>
    <b:InternetSiteTitle>Towards Data Science</b:InternetSiteTitle>
    <b:Year>2019</b:Year>
    <b:URL>https://towardsdatascience.com/feature-extraction-techniques-d619b56e31be</b:URL>
    <b:RefOrder>9</b:RefOrder>
  </b:Source>
  <b:Source>
    <b:Tag>Jam18</b:Tag>
    <b:SourceType>DocumentFromInternetSite</b:SourceType>
    <b:Guid>{582BD1AC-3C21-4B89-942A-F587AF0621D0}</b:Guid>
    <b:Author>
      <b:Author>
        <b:NameList>
          <b:Person>
            <b:Last>Le</b:Last>
            <b:First>James</b:First>
          </b:Person>
        </b:NameList>
      </b:Author>
    </b:Author>
    <b:Title>A gentle introduction to neural networks for machine learning</b:Title>
    <b:InternetSiteTitle>Medium</b:InternetSiteTitle>
    <b:Year>2018</b:Year>
    <b:URL>https://medium.com/cracking-the-data-science-interview/a-gentle-introduction-to-neural-networks-for-machine-learning-d5f3f8987786</b:URL>
    <b:RefOrder>10</b:RefOrder>
  </b:Source>
  <b:Source>
    <b:Tag>Yoo20</b:Tag>
    <b:SourceType>DocumentFromInternetSite</b:SourceType>
    <b:Guid>{8DBC54E0-DDDB-4E5C-BF19-896B76BFFEAC}</b:Guid>
    <b:Author>
      <b:Author>
        <b:NameList>
          <b:Person>
            <b:Last>Han</b:Last>
            <b:First>Yoonchang</b:First>
          </b:Person>
        </b:NameList>
      </b:Author>
    </b:Author>
    <b:Title>What is machine listening</b:Title>
    <b:InternetSiteTitle>Medium</b:InternetSiteTitle>
    <b:Year>2020</b:Year>
    <b:URL>https://medium.com/cochl/what-is-machine-listening-part-1-6fbdf2a3d892</b:URL>
    <b:RefOrder>11</b:RefOrder>
  </b:Source>
  <b:Source>
    <b:Tag>Khu20</b:Tag>
    <b:SourceType>DocumentFromInternetSite</b:SourceType>
    <b:Guid>{D097E8B4-1ED9-46B5-A12C-4CDEA6A85557}</b:Guid>
    <b:Author>
      <b:Author>
        <b:NameList>
          <b:Person>
            <b:Last>Tran</b:Last>
            <b:First>Khuyen</b:First>
          </b:Person>
        </b:NameList>
      </b:Author>
    </b:Author>
    <b:Title>What is Pytorch</b:Title>
    <b:InternetSiteTitle>Toward Data Science</b:InternetSiteTitle>
    <b:Year>2020</b:Year>
    <b:URL>https://towardsdatascience.com/what-is-pytorch-a84e4559f0e3</b:URL>
    <b:RefOrder>12</b:RefOrder>
  </b:Source>
  <b:Source>
    <b:Tag>Pan20</b:Tag>
    <b:SourceType>DocumentFromInternetSite</b:SourceType>
    <b:Guid>{9012AC48-511F-4D87-B3CF-BDE8A626E580}</b:Guid>
    <b:Author>
      <b:Author>
        <b:NameList>
          <b:Person>
            <b:Last>Kumar</b:Last>
            <b:First>Pankaj</b:First>
          </b:Person>
        </b:NameList>
      </b:Author>
    </b:Author>
    <b:Title>Music genre classification using feed forward neural network using Pytorch</b:Title>
    <b:InternetSiteTitle>Medium</b:InternetSiteTitle>
    <b:Year>2020</b:Year>
    <b:URL>https://medium.com/@pk_500/music-genre-classification-using-feed-forward-neural-network-using-pytorch-fdb9a960a964</b:URL>
    <b:RefOrder>13</b:RefOrder>
  </b:Source>
  <b:Source>
    <b:Tag>Kat19</b:Tag>
    <b:SourceType>DocumentFromInternetSite</b:SourceType>
    <b:Guid>{04DCBC50-9255-41B0-9779-FB080CA15563}</b:Guid>
    <b:Author>
      <b:Author>
        <b:NameList>
          <b:Person>
            <b:Last>Ellis</b:Last>
            <b:First>Kat</b:First>
          </b:Person>
        </b:NameList>
      </b:Author>
    </b:Author>
    <b:Title>Learning embeddings for music recommendation with mxnets sparse api</b:Title>
    <b:InternetSiteTitle>Medium</b:InternetSiteTitle>
    <b:Year>2019</b:Year>
    <b:URL>https://medium.com/apache-mxnet/learning-embeddings-for-music-recommendation-with-mxnets-sparse-api-5698f4d7d8</b:URL>
    <b:RefOrder>14</b:RefOrder>
  </b:Source>
  <b:Source>
    <b:Tag>Cél20</b:Tag>
    <b:SourceType>DocumentFromInternetSite</b:SourceType>
    <b:Guid>{7665C137-E46A-4007-ABC2-703B3B0F13FF}</b:Guid>
    <b:Author>
      <b:Author>
        <b:NameList>
          <b:Person>
            <b:Last>Hermez</b:Last>
            <b:First>Célestin</b:First>
          </b:Person>
        </b:NameList>
      </b:Author>
    </b:Author>
    <b:Title>Music genre classification with Tensorflow</b:Title>
    <b:InternetSiteTitle>Towards Data Science</b:InternetSiteTitle>
    <b:Year>2020</b:Year>
    <b:URL>https://towardsdatascience.com/music-genre-classification-with-tensorflow-3de38f0d4dbb</b:URL>
    <b:RefOrder>15</b:RefOrder>
  </b:Source>
  <b:Source>
    <b:Tag>Mat20</b:Tag>
    <b:SourceType>InternetSite</b:SourceType>
    <b:Guid>{2F7BB22F-1AB6-448F-A0EB-E9496B885FE4}</b:Guid>
    <b:Author>
      <b:Author>
        <b:NameList>
          <b:Person>
            <b:Last>Mathworks</b:Last>
          </b:Person>
        </b:NameList>
      </b:Author>
    </b:Author>
    <b:Title>Music genre classification uing wavelet scattering</b:Title>
    <b:InternetSiteTitle>Mathworks</b:InternetSiteTitle>
    <b:Year>2020</b:Year>
    <b:URL>https://www.mathworks.com/help/wavelet/ug/music-genre-classification-using-wavelet-scattering.html</b:URL>
    <b:RefOrder>16</b:RefOrder>
  </b:Source>
  <b:Source>
    <b:Tag>Geo02</b:Tag>
    <b:SourceType>DocumentFromInternetSite</b:SourceType>
    <b:Guid>{E56C4F15-6690-4AB4-A24E-A24213420CB6}</b:Guid>
    <b:InternetSiteTitle>CMU</b:InternetSiteTitle>
    <b:Year>2002</b:Year>
    <b:URL>http://www.cs.cmu.edu/~gtzan/work/pubs/tsap02gtzan.pdf</b:URL>
    <b:Author>
      <b:Author>
        <b:NameList>
          <b:Person>
            <b:Last>Tzanetakis</b:Last>
            <b:First>George</b:First>
          </b:Person>
        </b:NameList>
      </b:Author>
    </b:Author>
    <b:RefOrder>17</b:RefOrder>
  </b:Source>
  <b:Source>
    <b:Tag>Ber11</b:Tag>
    <b:SourceType>DocumentFromInternetSite</b:SourceType>
    <b:Guid>{4863E3C1-1845-4F83-8E81-856E59F718E9}</b:Guid>
    <b:Author>
      <b:Author>
        <b:NameList>
          <b:Person>
            <b:Last>Bertin-Mahieux</b:Last>
          </b:Person>
        </b:NameList>
      </b:Author>
    </b:Author>
    <b:Title>Million Song Dataset</b:Title>
    <b:InternetSiteTitle>Columbia</b:InternetSiteTitle>
    <b:Year>2011</b:Year>
    <b:URL>https://www.ee.columbia.edu/~dliang/files/FINAL.pdf</b:URL>
    <b:RefOrder>18</b:RefOrder>
  </b:Source>
  <b:Source>
    <b:Tag>Com20</b:Tag>
    <b:SourceType>DocumentFromInternetSite</b:SourceType>
    <b:Guid>{9D8F6A84-A8DB-4966-A5C9-A1BA63F45DF7}</b:Guid>
    <b:Author>
      <b:Author>
        <b:NameList>
          <b:Person>
            <b:Last>Hope</b:Last>
            <b:First>Computer</b:First>
          </b:Person>
        </b:NameList>
      </b:Author>
    </b:Author>
    <b:Title>Audio</b:Title>
    <b:InternetSiteTitle>Computer Hope</b:InternetSiteTitle>
    <b:Year>2020</b:Year>
    <b:URL>https://www.computerhope.com/jargon/a/audio.htm</b:URL>
    <b:RefOrder>19</b:RefOrder>
  </b:Source>
  <b:Source>
    <b:Tag>Dan17</b:Tag>
    <b:SourceType>DocumentFromInternetSite</b:SourceType>
    <b:Guid>{678DB175-9105-4B79-B9A9-387B550CE70B}</b:Guid>
    <b:Author>
      <b:Author>
        <b:NameList>
          <b:Person>
            <b:Last>Becker</b:Last>
            <b:First>Dans</b:First>
          </b:Person>
        </b:NameList>
      </b:Author>
    </b:Author>
    <b:Title>Rectified linear units relu in deep learning</b:Title>
    <b:InternetSiteTitle>Kaggle</b:InternetSiteTitle>
    <b:Year>2017</b:Year>
    <b:URL>https://www.kaggle.com/dansbecker/rectified-linear-units-relu-in-deep-learning</b:URL>
    <b:RefOrder>20</b:RefOrder>
  </b:Source>
  <b:Source>
    <b:Tag>Jas19</b:Tag>
    <b:SourceType>DocumentFromInternetSite</b:SourceType>
    <b:Guid>{8847A318-06D4-48C6-A31B-96A0D189B1CA}</b:Guid>
    <b:Author>
      <b:Author>
        <b:NameList>
          <b:Person>
            <b:Last>Brownlee</b:Last>
            <b:First>Jason</b:First>
          </b:Person>
        </b:NameList>
      </b:Author>
    </b:Author>
    <b:Title>Pooling layers for convolutional neural networks</b:Title>
    <b:InternetSiteTitle>Machine Learning Mastery</b:InternetSiteTitle>
    <b:Year>2019</b:Year>
    <b:URL>https://machinelearningmastery.com/pooling-layers-for-convolutional-neural-networks/ </b:URL>
    <b:RefOrder>21</b:RefOrder>
  </b:Source>
  <b:Source>
    <b:Tag>Jas191</b:Tag>
    <b:SourceType>DocumentFromInternetSite</b:SourceType>
    <b:Guid>{BABC103B-0250-4ED3-BD55-08A45D4D3A2E}</b:Guid>
    <b:Author>
      <b:Author>
        <b:NameList>
          <b:Person>
            <b:Last>Bronwlee</b:Last>
            <b:First>Jason</b:First>
          </b:Person>
        </b:NameList>
      </b:Author>
    </b:Author>
    <b:Title>Transfer learning for deep learning</b:Title>
    <b:InternetSiteTitle>Machine Learning Mastery</b:InternetSiteTitle>
    <b:Year>2019</b:Year>
    <b:URL>https://machinelearningmastery.com/transfer-learning-for-deep-learning/ </b:URL>
    <b:RefOrder>22</b:RefOrder>
  </b:Source>
  <b:Source>
    <b:Tag>Con19</b:Tag>
    <b:SourceType>DocumentFromInternetSite</b:SourceType>
    <b:Guid>{93573DD7-F132-40C4-B6A8-67A5D7B337F4}</b:Guid>
    <b:Author>
      <b:Author>
        <b:NameList>
          <b:Person>
            <b:Last>Shorten</b:Last>
            <b:First>Connor</b:First>
          </b:Person>
        </b:NameList>
      </b:Author>
    </b:Author>
    <b:Title>Introduction to resnets</b:Title>
    <b:InternetSiteTitle>Towards Data Science</b:InternetSiteTitle>
    <b:Year>2019</b:Year>
    <b:URL>https://towardsdatascience.com/introduction-to-resnets-c0a830a288a4 </b:URL>
    <b:RefOrder>23</b:RefOrder>
  </b:Source>
  <b:Source>
    <b:Tag>Jav19</b:Tag>
    <b:SourceType>DocumentFromInternetSite</b:SourceType>
    <b:Guid>{AC66C089-E80C-4611-953B-F569B057AB43}</b:Guid>
    <b:Author>
      <b:Author>
        <b:NameList>
          <b:Person>
            <b:Last>Nabi</b:Last>
            <b:First>Javaid</b:First>
          </b:Person>
        </b:NameList>
      </b:Author>
    </b:Author>
    <b:Title>Hyper parameter tuning techniques in deep learning</b:Title>
    <b:InternetSiteTitle>Towards Data Science</b:InternetSiteTitle>
    <b:Year>2019</b:Year>
    <b:URL>https://towardsdatascience.com/hyper-parameter-tuning-techniques-in-deep-learning-4dad592c63c8</b:URL>
    <b:RefOrder>24</b:RefOrder>
  </b:Source>
  <b:Source>
    <b:Tag>NVI21</b:Tag>
    <b:SourceType>DocumentFromInternetSite</b:SourceType>
    <b:Guid>{0BAD330D-D362-4BEE-BE2F-78D9C83034F9}</b:Guid>
    <b:Author>
      <b:Author>
        <b:NameList>
          <b:Person>
            <b:Last>NVIDIA</b:Last>
          </b:Person>
        </b:NameList>
      </b:Author>
    </b:Author>
    <b:Title>Spectogram</b:Title>
    <b:InternetSiteTitle>Docs Nvidia</b:InternetSiteTitle>
    <b:Year>2021</b:Year>
    <b:URL>https://docs.nvidia.com/deeplearning/dali/user-guide/docs/examples/audio_processing/spectrogram.html</b:URL>
    <b:RefOrder>25</b:RefOrder>
  </b:Source>
  <b:Source>
    <b:Tag>Cél201</b:Tag>
    <b:SourceType>DocumentFromInternetSite</b:SourceType>
    <b:Guid>{FB9A382B-3B02-4A1D-A238-191B5A6388C5}</b:Guid>
    <b:Author>
      <b:Author>
        <b:NameList>
          <b:Person>
            <b:Last>Hermez</b:Last>
            <b:First>Célestin</b:First>
          </b:Person>
        </b:NameList>
      </b:Author>
    </b:Author>
    <b:Title>Understanding the mel spectogram</b:Title>
    <b:InternetSiteTitle>Medium</b:InternetSiteTitle>
    <b:Year>2020</b:Year>
    <b:URL>https://medium.com/analytics-vidhya/understanding-the-mel-spectrogram-fca2afa2ce53</b:URL>
    <b:RefOrder>26</b:RefOrder>
  </b:Source>
  <b:Source>
    <b:Tag>Tar17</b:Tag>
    <b:SourceType>DocumentFromInternetSite</b:SourceType>
    <b:Guid>{CC9B118F-48DA-408E-81EE-51534ED9BE55}</b:Guid>
    <b:Author>
      <b:Author>
        <b:NameList>
          <b:Person>
            <b:Last>Shah</b:Last>
            <b:First>Tarang</b:First>
          </b:Person>
        </b:NameList>
      </b:Author>
    </b:Author>
    <b:Title>Train, Validation and Test sets</b:Title>
    <b:InternetSiteTitle>Towards Data Science</b:InternetSiteTitle>
    <b:Year>2017</b:Year>
    <b:URL>https://towardsdatascience.com/train-validation-and-test-sets-72cb40cba9e7</b:URL>
    <b:RefOrder>27</b:RefOrder>
  </b:Source>
  <b:Source>
    <b:Tag>Jas20</b:Tag>
    <b:SourceType>DocumentFromInternetSite</b:SourceType>
    <b:Guid>{6F8D2080-D9AC-4E79-877A-FAC1875258C8}</b:Guid>
    <b:Author>
      <b:Author>
        <b:NameList>
          <b:Person>
            <b:Last>Bronwlee</b:Last>
            <b:First>Jason</b:First>
          </b:Person>
        </b:NameList>
      </b:Author>
    </b:Author>
    <b:Title>Train test split for evaluating machine learning algorithms</b:Title>
    <b:InternetSiteTitle>Machine Learning Mastery</b:InternetSiteTitle>
    <b:Year>2020</b:Year>
    <b:URL>https://machinelearningmastery.com/train-test-split-for-evaluating-machine-learning-algorithms/ </b:URL>
    <b:RefOrder>28</b:RefOrder>
  </b:Source>
  <b:Source>
    <b:Tag>Jav18</b:Tag>
    <b:SourceType>DocumentFromInternetSite</b:SourceType>
    <b:Guid>{92E72458-9775-4339-ABA9-1C4DCB74EF09}</b:Guid>
    <b:Author>
      <b:Author>
        <b:NameList>
          <b:Person>
            <b:Last>Nabi</b:Last>
            <b:First>Javaid</b:First>
          </b:Person>
        </b:NameList>
      </b:Author>
    </b:Author>
    <b:Title>Machine learning multiclass classification with imbalanced data set</b:Title>
    <b:InternetSiteTitle>Towards Data Science</b:InternetSiteTitle>
    <b:Year>2018</b:Year>
    <b:URL>https://towardsdatascience.com/machine-learning-multiclass-classification-with-imbalanced-data-set-29f6a177c1a</b:URL>
    <b:RefOrder>29</b:RefOrder>
  </b:Source>
  <b:Source>
    <b:Tag>Man19</b:Tag>
    <b:SourceType>DocumentFromInternetSite</b:SourceType>
    <b:Guid>{D93CB2C7-75C0-462D-A9C4-1DB4647D041D}</b:Guid>
    <b:Author>
      <b:Author>
        <b:NameList>
          <b:Person>
            <b:Last>Sirsat</b:Last>
            <b:First>Manish</b:First>
          </b:Person>
        </b:NameList>
      </b:Author>
    </b:Author>
    <b:Title>Confusion Matrix</b:Title>
    <b:InternetSiteTitle>Manisha Sirsat Blogspot</b:InternetSiteTitle>
    <b:Year>2019</b:Year>
    <b:URL>https://manisha-sirsat.blogspot.com/2019/04/confusion-matrix.html</b:URL>
    <b:RefOrder>30</b:RefOrder>
  </b:Source>
  <b:Source>
    <b:Tag>Par18</b:Tag>
    <b:SourceType>DocumentFromInternetSite</b:SourceType>
    <b:Guid>{5A5F51AB-EF45-48DF-AFA9-8FD57CC6C21A}</b:Guid>
    <b:Author>
      <b:Author>
        <b:NameList>
          <b:Person>
            <b:Last>Pandey</b:Last>
            <b:First>Parul</b:First>
          </b:Person>
        </b:NameList>
      </b:Author>
    </b:Author>
    <b:Title>Music genre classification with Python</b:Title>
    <b:InternetSiteTitle>Towards Data Science</b:InternetSiteTitle>
    <b:Year>2018</b:Year>
    <b:URL>https://towardsdatascience.com/music-genre-classification-with-python-c714d032f0d8</b:URL>
    <b:RefOrder>31</b:RefOrder>
  </b:Source>
  <b:Source>
    <b:Tag>Cél202</b:Tag>
    <b:SourceType>DocumentFromInternetSite</b:SourceType>
    <b:Guid>{BE5863C4-23E5-4FD3-A045-82DDC0DABAD3}</b:Guid>
    <b:Author>
      <b:Author>
        <b:NameList>
          <b:Person>
            <b:Last>Hermez</b:Last>
            <b:First>Célestin</b:First>
          </b:Person>
        </b:NameList>
      </b:Author>
    </b:Author>
    <b:Title>Music genre classification with tensorflow</b:Title>
    <b:InternetSiteTitle>Towards Data Science</b:InternetSiteTitle>
    <b:Year>2020</b:Year>
    <b:URL>https://towardsdatascience.com/music-genre-classification-with-tensorflow-3de38f0d4dbb</b:URL>
    <b:RefOrder>32</b:RefOrder>
  </b:Source>
  <b:Source>
    <b:Tag>Ary20</b:Tag>
    <b:SourceType>DocumentFromInternetSite</b:SourceType>
    <b:Guid>{5030034C-FA8E-42D3-A9AE-3D6C320EABDF}</b:Guid>
    <b:Author>
      <b:Author>
        <b:NameList>
          <b:Person>
            <b:Last>Khatana</b:Last>
            <b:First>Aryan</b:First>
          </b:Person>
        </b:NameList>
      </b:Author>
    </b:Author>
    <b:Title>Music genre classification using transfer learning pytorch</b:Title>
    <b:InternetSiteTitle>Medium</b:InternetSiteTitle>
    <b:Year>2020</b:Year>
    <b:URL>https://medium.com/swlh/music-genre-classification-using-transfer-learning-pytorch-ea1c23e36eb8</b:URL>
    <b:RefOrder>33</b:RefOrder>
  </b:Source>
  <b:Source>
    <b:Tag>McC04</b:Tag>
    <b:SourceType>DocumentFromInternetSite</b:SourceType>
    <b:Guid>{498F5C79-BFDA-4336-8025-6FD2956E6004}</b:Guid>
    <b:Author>
      <b:Author>
        <b:NameList>
          <b:Person>
            <b:Last>McCarthy</b:Last>
          </b:Person>
        </b:NameList>
      </b:Author>
    </b:Author>
    <b:InternetSiteTitle>Citesserx</b:InternetSiteTitle>
    <b:Year>2004</b:Year>
    <b:URL>https://citeseerx.ist.psu.edu/viewdoc/download?doi=10.1.1.1090.836&amp;rep=rep1&amp;type=pdf </b:URL>
    <b:RefOrder>34</b:RefOrder>
  </b:Source>
</b:Sources>
</file>

<file path=customXml/itemProps1.xml><?xml version="1.0" encoding="utf-8"?>
<ds:datastoreItem xmlns:ds="http://schemas.openxmlformats.org/officeDocument/2006/customXml" ds:itemID="{A991F47C-7B1F-4F53-978C-27B990256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TMDEI_1516_Template_Dissertacao</Template>
  <TotalTime>470</TotalTime>
  <Pages>1</Pages>
  <Words>17625</Words>
  <Characters>95181</Characters>
  <Application>Microsoft Office Word</Application>
  <DocSecurity>0</DocSecurity>
  <Lines>793</Lines>
  <Paragraphs>225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Gustavo Moreira</dc:creator>
  <cp:lastModifiedBy>Gustavo Moreira</cp:lastModifiedBy>
  <cp:revision>15</cp:revision>
  <cp:lastPrinted>2021-02-20T17:53:00Z</cp:lastPrinted>
  <dcterms:created xsi:type="dcterms:W3CDTF">2021-02-15T10:13:00Z</dcterms:created>
  <dcterms:modified xsi:type="dcterms:W3CDTF">2021-02-21T16:05:00Z</dcterms:modified>
</cp:coreProperties>
</file>